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10808695"/>
      <w:bookmarkStart w:id="2" w:name="_Toc169424237"/>
      <w:r>
        <w:t>MỤC LỤC</w:t>
      </w:r>
      <w:bookmarkEnd w:id="0"/>
      <w:bookmarkEnd w:id="1"/>
    </w:p>
    <w:p w:rsidR="00397E06" w:rsidRDefault="00791320">
      <w:pPr>
        <w:pStyle w:val="TOC1"/>
        <w:rPr>
          <w:ins w:id="3" w:author="Minh Đức Lê" w:date="2018-04-06T20:09:00Z"/>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ins w:id="4" w:author="Minh Đức Lê" w:date="2018-04-06T20:09:00Z">
        <w:r w:rsidR="00397E06" w:rsidRPr="00250E1A">
          <w:rPr>
            <w:rStyle w:val="Hyperlink"/>
          </w:rPr>
          <w:fldChar w:fldCharType="begin"/>
        </w:r>
        <w:r w:rsidR="00397E06" w:rsidRPr="00250E1A">
          <w:rPr>
            <w:rStyle w:val="Hyperlink"/>
          </w:rPr>
          <w:instrText xml:space="preserve"> </w:instrText>
        </w:r>
        <w:r w:rsidR="00397E06">
          <w:instrText>HYPERLINK \l "_Toc510808695"</w:instrText>
        </w:r>
        <w:r w:rsidR="00397E06" w:rsidRPr="00250E1A">
          <w:rPr>
            <w:rStyle w:val="Hyperlink"/>
          </w:rPr>
          <w:instrText xml:space="preserve"> </w:instrText>
        </w:r>
        <w:r w:rsidR="00397E06" w:rsidRPr="00250E1A">
          <w:rPr>
            <w:rStyle w:val="Hyperlink"/>
          </w:rPr>
          <w:fldChar w:fldCharType="separate"/>
        </w:r>
        <w:r w:rsidR="00397E06" w:rsidRPr="00250E1A">
          <w:rPr>
            <w:rStyle w:val="Hyperlink"/>
          </w:rPr>
          <w:t>MỤC LỤC</w:t>
        </w:r>
        <w:r w:rsidR="00397E06">
          <w:rPr>
            <w:webHidden/>
          </w:rPr>
          <w:tab/>
        </w:r>
        <w:r w:rsidR="00397E06">
          <w:rPr>
            <w:webHidden/>
          </w:rPr>
          <w:fldChar w:fldCharType="begin"/>
        </w:r>
        <w:r w:rsidR="00397E06">
          <w:rPr>
            <w:webHidden/>
          </w:rPr>
          <w:instrText xml:space="preserve"> PAGEREF _Toc510808695 \h </w:instrText>
        </w:r>
      </w:ins>
      <w:r w:rsidR="00397E06">
        <w:rPr>
          <w:webHidden/>
        </w:rPr>
      </w:r>
      <w:r w:rsidR="00397E06">
        <w:rPr>
          <w:webHidden/>
        </w:rPr>
        <w:fldChar w:fldCharType="separate"/>
      </w:r>
      <w:ins w:id="5" w:author="Minh Đức Lê" w:date="2018-04-06T20:09:00Z">
        <w:r w:rsidR="00397E06">
          <w:rPr>
            <w:webHidden/>
          </w:rPr>
          <w:t>1</w:t>
        </w:r>
        <w:r w:rsidR="00397E06">
          <w:rPr>
            <w:webHidden/>
          </w:rPr>
          <w:fldChar w:fldCharType="end"/>
        </w:r>
        <w:r w:rsidR="00397E06" w:rsidRPr="00250E1A">
          <w:rPr>
            <w:rStyle w:val="Hyperlink"/>
          </w:rPr>
          <w:fldChar w:fldCharType="end"/>
        </w:r>
      </w:ins>
    </w:p>
    <w:p w:rsidR="00397E06" w:rsidRDefault="00397E06">
      <w:pPr>
        <w:pStyle w:val="TOC1"/>
        <w:rPr>
          <w:ins w:id="6" w:author="Minh Đức Lê" w:date="2018-04-06T20:09:00Z"/>
          <w:rFonts w:asciiTheme="minorHAnsi" w:eastAsiaTheme="minorEastAsia" w:hAnsiTheme="minorHAnsi" w:cstheme="minorBidi"/>
          <w:sz w:val="22"/>
          <w:szCs w:val="22"/>
        </w:rPr>
      </w:pPr>
      <w:ins w:id="7" w:author="Minh Đức Lê" w:date="2018-04-06T20:09:00Z">
        <w:r w:rsidRPr="00250E1A">
          <w:rPr>
            <w:rStyle w:val="Hyperlink"/>
          </w:rPr>
          <w:fldChar w:fldCharType="begin"/>
        </w:r>
        <w:r w:rsidRPr="00250E1A">
          <w:rPr>
            <w:rStyle w:val="Hyperlink"/>
          </w:rPr>
          <w:instrText xml:space="preserve"> </w:instrText>
        </w:r>
        <w:r>
          <w:instrText>HYPERLINK \l "_Toc510808696"</w:instrText>
        </w:r>
        <w:r w:rsidRPr="00250E1A">
          <w:rPr>
            <w:rStyle w:val="Hyperlink"/>
          </w:rPr>
          <w:instrText xml:space="preserve"> </w:instrText>
        </w:r>
        <w:r w:rsidRPr="00250E1A">
          <w:rPr>
            <w:rStyle w:val="Hyperlink"/>
          </w:rPr>
          <w:fldChar w:fldCharType="separate"/>
        </w:r>
        <w:r w:rsidRPr="00250E1A">
          <w:rPr>
            <w:rStyle w:val="Hyperlink"/>
          </w:rPr>
          <w:t>DANH MỤC CÁC HÌNH VẼ</w:t>
        </w:r>
        <w:r>
          <w:rPr>
            <w:webHidden/>
          </w:rPr>
          <w:tab/>
        </w:r>
        <w:r>
          <w:rPr>
            <w:webHidden/>
          </w:rPr>
          <w:fldChar w:fldCharType="begin"/>
        </w:r>
        <w:r>
          <w:rPr>
            <w:webHidden/>
          </w:rPr>
          <w:instrText xml:space="preserve"> PAGEREF _Toc510808696 \h </w:instrText>
        </w:r>
      </w:ins>
      <w:r>
        <w:rPr>
          <w:webHidden/>
        </w:rPr>
      </w:r>
      <w:r>
        <w:rPr>
          <w:webHidden/>
        </w:rPr>
        <w:fldChar w:fldCharType="separate"/>
      </w:r>
      <w:ins w:id="8"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9" w:author="Minh Đức Lê" w:date="2018-04-06T20:09:00Z"/>
          <w:rFonts w:asciiTheme="minorHAnsi" w:eastAsiaTheme="minorEastAsia" w:hAnsiTheme="minorHAnsi" w:cstheme="minorBidi"/>
          <w:sz w:val="22"/>
          <w:szCs w:val="22"/>
        </w:rPr>
      </w:pPr>
      <w:ins w:id="10" w:author="Minh Đức Lê" w:date="2018-04-06T20:09:00Z">
        <w:r w:rsidRPr="00250E1A">
          <w:rPr>
            <w:rStyle w:val="Hyperlink"/>
          </w:rPr>
          <w:fldChar w:fldCharType="begin"/>
        </w:r>
        <w:r w:rsidRPr="00250E1A">
          <w:rPr>
            <w:rStyle w:val="Hyperlink"/>
          </w:rPr>
          <w:instrText xml:space="preserve"> </w:instrText>
        </w:r>
        <w:r>
          <w:instrText>HYPERLINK \l "_Toc510808697"</w:instrText>
        </w:r>
        <w:r w:rsidRPr="00250E1A">
          <w:rPr>
            <w:rStyle w:val="Hyperlink"/>
          </w:rPr>
          <w:instrText xml:space="preserve"> </w:instrText>
        </w:r>
        <w:r w:rsidRPr="00250E1A">
          <w:rPr>
            <w:rStyle w:val="Hyperlink"/>
          </w:rPr>
          <w:fldChar w:fldCharType="separate"/>
        </w:r>
        <w:r w:rsidRPr="00250E1A">
          <w:rPr>
            <w:rStyle w:val="Hyperlink"/>
          </w:rPr>
          <w:t>DANH MỤC CÁC BẢNG BIỂU</w:t>
        </w:r>
        <w:r>
          <w:rPr>
            <w:webHidden/>
          </w:rPr>
          <w:tab/>
        </w:r>
        <w:r>
          <w:rPr>
            <w:webHidden/>
          </w:rPr>
          <w:fldChar w:fldCharType="begin"/>
        </w:r>
        <w:r>
          <w:rPr>
            <w:webHidden/>
          </w:rPr>
          <w:instrText xml:space="preserve"> PAGEREF _Toc510808697 \h </w:instrText>
        </w:r>
      </w:ins>
      <w:r>
        <w:rPr>
          <w:webHidden/>
        </w:rPr>
      </w:r>
      <w:r>
        <w:rPr>
          <w:webHidden/>
        </w:rPr>
        <w:fldChar w:fldCharType="separate"/>
      </w:r>
      <w:ins w:id="11"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12" w:author="Minh Đức Lê" w:date="2018-04-06T20:09:00Z"/>
          <w:rFonts w:asciiTheme="minorHAnsi" w:eastAsiaTheme="minorEastAsia" w:hAnsiTheme="minorHAnsi" w:cstheme="minorBidi"/>
          <w:sz w:val="22"/>
          <w:szCs w:val="22"/>
        </w:rPr>
      </w:pPr>
      <w:ins w:id="13" w:author="Minh Đức Lê" w:date="2018-04-06T20:09:00Z">
        <w:r w:rsidRPr="00250E1A">
          <w:rPr>
            <w:rStyle w:val="Hyperlink"/>
          </w:rPr>
          <w:fldChar w:fldCharType="begin"/>
        </w:r>
        <w:r w:rsidRPr="00250E1A">
          <w:rPr>
            <w:rStyle w:val="Hyperlink"/>
          </w:rPr>
          <w:instrText xml:space="preserve"> </w:instrText>
        </w:r>
        <w:r>
          <w:instrText>HYPERLINK \l "_Toc510808698"</w:instrText>
        </w:r>
        <w:r w:rsidRPr="00250E1A">
          <w:rPr>
            <w:rStyle w:val="Hyperlink"/>
          </w:rPr>
          <w:instrText xml:space="preserve"> </w:instrText>
        </w:r>
        <w:r w:rsidRPr="00250E1A">
          <w:rPr>
            <w:rStyle w:val="Hyperlink"/>
          </w:rPr>
          <w:fldChar w:fldCharType="separate"/>
        </w:r>
        <w:r w:rsidRPr="00250E1A">
          <w:rPr>
            <w:rStyle w:val="Hyperlink"/>
          </w:rPr>
          <w:t>CHƯƠNG 1 : GIỚI THIỆU</w:t>
        </w:r>
        <w:r>
          <w:rPr>
            <w:webHidden/>
          </w:rPr>
          <w:tab/>
        </w:r>
        <w:r>
          <w:rPr>
            <w:webHidden/>
          </w:rPr>
          <w:fldChar w:fldCharType="begin"/>
        </w:r>
        <w:r>
          <w:rPr>
            <w:webHidden/>
          </w:rPr>
          <w:instrText xml:space="preserve"> PAGEREF _Toc510808698 \h </w:instrText>
        </w:r>
      </w:ins>
      <w:r>
        <w:rPr>
          <w:webHidden/>
        </w:rPr>
      </w:r>
      <w:r>
        <w:rPr>
          <w:webHidden/>
        </w:rPr>
        <w:fldChar w:fldCharType="separate"/>
      </w:r>
      <w:ins w:id="14" w:author="Minh Đức Lê" w:date="2018-04-06T20:09:00Z">
        <w:r>
          <w:rPr>
            <w:webHidden/>
          </w:rPr>
          <w:t>4</w:t>
        </w:r>
        <w:r>
          <w:rPr>
            <w:webHidden/>
          </w:rPr>
          <w:fldChar w:fldCharType="end"/>
        </w:r>
        <w:r w:rsidRPr="00250E1A">
          <w:rPr>
            <w:rStyle w:val="Hyperlink"/>
          </w:rPr>
          <w:fldChar w:fldCharType="end"/>
        </w:r>
      </w:ins>
    </w:p>
    <w:p w:rsidR="00397E06" w:rsidRDefault="00397E06">
      <w:pPr>
        <w:pStyle w:val="TOC2"/>
        <w:rPr>
          <w:ins w:id="15" w:author="Minh Đức Lê" w:date="2018-04-06T20:09:00Z"/>
          <w:rFonts w:asciiTheme="minorHAnsi" w:eastAsiaTheme="minorEastAsia" w:hAnsiTheme="minorHAnsi" w:cstheme="minorBidi"/>
          <w:noProof/>
          <w:sz w:val="22"/>
          <w:szCs w:val="22"/>
        </w:rPr>
      </w:pPr>
      <w:ins w:id="1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"_Toc510808699"</w:instrText>
        </w:r>
        <w:r w:rsidRPr="00250E1A">
          <w:rPr>
            <w:rStyle w:val="Hyperlink"/>
            <w:noProof/>
          </w:rPr>
          <w:instrText xml:space="preserve"> </w:instrText>
        </w:r>
        <w:r w:rsidRPr="00250E1A">
          <w:rPr>
            <w:rStyle w:val="Hyperlink"/>
            <w:noProof/>
          </w:rPr>
          <w:fldChar w:fldCharType="separate"/>
        </w:r>
        <w:r w:rsidRPr="00250E1A">
          <w:rPr>
            <w:rStyle w:val="Hyperlink"/>
            <w:noProof/>
          </w:rPr>
          <w:t>1.1 Tổng quan</w:t>
        </w:r>
        <w:r>
          <w:rPr>
            <w:noProof/>
            <w:webHidden/>
          </w:rPr>
          <w:tab/>
        </w:r>
        <w:r>
          <w:rPr>
            <w:noProof/>
            <w:webHidden/>
          </w:rPr>
          <w:fldChar w:fldCharType="begin"/>
        </w:r>
        <w:r>
          <w:rPr>
            <w:noProof/>
            <w:webHidden/>
          </w:rPr>
          <w:instrText xml:space="preserve"> PAGEREF _Toc510808699 \h </w:instrText>
        </w:r>
      </w:ins>
      <w:r>
        <w:rPr>
          <w:noProof/>
          <w:webHidden/>
        </w:rPr>
      </w:r>
      <w:r>
        <w:rPr>
          <w:noProof/>
          <w:webHidden/>
        </w:rPr>
        <w:fldChar w:fldCharType="separate"/>
      </w:r>
      <w:ins w:id="17"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18" w:author="Minh Đức Lê" w:date="2018-04-06T20:09:00Z"/>
          <w:rFonts w:asciiTheme="minorHAnsi" w:eastAsiaTheme="minorEastAsia" w:hAnsiTheme="minorHAnsi" w:cstheme="minorBidi"/>
          <w:noProof/>
          <w:sz w:val="22"/>
          <w:szCs w:val="22"/>
        </w:rPr>
      </w:pPr>
      <w:ins w:id="1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"_Toc510808700"</w:instrText>
        </w:r>
        <w:r w:rsidRPr="00250E1A">
          <w:rPr>
            <w:rStyle w:val="Hyperlink"/>
            <w:noProof/>
          </w:rPr>
          <w:instrText xml:space="preserve"> </w:instrText>
        </w:r>
        <w:r w:rsidRPr="00250E1A">
          <w:rPr>
            <w:rStyle w:val="Hyperlink"/>
            <w:noProof/>
          </w:rPr>
          <w:fldChar w:fldCharType="separate"/>
        </w:r>
        <w:r w:rsidRPr="00250E1A">
          <w:rPr>
            <w:rStyle w:val="Hyperlink"/>
            <w:noProof/>
          </w:rPr>
          <w:t>1.2 Mục tiêu đề tài</w:t>
        </w:r>
        <w:r>
          <w:rPr>
            <w:noProof/>
            <w:webHidden/>
          </w:rPr>
          <w:tab/>
        </w:r>
        <w:r>
          <w:rPr>
            <w:noProof/>
            <w:webHidden/>
          </w:rPr>
          <w:fldChar w:fldCharType="begin"/>
        </w:r>
        <w:r>
          <w:rPr>
            <w:noProof/>
            <w:webHidden/>
          </w:rPr>
          <w:instrText xml:space="preserve"> PAGEREF _Toc510808700 \h </w:instrText>
        </w:r>
      </w:ins>
      <w:r>
        <w:rPr>
          <w:noProof/>
          <w:webHidden/>
        </w:rPr>
      </w:r>
      <w:r>
        <w:rPr>
          <w:noProof/>
          <w:webHidden/>
        </w:rPr>
        <w:fldChar w:fldCharType="separate"/>
      </w:r>
      <w:ins w:id="20"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1" w:author="Minh Đức Lê" w:date="2018-04-06T20:09:00Z"/>
          <w:rFonts w:asciiTheme="minorHAnsi" w:eastAsiaTheme="minorEastAsia" w:hAnsiTheme="minorHAnsi" w:cstheme="minorBidi"/>
          <w:noProof/>
          <w:sz w:val="22"/>
          <w:szCs w:val="22"/>
        </w:rPr>
      </w:pPr>
      <w:ins w:id="2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"_Toc510808704"</w:instrText>
        </w:r>
        <w:r w:rsidRPr="00250E1A">
          <w:rPr>
            <w:rStyle w:val="Hyperlink"/>
            <w:noProof/>
          </w:rPr>
          <w:instrText xml:space="preserve"> </w:instrText>
        </w:r>
        <w:r w:rsidRPr="00250E1A">
          <w:rPr>
            <w:rStyle w:val="Hyperlink"/>
            <w:noProof/>
          </w:rPr>
          <w:fldChar w:fldCharType="separate"/>
        </w:r>
        <w:r w:rsidRPr="00250E1A">
          <w:rPr>
            <w:rStyle w:val="Hyperlink"/>
            <w:noProof/>
          </w:rPr>
          <w:t>1.3 Phạm vi đề tài</w:t>
        </w:r>
        <w:r>
          <w:rPr>
            <w:noProof/>
            <w:webHidden/>
          </w:rPr>
          <w:tab/>
        </w:r>
        <w:r>
          <w:rPr>
            <w:noProof/>
            <w:webHidden/>
          </w:rPr>
          <w:fldChar w:fldCharType="begin"/>
        </w:r>
        <w:r>
          <w:rPr>
            <w:noProof/>
            <w:webHidden/>
          </w:rPr>
          <w:instrText xml:space="preserve"> PAGEREF _Toc510808704 \h </w:instrText>
        </w:r>
      </w:ins>
      <w:r>
        <w:rPr>
          <w:noProof/>
          <w:webHidden/>
        </w:rPr>
      </w:r>
      <w:r>
        <w:rPr>
          <w:noProof/>
          <w:webHidden/>
        </w:rPr>
        <w:fldChar w:fldCharType="separate"/>
      </w:r>
      <w:ins w:id="23"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4" w:author="Minh Đức Lê" w:date="2018-04-06T20:09:00Z"/>
          <w:rFonts w:asciiTheme="minorHAnsi" w:eastAsiaTheme="minorEastAsia" w:hAnsiTheme="minorHAnsi" w:cstheme="minorBidi"/>
          <w:noProof/>
          <w:sz w:val="22"/>
          <w:szCs w:val="22"/>
        </w:rPr>
      </w:pPr>
      <w:ins w:id="2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"_Toc510808705"</w:instrText>
        </w:r>
        <w:r w:rsidRPr="00250E1A">
          <w:rPr>
            <w:rStyle w:val="Hyperlink"/>
            <w:noProof/>
          </w:rPr>
          <w:instrText xml:space="preserve"> </w:instrText>
        </w:r>
        <w:r w:rsidRPr="00250E1A">
          <w:rPr>
            <w:rStyle w:val="Hyperlink"/>
            <w:noProof/>
          </w:rPr>
          <w:fldChar w:fldCharType="separate"/>
        </w:r>
        <w:r w:rsidRPr="00250E1A">
          <w:rPr>
            <w:rStyle w:val="Hyperlink"/>
            <w:noProof/>
          </w:rPr>
          <w:t>1.4 Mô tả yêu cầu chức năng</w:t>
        </w:r>
        <w:r>
          <w:rPr>
            <w:noProof/>
            <w:webHidden/>
          </w:rPr>
          <w:tab/>
        </w:r>
        <w:r>
          <w:rPr>
            <w:noProof/>
            <w:webHidden/>
          </w:rPr>
          <w:fldChar w:fldCharType="begin"/>
        </w:r>
        <w:r>
          <w:rPr>
            <w:noProof/>
            <w:webHidden/>
          </w:rPr>
          <w:instrText xml:space="preserve"> PAGEREF _Toc510808705 \h </w:instrText>
        </w:r>
      </w:ins>
      <w:r>
        <w:rPr>
          <w:noProof/>
          <w:webHidden/>
        </w:rPr>
      </w:r>
      <w:r>
        <w:rPr>
          <w:noProof/>
          <w:webHidden/>
        </w:rPr>
        <w:fldChar w:fldCharType="separate"/>
      </w:r>
      <w:ins w:id="26"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27" w:author="Minh Đức Lê" w:date="2018-04-06T20:09:00Z"/>
          <w:rFonts w:asciiTheme="minorHAnsi" w:eastAsiaTheme="minorEastAsia" w:hAnsiTheme="minorHAnsi" w:cstheme="minorBidi"/>
          <w:noProof/>
          <w:sz w:val="22"/>
          <w:szCs w:val="22"/>
        </w:rPr>
      </w:pPr>
      <w:ins w:id="2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"_Toc510808706"</w:instrText>
        </w:r>
        <w:r w:rsidRPr="00250E1A">
          <w:rPr>
            <w:rStyle w:val="Hyperlink"/>
            <w:noProof/>
          </w:rPr>
          <w:instrText xml:space="preserve"> </w:instrText>
        </w:r>
        <w:r w:rsidRPr="00250E1A">
          <w:rPr>
            <w:rStyle w:val="Hyperlink"/>
            <w:noProof/>
          </w:rPr>
          <w:fldChar w:fldCharType="separate"/>
        </w:r>
        <w:r w:rsidRPr="00250E1A">
          <w:rPr>
            <w:rStyle w:val="Hyperlink"/>
            <w:noProof/>
          </w:rPr>
          <w:t>1.4.1 Yêu cầu chức năng:</w:t>
        </w:r>
        <w:r>
          <w:rPr>
            <w:noProof/>
            <w:webHidden/>
          </w:rPr>
          <w:tab/>
        </w:r>
        <w:r>
          <w:rPr>
            <w:noProof/>
            <w:webHidden/>
          </w:rPr>
          <w:fldChar w:fldCharType="begin"/>
        </w:r>
        <w:r>
          <w:rPr>
            <w:noProof/>
            <w:webHidden/>
          </w:rPr>
          <w:instrText xml:space="preserve"> PAGEREF _Toc510808706 \h </w:instrText>
        </w:r>
      </w:ins>
      <w:r>
        <w:rPr>
          <w:noProof/>
          <w:webHidden/>
        </w:rPr>
      </w:r>
      <w:r>
        <w:rPr>
          <w:noProof/>
          <w:webHidden/>
        </w:rPr>
        <w:fldChar w:fldCharType="separate"/>
      </w:r>
      <w:ins w:id="29"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0" w:author="Minh Đức Lê" w:date="2018-04-06T20:09:00Z"/>
          <w:rFonts w:asciiTheme="minorHAnsi" w:eastAsiaTheme="minorEastAsia" w:hAnsiTheme="minorHAnsi" w:cstheme="minorBidi"/>
          <w:noProof/>
          <w:sz w:val="22"/>
          <w:szCs w:val="22"/>
        </w:rPr>
      </w:pPr>
      <w:ins w:id="3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"_Toc510808707"</w:instrText>
        </w:r>
        <w:r w:rsidRPr="00250E1A">
          <w:rPr>
            <w:rStyle w:val="Hyperlink"/>
            <w:noProof/>
          </w:rPr>
          <w:instrText xml:space="preserve"> </w:instrText>
        </w:r>
        <w:r w:rsidRPr="00250E1A">
          <w:rPr>
            <w:rStyle w:val="Hyperlink"/>
            <w:noProof/>
          </w:rPr>
          <w:fldChar w:fldCharType="separate"/>
        </w:r>
        <w:r w:rsidRPr="00250E1A">
          <w:rPr>
            <w:rStyle w:val="Hyperlink"/>
            <w:noProof/>
          </w:rPr>
          <w:t>1.4.2 Yêu cầu phi chức năng</w:t>
        </w:r>
        <w:r>
          <w:rPr>
            <w:noProof/>
            <w:webHidden/>
          </w:rPr>
          <w:tab/>
        </w:r>
        <w:r>
          <w:rPr>
            <w:noProof/>
            <w:webHidden/>
          </w:rPr>
          <w:fldChar w:fldCharType="begin"/>
        </w:r>
        <w:r>
          <w:rPr>
            <w:noProof/>
            <w:webHidden/>
          </w:rPr>
          <w:instrText xml:space="preserve"> PAGEREF _Toc510808707 \h </w:instrText>
        </w:r>
      </w:ins>
      <w:r>
        <w:rPr>
          <w:noProof/>
          <w:webHidden/>
        </w:rPr>
      </w:r>
      <w:r>
        <w:rPr>
          <w:noProof/>
          <w:webHidden/>
        </w:rPr>
        <w:fldChar w:fldCharType="separate"/>
      </w:r>
      <w:ins w:id="32" w:author="Minh Đức Lê" w:date="2018-04-06T20:09:00Z">
        <w:r>
          <w:rPr>
            <w:noProof/>
            <w:webHidden/>
          </w:rPr>
          <w:t>5</w:t>
        </w:r>
        <w:r>
          <w:rPr>
            <w:noProof/>
            <w:webHidden/>
          </w:rPr>
          <w:fldChar w:fldCharType="end"/>
        </w:r>
        <w:r w:rsidRPr="00250E1A">
          <w:rPr>
            <w:rStyle w:val="Hyperlink"/>
            <w:noProof/>
          </w:rPr>
          <w:fldChar w:fldCharType="end"/>
        </w:r>
      </w:ins>
    </w:p>
    <w:p w:rsidR="00397E06" w:rsidRDefault="00397E06">
      <w:pPr>
        <w:pStyle w:val="TOC1"/>
        <w:rPr>
          <w:ins w:id="33" w:author="Minh Đức Lê" w:date="2018-04-06T20:09:00Z"/>
          <w:rFonts w:asciiTheme="minorHAnsi" w:eastAsiaTheme="minorEastAsia" w:hAnsiTheme="minorHAnsi" w:cstheme="minorBidi"/>
          <w:sz w:val="22"/>
          <w:szCs w:val="22"/>
        </w:rPr>
      </w:pPr>
      <w:ins w:id="34" w:author="Minh Đức Lê" w:date="2018-04-06T20:09:00Z">
        <w:r w:rsidRPr="00250E1A">
          <w:rPr>
            <w:rStyle w:val="Hyperlink"/>
          </w:rPr>
          <w:fldChar w:fldCharType="begin"/>
        </w:r>
        <w:r w:rsidRPr="00250E1A">
          <w:rPr>
            <w:rStyle w:val="Hyperlink"/>
          </w:rPr>
          <w:instrText xml:space="preserve"> </w:instrText>
        </w:r>
        <w:r>
          <w:instrText>HYPERLINK \l "_Toc510808708"</w:instrText>
        </w:r>
        <w:r w:rsidRPr="00250E1A">
          <w:rPr>
            <w:rStyle w:val="Hyperlink"/>
          </w:rPr>
          <w:instrText xml:space="preserve"> </w:instrText>
        </w:r>
        <w:r w:rsidRPr="00250E1A">
          <w:rPr>
            <w:rStyle w:val="Hyperlink"/>
          </w:rPr>
          <w:fldChar w:fldCharType="separate"/>
        </w:r>
        <w:r w:rsidRPr="00250E1A">
          <w:rPr>
            <w:rStyle w:val="Hyperlink"/>
          </w:rPr>
          <w:t>CHƯƠNG 2 : CƠ SỞ LÝ THUYẾT</w:t>
        </w:r>
        <w:r>
          <w:rPr>
            <w:webHidden/>
          </w:rPr>
          <w:tab/>
        </w:r>
        <w:r>
          <w:rPr>
            <w:webHidden/>
          </w:rPr>
          <w:fldChar w:fldCharType="begin"/>
        </w:r>
        <w:r>
          <w:rPr>
            <w:webHidden/>
          </w:rPr>
          <w:instrText xml:space="preserve"> PAGEREF _Toc510808708 \h </w:instrText>
        </w:r>
      </w:ins>
      <w:r>
        <w:rPr>
          <w:webHidden/>
        </w:rPr>
      </w:r>
      <w:r>
        <w:rPr>
          <w:webHidden/>
        </w:rPr>
        <w:fldChar w:fldCharType="separate"/>
      </w:r>
      <w:ins w:id="35" w:author="Minh Đức Lê" w:date="2018-04-06T20:09:00Z">
        <w:r>
          <w:rPr>
            <w:webHidden/>
          </w:rPr>
          <w:t>6</w:t>
        </w:r>
        <w:r>
          <w:rPr>
            <w:webHidden/>
          </w:rPr>
          <w:fldChar w:fldCharType="end"/>
        </w:r>
        <w:r w:rsidRPr="00250E1A">
          <w:rPr>
            <w:rStyle w:val="Hyperlink"/>
          </w:rPr>
          <w:fldChar w:fldCharType="end"/>
        </w:r>
      </w:ins>
    </w:p>
    <w:p w:rsidR="00397E06" w:rsidRDefault="00397E06">
      <w:pPr>
        <w:pStyle w:val="TOC2"/>
        <w:rPr>
          <w:ins w:id="36" w:author="Minh Đức Lê" w:date="2018-04-06T20:09:00Z"/>
          <w:rFonts w:asciiTheme="minorHAnsi" w:eastAsiaTheme="minorEastAsia" w:hAnsiTheme="minorHAnsi" w:cstheme="minorBidi"/>
          <w:noProof/>
          <w:sz w:val="22"/>
          <w:szCs w:val="22"/>
        </w:rPr>
      </w:pPr>
      <w:ins w:id="3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"_Toc510808709"</w:instrText>
        </w:r>
        <w:r w:rsidRPr="00250E1A">
          <w:rPr>
            <w:rStyle w:val="Hyperlink"/>
            <w:noProof/>
          </w:rPr>
          <w:instrText xml:space="preserve"> </w:instrText>
        </w:r>
        <w:r w:rsidRPr="00250E1A">
          <w:rPr>
            <w:rStyle w:val="Hyperlink"/>
            <w:noProof/>
          </w:rPr>
          <w:fldChar w:fldCharType="separate"/>
        </w:r>
        <w:r w:rsidRPr="00250E1A">
          <w:rPr>
            <w:rStyle w:val="Hyperlink"/>
            <w:noProof/>
          </w:rPr>
          <w:t>2.1 Hướng dẫn sử dụng mẫu đồ án tốt nghiệp (Tiêu đề mục – Style Heading 2)</w:t>
        </w:r>
        <w:r>
          <w:rPr>
            <w:noProof/>
            <w:webHidden/>
          </w:rPr>
          <w:tab/>
        </w:r>
        <w:r>
          <w:rPr>
            <w:noProof/>
            <w:webHidden/>
          </w:rPr>
          <w:fldChar w:fldCharType="begin"/>
        </w:r>
        <w:r>
          <w:rPr>
            <w:noProof/>
            <w:webHidden/>
          </w:rPr>
          <w:instrText xml:space="preserve"> PAGEREF _Toc510808709 \h </w:instrText>
        </w:r>
      </w:ins>
      <w:r>
        <w:rPr>
          <w:noProof/>
          <w:webHidden/>
        </w:rPr>
      </w:r>
      <w:r>
        <w:rPr>
          <w:noProof/>
          <w:webHidden/>
        </w:rPr>
        <w:fldChar w:fldCharType="separate"/>
      </w:r>
      <w:ins w:id="38" w:author="Minh Đức Lê" w:date="2018-04-06T20:09:00Z">
        <w:r>
          <w:rPr>
            <w:noProof/>
            <w:webHidden/>
          </w:rPr>
          <w:t>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9" w:author="Minh Đức Lê" w:date="2018-04-06T20:09:00Z"/>
          <w:rFonts w:asciiTheme="minorHAnsi" w:eastAsiaTheme="minorEastAsia" w:hAnsiTheme="minorHAnsi" w:cstheme="minorBidi"/>
          <w:noProof/>
          <w:sz w:val="22"/>
          <w:szCs w:val="22"/>
        </w:rPr>
      </w:pPr>
      <w:ins w:id="4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"_Toc510808710"</w:instrText>
        </w:r>
        <w:r w:rsidRPr="00250E1A">
          <w:rPr>
            <w:rStyle w:val="Hyperlink"/>
            <w:noProof/>
          </w:rPr>
          <w:instrText xml:space="preserve"> </w:instrText>
        </w:r>
        <w:r w:rsidRPr="00250E1A">
          <w:rPr>
            <w:rStyle w:val="Hyperlink"/>
            <w:noProof/>
          </w:rPr>
          <w:fldChar w:fldCharType="separate"/>
        </w:r>
        <w:r w:rsidRPr="00250E1A">
          <w:rPr>
            <w:rStyle w:val="Hyperlink"/>
            <w:noProof/>
          </w:rPr>
          <w:t>2.1.1 Cách chèn nhãn cho bảng biểu và hình vẽ</w:t>
        </w:r>
        <w:r>
          <w:rPr>
            <w:noProof/>
            <w:webHidden/>
          </w:rPr>
          <w:tab/>
        </w:r>
        <w:r>
          <w:rPr>
            <w:noProof/>
            <w:webHidden/>
          </w:rPr>
          <w:fldChar w:fldCharType="begin"/>
        </w:r>
        <w:r>
          <w:rPr>
            <w:noProof/>
            <w:webHidden/>
          </w:rPr>
          <w:instrText xml:space="preserve"> PAGEREF _Toc510808710 \h </w:instrText>
        </w:r>
      </w:ins>
      <w:r>
        <w:rPr>
          <w:noProof/>
          <w:webHidden/>
        </w:rPr>
      </w:r>
      <w:r>
        <w:rPr>
          <w:noProof/>
          <w:webHidden/>
        </w:rPr>
        <w:fldChar w:fldCharType="separate"/>
      </w:r>
      <w:ins w:id="41" w:author="Minh Đức Lê" w:date="2018-04-06T20:09:00Z">
        <w:r>
          <w:rPr>
            <w:noProof/>
            <w:webHidden/>
          </w:rPr>
          <w:t>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42" w:author="Minh Đức Lê" w:date="2018-04-06T20:09:00Z"/>
          <w:rFonts w:asciiTheme="minorHAnsi" w:eastAsiaTheme="minorEastAsia" w:hAnsiTheme="minorHAnsi" w:cstheme="minorBidi"/>
          <w:noProof/>
          <w:sz w:val="22"/>
          <w:szCs w:val="22"/>
        </w:rPr>
      </w:pPr>
      <w:ins w:id="4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"_Toc510808711"</w:instrText>
        </w:r>
        <w:r w:rsidRPr="00250E1A">
          <w:rPr>
            <w:rStyle w:val="Hyperlink"/>
            <w:noProof/>
          </w:rPr>
          <w:instrText xml:space="preserve"> </w:instrText>
        </w:r>
        <w:r w:rsidRPr="00250E1A">
          <w:rPr>
            <w:rStyle w:val="Hyperlink"/>
            <w:noProof/>
          </w:rPr>
          <w:fldChar w:fldCharType="separate"/>
        </w:r>
        <w:r w:rsidRPr="00250E1A">
          <w:rPr>
            <w:rStyle w:val="Hyperlink"/>
            <w:noProof/>
          </w:rPr>
          <w:t>2.1.2 Hướng dẫn chèn công thức và nhãn</w:t>
        </w:r>
        <w:r>
          <w:rPr>
            <w:noProof/>
            <w:webHidden/>
          </w:rPr>
          <w:tab/>
        </w:r>
        <w:r>
          <w:rPr>
            <w:noProof/>
            <w:webHidden/>
          </w:rPr>
          <w:fldChar w:fldCharType="begin"/>
        </w:r>
        <w:r>
          <w:rPr>
            <w:noProof/>
            <w:webHidden/>
          </w:rPr>
          <w:instrText xml:space="preserve"> PAGEREF _Toc510808711 \h </w:instrText>
        </w:r>
      </w:ins>
      <w:r>
        <w:rPr>
          <w:noProof/>
          <w:webHidden/>
        </w:rPr>
      </w:r>
      <w:r>
        <w:rPr>
          <w:noProof/>
          <w:webHidden/>
        </w:rPr>
        <w:fldChar w:fldCharType="separate"/>
      </w:r>
      <w:ins w:id="44" w:author="Minh Đức Lê" w:date="2018-04-06T20:09:00Z">
        <w:r>
          <w:rPr>
            <w:noProof/>
            <w:webHidden/>
          </w:rPr>
          <w:t>10</w:t>
        </w:r>
        <w:r>
          <w:rPr>
            <w:noProof/>
            <w:webHidden/>
          </w:rPr>
          <w:fldChar w:fldCharType="end"/>
        </w:r>
        <w:r w:rsidRPr="00250E1A">
          <w:rPr>
            <w:rStyle w:val="Hyperlink"/>
            <w:noProof/>
          </w:rPr>
          <w:fldChar w:fldCharType="end"/>
        </w:r>
      </w:ins>
    </w:p>
    <w:p w:rsidR="00397E06" w:rsidRDefault="00397E06">
      <w:pPr>
        <w:pStyle w:val="TOC1"/>
        <w:rPr>
          <w:ins w:id="45" w:author="Minh Đức Lê" w:date="2018-04-06T20:09:00Z"/>
          <w:rFonts w:asciiTheme="minorHAnsi" w:eastAsiaTheme="minorEastAsia" w:hAnsiTheme="minorHAnsi" w:cstheme="minorBidi"/>
          <w:sz w:val="22"/>
          <w:szCs w:val="22"/>
        </w:rPr>
      </w:pPr>
      <w:ins w:id="46" w:author="Minh Đức Lê" w:date="2018-04-06T20:09:00Z">
        <w:r w:rsidRPr="00250E1A">
          <w:rPr>
            <w:rStyle w:val="Hyperlink"/>
          </w:rPr>
          <w:fldChar w:fldCharType="begin"/>
        </w:r>
        <w:r w:rsidRPr="00250E1A">
          <w:rPr>
            <w:rStyle w:val="Hyperlink"/>
          </w:rPr>
          <w:instrText xml:space="preserve"> </w:instrText>
        </w:r>
        <w:r>
          <w:instrText>HYPERLINK \l "_Toc510808712"</w:instrText>
        </w:r>
        <w:r w:rsidRPr="00250E1A">
          <w:rPr>
            <w:rStyle w:val="Hyperlink"/>
          </w:rPr>
          <w:instrText xml:space="preserve"> </w:instrText>
        </w:r>
        <w:r w:rsidRPr="00250E1A">
          <w:rPr>
            <w:rStyle w:val="Hyperlink"/>
          </w:rPr>
          <w:fldChar w:fldCharType="separate"/>
        </w:r>
        <w:r w:rsidRPr="00250E1A">
          <w:rPr>
            <w:rStyle w:val="Hyperlink"/>
          </w:rPr>
          <w:t>CHƯƠNG 3 : PHÂN TÍCH</w:t>
        </w:r>
        <w:r>
          <w:rPr>
            <w:webHidden/>
          </w:rPr>
          <w:tab/>
        </w:r>
        <w:r>
          <w:rPr>
            <w:webHidden/>
          </w:rPr>
          <w:fldChar w:fldCharType="begin"/>
        </w:r>
        <w:r>
          <w:rPr>
            <w:webHidden/>
          </w:rPr>
          <w:instrText xml:space="preserve"> PAGEREF _Toc510808712 \h </w:instrText>
        </w:r>
      </w:ins>
      <w:r>
        <w:rPr>
          <w:webHidden/>
        </w:rPr>
      </w:r>
      <w:r>
        <w:rPr>
          <w:webHidden/>
        </w:rPr>
        <w:fldChar w:fldCharType="separate"/>
      </w:r>
      <w:ins w:id="47" w:author="Minh Đức Lê" w:date="2018-04-06T20:09:00Z">
        <w:r>
          <w:rPr>
            <w:webHidden/>
          </w:rPr>
          <w:t>11</w:t>
        </w:r>
        <w:r>
          <w:rPr>
            <w:webHidden/>
          </w:rPr>
          <w:fldChar w:fldCharType="end"/>
        </w:r>
        <w:r w:rsidRPr="00250E1A">
          <w:rPr>
            <w:rStyle w:val="Hyperlink"/>
          </w:rPr>
          <w:fldChar w:fldCharType="end"/>
        </w:r>
      </w:ins>
    </w:p>
    <w:p w:rsidR="00397E06" w:rsidRDefault="00397E06">
      <w:pPr>
        <w:pStyle w:val="TOC2"/>
        <w:rPr>
          <w:ins w:id="48" w:author="Minh Đức Lê" w:date="2018-04-06T20:09:00Z"/>
          <w:rFonts w:asciiTheme="minorHAnsi" w:eastAsiaTheme="minorEastAsia" w:hAnsiTheme="minorHAnsi" w:cstheme="minorBidi"/>
          <w:noProof/>
          <w:sz w:val="22"/>
          <w:szCs w:val="22"/>
        </w:rPr>
      </w:pPr>
      <w:ins w:id="4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"_Toc510808714"</w:instrText>
        </w:r>
        <w:r w:rsidRPr="00250E1A">
          <w:rPr>
            <w:rStyle w:val="Hyperlink"/>
            <w:noProof/>
          </w:rPr>
          <w:instrText xml:space="preserve"> </w:instrText>
        </w:r>
        <w:r w:rsidRPr="00250E1A">
          <w:rPr>
            <w:rStyle w:val="Hyperlink"/>
            <w:noProof/>
          </w:rPr>
          <w:fldChar w:fldCharType="separate"/>
        </w:r>
        <w:r w:rsidRPr="00250E1A">
          <w:rPr>
            <w:rStyle w:val="Hyperlink"/>
            <w:noProof/>
          </w:rPr>
          <w:t>3.1 Sơ đồ Usecase</w:t>
        </w:r>
        <w:r>
          <w:rPr>
            <w:noProof/>
            <w:webHidden/>
          </w:rPr>
          <w:tab/>
        </w:r>
        <w:r>
          <w:rPr>
            <w:noProof/>
            <w:webHidden/>
          </w:rPr>
          <w:fldChar w:fldCharType="begin"/>
        </w:r>
        <w:r>
          <w:rPr>
            <w:noProof/>
            <w:webHidden/>
          </w:rPr>
          <w:instrText xml:space="preserve"> PAGEREF _Toc510808714 \h </w:instrText>
        </w:r>
      </w:ins>
      <w:r>
        <w:rPr>
          <w:noProof/>
          <w:webHidden/>
        </w:rPr>
      </w:r>
      <w:r>
        <w:rPr>
          <w:noProof/>
          <w:webHidden/>
        </w:rPr>
        <w:fldChar w:fldCharType="separate"/>
      </w:r>
      <w:ins w:id="50"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2"/>
        <w:rPr>
          <w:ins w:id="51" w:author="Minh Đức Lê" w:date="2018-04-06T20:09:00Z"/>
          <w:rFonts w:asciiTheme="minorHAnsi" w:eastAsiaTheme="minorEastAsia" w:hAnsiTheme="minorHAnsi" w:cstheme="minorBidi"/>
          <w:noProof/>
          <w:sz w:val="22"/>
          <w:szCs w:val="22"/>
        </w:rPr>
      </w:pPr>
      <w:ins w:id="5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"_Toc510808719"</w:instrText>
        </w:r>
        <w:r w:rsidRPr="00250E1A">
          <w:rPr>
            <w:rStyle w:val="Hyperlink"/>
            <w:noProof/>
          </w:rPr>
          <w:instrText xml:space="preserve"> </w:instrText>
        </w:r>
        <w:r w:rsidRPr="00250E1A">
          <w:rPr>
            <w:rStyle w:val="Hyperlink"/>
            <w:noProof/>
          </w:rPr>
          <w:fldChar w:fldCharType="separate"/>
        </w:r>
        <w:r w:rsidRPr="00250E1A">
          <w:rPr>
            <w:rStyle w:val="Hyperlink"/>
            <w:noProof/>
          </w:rPr>
          <w:t>3.2 Đặc tả các yêu cầu chức năng</w:t>
        </w:r>
        <w:r>
          <w:rPr>
            <w:noProof/>
            <w:webHidden/>
          </w:rPr>
          <w:tab/>
        </w:r>
        <w:r>
          <w:rPr>
            <w:noProof/>
            <w:webHidden/>
          </w:rPr>
          <w:fldChar w:fldCharType="begin"/>
        </w:r>
        <w:r>
          <w:rPr>
            <w:noProof/>
            <w:webHidden/>
          </w:rPr>
          <w:instrText xml:space="preserve"> PAGEREF _Toc510808719 \h </w:instrText>
        </w:r>
      </w:ins>
      <w:r>
        <w:rPr>
          <w:noProof/>
          <w:webHidden/>
        </w:rPr>
      </w:r>
      <w:r>
        <w:rPr>
          <w:noProof/>
          <w:webHidden/>
        </w:rPr>
        <w:fldChar w:fldCharType="separate"/>
      </w:r>
      <w:ins w:id="53"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4" w:author="Minh Đức Lê" w:date="2018-04-06T20:09:00Z"/>
          <w:rFonts w:asciiTheme="minorHAnsi" w:eastAsiaTheme="minorEastAsia" w:hAnsiTheme="minorHAnsi" w:cstheme="minorBidi"/>
          <w:noProof/>
          <w:sz w:val="22"/>
          <w:szCs w:val="22"/>
        </w:rPr>
      </w:pPr>
      <w:ins w:id="5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"_Toc510808720"</w:instrText>
        </w:r>
        <w:r w:rsidRPr="00250E1A">
          <w:rPr>
            <w:rStyle w:val="Hyperlink"/>
            <w:noProof/>
          </w:rPr>
          <w:instrText xml:space="preserve"> </w:instrText>
        </w:r>
        <w:r w:rsidRPr="00250E1A">
          <w:rPr>
            <w:rStyle w:val="Hyperlink"/>
            <w:noProof/>
          </w:rPr>
          <w:fldChar w:fldCharType="separate"/>
        </w:r>
        <w:r w:rsidRPr="00250E1A">
          <w:rPr>
            <w:rStyle w:val="Hyperlink"/>
            <w:noProof/>
          </w:rPr>
          <w:t>3.2.1 Chức năng đăng nhập</w:t>
        </w:r>
        <w:r>
          <w:rPr>
            <w:noProof/>
            <w:webHidden/>
          </w:rPr>
          <w:tab/>
        </w:r>
        <w:r>
          <w:rPr>
            <w:noProof/>
            <w:webHidden/>
          </w:rPr>
          <w:fldChar w:fldCharType="begin"/>
        </w:r>
        <w:r>
          <w:rPr>
            <w:noProof/>
            <w:webHidden/>
          </w:rPr>
          <w:instrText xml:space="preserve"> PAGEREF _Toc510808720 \h </w:instrText>
        </w:r>
      </w:ins>
      <w:r>
        <w:rPr>
          <w:noProof/>
          <w:webHidden/>
        </w:rPr>
      </w:r>
      <w:r>
        <w:rPr>
          <w:noProof/>
          <w:webHidden/>
        </w:rPr>
        <w:fldChar w:fldCharType="separate"/>
      </w:r>
      <w:ins w:id="56"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7" w:author="Minh Đức Lê" w:date="2018-04-06T20:09:00Z"/>
          <w:rFonts w:asciiTheme="minorHAnsi" w:eastAsiaTheme="minorEastAsia" w:hAnsiTheme="minorHAnsi" w:cstheme="minorBidi"/>
          <w:noProof/>
          <w:sz w:val="22"/>
          <w:szCs w:val="22"/>
        </w:rPr>
      </w:pPr>
      <w:ins w:id="5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"_Toc510808721"</w:instrText>
        </w:r>
        <w:r w:rsidRPr="00250E1A">
          <w:rPr>
            <w:rStyle w:val="Hyperlink"/>
            <w:noProof/>
          </w:rPr>
          <w:instrText xml:space="preserve"> </w:instrText>
        </w:r>
        <w:r w:rsidRPr="00250E1A">
          <w:rPr>
            <w:rStyle w:val="Hyperlink"/>
            <w:noProof/>
          </w:rPr>
          <w:fldChar w:fldCharType="separate"/>
        </w:r>
        <w:r w:rsidRPr="00250E1A">
          <w:rPr>
            <w:rStyle w:val="Hyperlink"/>
            <w:noProof/>
          </w:rPr>
          <w:t>3.2.2 Tạo tài khoản</w:t>
        </w:r>
        <w:r>
          <w:rPr>
            <w:noProof/>
            <w:webHidden/>
          </w:rPr>
          <w:tab/>
        </w:r>
        <w:r>
          <w:rPr>
            <w:noProof/>
            <w:webHidden/>
          </w:rPr>
          <w:fldChar w:fldCharType="begin"/>
        </w:r>
        <w:r>
          <w:rPr>
            <w:noProof/>
            <w:webHidden/>
          </w:rPr>
          <w:instrText xml:space="preserve"> PAGEREF _Toc510808721 \h </w:instrText>
        </w:r>
      </w:ins>
      <w:r>
        <w:rPr>
          <w:noProof/>
          <w:webHidden/>
        </w:rPr>
      </w:r>
      <w:r>
        <w:rPr>
          <w:noProof/>
          <w:webHidden/>
        </w:rPr>
        <w:fldChar w:fldCharType="separate"/>
      </w:r>
      <w:ins w:id="59" w:author="Minh Đức Lê" w:date="2018-04-06T20:09:00Z">
        <w:r>
          <w:rPr>
            <w:noProof/>
            <w:webHidden/>
          </w:rPr>
          <w:t>13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0" w:author="Minh Đức Lê" w:date="2018-04-06T20:09:00Z"/>
          <w:rFonts w:asciiTheme="minorHAnsi" w:eastAsiaTheme="minorEastAsia" w:hAnsiTheme="minorHAnsi" w:cstheme="minorBidi"/>
          <w:noProof/>
          <w:sz w:val="22"/>
          <w:szCs w:val="22"/>
        </w:rPr>
      </w:pPr>
      <w:ins w:id="6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"_Toc510808722"</w:instrText>
        </w:r>
        <w:r w:rsidRPr="00250E1A">
          <w:rPr>
            <w:rStyle w:val="Hyperlink"/>
            <w:noProof/>
          </w:rPr>
          <w:instrText xml:space="preserve"> </w:instrText>
        </w:r>
        <w:r w:rsidRPr="00250E1A">
          <w:rPr>
            <w:rStyle w:val="Hyperlink"/>
            <w:noProof/>
          </w:rPr>
          <w:fldChar w:fldCharType="separate"/>
        </w:r>
        <w:r w:rsidRPr="00250E1A">
          <w:rPr>
            <w:rStyle w:val="Hyperlink"/>
            <w:noProof/>
          </w:rPr>
          <w:t>3.2.3 Chức năng tìm kiếm</w:t>
        </w:r>
        <w:r>
          <w:rPr>
            <w:noProof/>
            <w:webHidden/>
          </w:rPr>
          <w:tab/>
        </w:r>
        <w:r>
          <w:rPr>
            <w:noProof/>
            <w:webHidden/>
          </w:rPr>
          <w:fldChar w:fldCharType="begin"/>
        </w:r>
        <w:r>
          <w:rPr>
            <w:noProof/>
            <w:webHidden/>
          </w:rPr>
          <w:instrText xml:space="preserve"> PAGEREF _Toc510808722 \h </w:instrText>
        </w:r>
      </w:ins>
      <w:r>
        <w:rPr>
          <w:noProof/>
          <w:webHidden/>
        </w:rPr>
      </w:r>
      <w:r>
        <w:rPr>
          <w:noProof/>
          <w:webHidden/>
        </w:rPr>
        <w:fldChar w:fldCharType="separate"/>
      </w:r>
      <w:ins w:id="62" w:author="Minh Đức Lê" w:date="2018-04-06T20:09:00Z">
        <w:r>
          <w:rPr>
            <w:noProof/>
            <w:webHidden/>
          </w:rPr>
          <w:t>16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3" w:author="Minh Đức Lê" w:date="2018-04-06T20:09:00Z"/>
          <w:rFonts w:asciiTheme="minorHAnsi" w:eastAsiaTheme="minorEastAsia" w:hAnsiTheme="minorHAnsi" w:cstheme="minorBidi"/>
          <w:noProof/>
          <w:sz w:val="22"/>
          <w:szCs w:val="22"/>
        </w:rPr>
      </w:pPr>
      <w:ins w:id="6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"_Toc510808723"</w:instrText>
        </w:r>
        <w:r w:rsidRPr="00250E1A">
          <w:rPr>
            <w:rStyle w:val="Hyperlink"/>
            <w:noProof/>
          </w:rPr>
          <w:instrText xml:space="preserve"> </w:instrText>
        </w:r>
        <w:r w:rsidRPr="00250E1A">
          <w:rPr>
            <w:rStyle w:val="Hyperlink"/>
            <w:noProof/>
          </w:rPr>
          <w:fldChar w:fldCharType="separate"/>
        </w:r>
        <w:r w:rsidRPr="00250E1A">
          <w:rPr>
            <w:rStyle w:val="Hyperlink"/>
            <w:noProof/>
          </w:rPr>
          <w:t>3.2.4 Xem danh mục</w:t>
        </w:r>
        <w:r>
          <w:rPr>
            <w:noProof/>
            <w:webHidden/>
          </w:rPr>
          <w:tab/>
        </w:r>
        <w:r>
          <w:rPr>
            <w:noProof/>
            <w:webHidden/>
          </w:rPr>
          <w:fldChar w:fldCharType="begin"/>
        </w:r>
        <w:r>
          <w:rPr>
            <w:noProof/>
            <w:webHidden/>
          </w:rPr>
          <w:instrText xml:space="preserve"> PAGEREF _Toc510808723 \h </w:instrText>
        </w:r>
      </w:ins>
      <w:r>
        <w:rPr>
          <w:noProof/>
          <w:webHidden/>
        </w:rPr>
      </w:r>
      <w:r>
        <w:rPr>
          <w:noProof/>
          <w:webHidden/>
        </w:rPr>
        <w:fldChar w:fldCharType="separate"/>
      </w:r>
      <w:ins w:id="65" w:author="Minh Đức Lê" w:date="2018-04-06T20:09:00Z">
        <w:r>
          <w:rPr>
            <w:noProof/>
            <w:webHidden/>
          </w:rPr>
          <w:t>18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6" w:author="Minh Đức Lê" w:date="2018-04-06T20:09:00Z"/>
          <w:rFonts w:asciiTheme="minorHAnsi" w:eastAsiaTheme="minorEastAsia" w:hAnsiTheme="minorHAnsi" w:cstheme="minorBidi"/>
          <w:noProof/>
          <w:sz w:val="22"/>
          <w:szCs w:val="22"/>
        </w:rPr>
      </w:pPr>
      <w:ins w:id="6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"_Toc510808724"</w:instrText>
        </w:r>
        <w:r w:rsidRPr="00250E1A">
          <w:rPr>
            <w:rStyle w:val="Hyperlink"/>
            <w:noProof/>
          </w:rPr>
          <w:instrText xml:space="preserve"> </w:instrText>
        </w:r>
        <w:r w:rsidRPr="00250E1A">
          <w:rPr>
            <w:rStyle w:val="Hyperlink"/>
            <w:noProof/>
          </w:rPr>
          <w:fldChar w:fldCharType="separate"/>
        </w:r>
        <w:r w:rsidRPr="00250E1A">
          <w:rPr>
            <w:rStyle w:val="Hyperlink"/>
            <w:noProof/>
          </w:rPr>
          <w:t>3.2.5 Xem chi tiết</w:t>
        </w:r>
        <w:r>
          <w:rPr>
            <w:noProof/>
            <w:webHidden/>
          </w:rPr>
          <w:tab/>
        </w:r>
        <w:r>
          <w:rPr>
            <w:noProof/>
            <w:webHidden/>
          </w:rPr>
          <w:fldChar w:fldCharType="begin"/>
        </w:r>
        <w:r>
          <w:rPr>
            <w:noProof/>
            <w:webHidden/>
          </w:rPr>
          <w:instrText xml:space="preserve"> PAGEREF _Toc510808724 \h </w:instrText>
        </w:r>
      </w:ins>
      <w:r>
        <w:rPr>
          <w:noProof/>
          <w:webHidden/>
        </w:rPr>
      </w:r>
      <w:r>
        <w:rPr>
          <w:noProof/>
          <w:webHidden/>
        </w:rPr>
        <w:fldChar w:fldCharType="separate"/>
      </w:r>
      <w:ins w:id="68" w:author="Minh Đức Lê" w:date="2018-04-06T20:09:00Z">
        <w:r>
          <w:rPr>
            <w:noProof/>
            <w:webHidden/>
          </w:rPr>
          <w:t>20</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9" w:author="Minh Đức Lê" w:date="2018-04-06T20:09:00Z"/>
          <w:rFonts w:asciiTheme="minorHAnsi" w:eastAsiaTheme="minorEastAsia" w:hAnsiTheme="minorHAnsi" w:cstheme="minorBidi"/>
          <w:noProof/>
          <w:sz w:val="22"/>
          <w:szCs w:val="22"/>
        </w:rPr>
      </w:pPr>
      <w:ins w:id="7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"_Toc510808725"</w:instrText>
        </w:r>
        <w:r w:rsidRPr="00250E1A">
          <w:rPr>
            <w:rStyle w:val="Hyperlink"/>
            <w:noProof/>
          </w:rPr>
          <w:instrText xml:space="preserve"> </w:instrText>
        </w:r>
        <w:r w:rsidRPr="00250E1A">
          <w:rPr>
            <w:rStyle w:val="Hyperlink"/>
            <w:noProof/>
          </w:rPr>
          <w:fldChar w:fldCharType="separate"/>
        </w:r>
        <w:r w:rsidRPr="00250E1A">
          <w:rPr>
            <w:rStyle w:val="Hyperlink"/>
            <w:noProof/>
          </w:rPr>
          <w:t>3.2.6 Chức năng thống kê doanh thu</w:t>
        </w:r>
        <w:r>
          <w:rPr>
            <w:noProof/>
            <w:webHidden/>
          </w:rPr>
          <w:tab/>
        </w:r>
        <w:r>
          <w:rPr>
            <w:noProof/>
            <w:webHidden/>
          </w:rPr>
          <w:fldChar w:fldCharType="begin"/>
        </w:r>
        <w:r>
          <w:rPr>
            <w:noProof/>
            <w:webHidden/>
          </w:rPr>
          <w:instrText xml:space="preserve"> PAGEREF _Toc510808725 \h </w:instrText>
        </w:r>
      </w:ins>
      <w:r>
        <w:rPr>
          <w:noProof/>
          <w:webHidden/>
        </w:rPr>
      </w:r>
      <w:r>
        <w:rPr>
          <w:noProof/>
          <w:webHidden/>
        </w:rPr>
        <w:fldChar w:fldCharType="separate"/>
      </w:r>
      <w:ins w:id="71" w:author="Minh Đức Lê" w:date="2018-04-06T20:09:00Z">
        <w:r>
          <w:rPr>
            <w:noProof/>
            <w:webHidden/>
          </w:rPr>
          <w:t>21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2" w:author="Minh Đức Lê" w:date="2018-04-06T20:09:00Z"/>
          <w:rFonts w:asciiTheme="minorHAnsi" w:eastAsiaTheme="minorEastAsia" w:hAnsiTheme="minorHAnsi" w:cstheme="minorBidi"/>
          <w:noProof/>
          <w:sz w:val="22"/>
          <w:szCs w:val="22"/>
        </w:rPr>
      </w:pPr>
      <w:ins w:id="7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"_Toc510808726"</w:instrText>
        </w:r>
        <w:r w:rsidRPr="00250E1A">
          <w:rPr>
            <w:rStyle w:val="Hyperlink"/>
            <w:noProof/>
          </w:rPr>
          <w:instrText xml:space="preserve"> </w:instrText>
        </w:r>
        <w:r w:rsidRPr="00250E1A">
          <w:rPr>
            <w:rStyle w:val="Hyperlink"/>
            <w:noProof/>
          </w:rPr>
          <w:fldChar w:fldCharType="separate"/>
        </w:r>
        <w:r w:rsidRPr="00250E1A">
          <w:rPr>
            <w:rStyle w:val="Hyperlink"/>
            <w:noProof/>
          </w:rPr>
          <w:t>3.2.7 Chức năng thanh toán</w:t>
        </w:r>
        <w:r>
          <w:rPr>
            <w:noProof/>
            <w:webHidden/>
          </w:rPr>
          <w:tab/>
        </w:r>
        <w:r>
          <w:rPr>
            <w:noProof/>
            <w:webHidden/>
          </w:rPr>
          <w:fldChar w:fldCharType="begin"/>
        </w:r>
        <w:r>
          <w:rPr>
            <w:noProof/>
            <w:webHidden/>
          </w:rPr>
          <w:instrText xml:space="preserve"> PAGEREF _Toc510808726 \h </w:instrText>
        </w:r>
      </w:ins>
      <w:r>
        <w:rPr>
          <w:noProof/>
          <w:webHidden/>
        </w:rPr>
      </w:r>
      <w:r>
        <w:rPr>
          <w:noProof/>
          <w:webHidden/>
        </w:rPr>
        <w:fldChar w:fldCharType="separate"/>
      </w:r>
      <w:ins w:id="74" w:author="Minh Đức Lê" w:date="2018-04-06T20:09:00Z">
        <w:r>
          <w:rPr>
            <w:noProof/>
            <w:webHidden/>
          </w:rPr>
          <w:t>22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5" w:author="Minh Đức Lê" w:date="2018-04-06T20:09:00Z"/>
          <w:rFonts w:asciiTheme="minorHAnsi" w:eastAsiaTheme="minorEastAsia" w:hAnsiTheme="minorHAnsi" w:cstheme="minorBidi"/>
          <w:noProof/>
          <w:sz w:val="22"/>
          <w:szCs w:val="22"/>
        </w:rPr>
      </w:pPr>
      <w:ins w:id="7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"_Toc510808729"</w:instrText>
        </w:r>
        <w:r w:rsidRPr="00250E1A">
          <w:rPr>
            <w:rStyle w:val="Hyperlink"/>
            <w:noProof/>
          </w:rPr>
          <w:instrText xml:space="preserve"> </w:instrText>
        </w:r>
        <w:r w:rsidRPr="00250E1A">
          <w:rPr>
            <w:rStyle w:val="Hyperlink"/>
            <w:noProof/>
          </w:rPr>
          <w:fldChar w:fldCharType="separate"/>
        </w:r>
        <w:r w:rsidRPr="00250E1A">
          <w:rPr>
            <w:rStyle w:val="Hyperlink"/>
            <w:noProof/>
          </w:rPr>
          <w:t xml:space="preserve">3.2.8 Chức năng </w:t>
        </w:r>
        <w:r w:rsidRPr="00250E1A">
          <w:rPr>
            <w:rStyle w:val="Hyperlink"/>
            <w:noProof/>
            <w:lang w:val="vi-VN"/>
          </w:rPr>
          <w:t>thêm giỏ</w:t>
        </w:r>
        <w:r w:rsidRPr="00250E1A">
          <w:rPr>
            <w:rStyle w:val="Hyperlink"/>
            <w:noProof/>
          </w:rPr>
          <w:t xml:space="preserve"> báo</w:t>
        </w:r>
        <w:r>
          <w:rPr>
            <w:noProof/>
            <w:webHidden/>
          </w:rPr>
          <w:tab/>
        </w:r>
        <w:r>
          <w:rPr>
            <w:noProof/>
            <w:webHidden/>
          </w:rPr>
          <w:fldChar w:fldCharType="begin"/>
        </w:r>
        <w:r>
          <w:rPr>
            <w:noProof/>
            <w:webHidden/>
          </w:rPr>
          <w:instrText xml:space="preserve"> PAGEREF _Toc510808729 \h </w:instrText>
        </w:r>
      </w:ins>
      <w:r>
        <w:rPr>
          <w:noProof/>
          <w:webHidden/>
        </w:rPr>
      </w:r>
      <w:r>
        <w:rPr>
          <w:noProof/>
          <w:webHidden/>
        </w:rPr>
        <w:fldChar w:fldCharType="separate"/>
      </w:r>
      <w:ins w:id="77" w:author="Minh Đức Lê" w:date="2018-04-06T20:09:00Z">
        <w:r>
          <w:rPr>
            <w:noProof/>
            <w:webHidden/>
          </w:rPr>
          <w:t>25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8" w:author="Minh Đức Lê" w:date="2018-04-06T20:09:00Z"/>
          <w:rFonts w:asciiTheme="minorHAnsi" w:eastAsiaTheme="minorEastAsia" w:hAnsiTheme="minorHAnsi" w:cstheme="minorBidi"/>
          <w:noProof/>
          <w:sz w:val="22"/>
          <w:szCs w:val="22"/>
        </w:rPr>
      </w:pPr>
      <w:ins w:id="7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"_Toc510808730"</w:instrText>
        </w:r>
        <w:r w:rsidRPr="00250E1A">
          <w:rPr>
            <w:rStyle w:val="Hyperlink"/>
            <w:noProof/>
          </w:rPr>
          <w:instrText xml:space="preserve"> </w:instrText>
        </w:r>
        <w:r w:rsidRPr="00250E1A">
          <w:rPr>
            <w:rStyle w:val="Hyperlink"/>
            <w:noProof/>
          </w:rPr>
          <w:fldChar w:fldCharType="separate"/>
        </w:r>
        <w:r w:rsidRPr="00250E1A">
          <w:rPr>
            <w:rStyle w:val="Hyperlink"/>
            <w:noProof/>
          </w:rPr>
          <w:t>3.2.9 Xóa giỏ báo</w:t>
        </w:r>
        <w:r>
          <w:rPr>
            <w:noProof/>
            <w:webHidden/>
          </w:rPr>
          <w:tab/>
        </w:r>
        <w:r>
          <w:rPr>
            <w:noProof/>
            <w:webHidden/>
          </w:rPr>
          <w:fldChar w:fldCharType="begin"/>
        </w:r>
        <w:r>
          <w:rPr>
            <w:noProof/>
            <w:webHidden/>
          </w:rPr>
          <w:instrText xml:space="preserve"> PAGEREF _Toc510808730 \h </w:instrText>
        </w:r>
      </w:ins>
      <w:r>
        <w:rPr>
          <w:noProof/>
          <w:webHidden/>
        </w:rPr>
      </w:r>
      <w:r>
        <w:rPr>
          <w:noProof/>
          <w:webHidden/>
        </w:rPr>
        <w:fldChar w:fldCharType="separate"/>
      </w:r>
      <w:ins w:id="80" w:author="Minh Đức Lê" w:date="2018-04-06T20:09:00Z">
        <w:r>
          <w:rPr>
            <w:noProof/>
            <w:webHidden/>
          </w:rPr>
          <w:t>27</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1" w:author="Minh Đức Lê" w:date="2018-04-06T20:09:00Z"/>
          <w:rFonts w:asciiTheme="minorHAnsi" w:eastAsiaTheme="minorEastAsia" w:hAnsiTheme="minorHAnsi" w:cstheme="minorBidi"/>
          <w:noProof/>
          <w:sz w:val="22"/>
          <w:szCs w:val="22"/>
        </w:rPr>
      </w:pPr>
      <w:ins w:id="8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"_Toc510808731"</w:instrText>
        </w:r>
        <w:r w:rsidRPr="00250E1A">
          <w:rPr>
            <w:rStyle w:val="Hyperlink"/>
            <w:noProof/>
          </w:rPr>
          <w:instrText xml:space="preserve"> </w:instrText>
        </w:r>
        <w:r w:rsidRPr="00250E1A">
          <w:rPr>
            <w:rStyle w:val="Hyperlink"/>
            <w:noProof/>
          </w:rPr>
          <w:fldChar w:fldCharType="separate"/>
        </w:r>
        <w:r w:rsidRPr="00250E1A">
          <w:rPr>
            <w:rStyle w:val="Hyperlink"/>
            <w:noProof/>
          </w:rPr>
          <w:t>3.2.10 Quản Lý Báo</w:t>
        </w:r>
        <w:r>
          <w:rPr>
            <w:noProof/>
            <w:webHidden/>
          </w:rPr>
          <w:tab/>
        </w:r>
        <w:r>
          <w:rPr>
            <w:noProof/>
            <w:webHidden/>
          </w:rPr>
          <w:fldChar w:fldCharType="begin"/>
        </w:r>
        <w:r>
          <w:rPr>
            <w:noProof/>
            <w:webHidden/>
          </w:rPr>
          <w:instrText xml:space="preserve"> PAGEREF _Toc510808731 \h </w:instrText>
        </w:r>
      </w:ins>
      <w:r>
        <w:rPr>
          <w:noProof/>
          <w:webHidden/>
        </w:rPr>
      </w:r>
      <w:r>
        <w:rPr>
          <w:noProof/>
          <w:webHidden/>
        </w:rPr>
        <w:fldChar w:fldCharType="separate"/>
      </w:r>
      <w:ins w:id="83" w:author="Minh Đức Lê" w:date="2018-04-06T20:09:00Z">
        <w:r>
          <w:rPr>
            <w:noProof/>
            <w:webHidden/>
          </w:rPr>
          <w:t>29</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4" w:author="Minh Đức Lê" w:date="2018-04-06T20:09:00Z"/>
          <w:rFonts w:asciiTheme="minorHAnsi" w:eastAsiaTheme="minorEastAsia" w:hAnsiTheme="minorHAnsi" w:cstheme="minorBidi"/>
          <w:noProof/>
          <w:sz w:val="22"/>
          <w:szCs w:val="22"/>
        </w:rPr>
      </w:pPr>
      <w:ins w:id="8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"_Toc510808732"</w:instrText>
        </w:r>
        <w:r w:rsidRPr="00250E1A">
          <w:rPr>
            <w:rStyle w:val="Hyperlink"/>
            <w:noProof/>
          </w:rPr>
          <w:instrText xml:space="preserve"> </w:instrText>
        </w:r>
        <w:r w:rsidRPr="00250E1A">
          <w:rPr>
            <w:rStyle w:val="Hyperlink"/>
            <w:noProof/>
          </w:rPr>
          <w:fldChar w:fldCharType="separate"/>
        </w:r>
        <w:r w:rsidRPr="00250E1A">
          <w:rPr>
            <w:rStyle w:val="Hyperlink"/>
            <w:noProof/>
          </w:rPr>
          <w:t>3.2.11 Quản Lý Khách hàng</w:t>
        </w:r>
        <w:r>
          <w:rPr>
            <w:noProof/>
            <w:webHidden/>
          </w:rPr>
          <w:tab/>
        </w:r>
        <w:r>
          <w:rPr>
            <w:noProof/>
            <w:webHidden/>
          </w:rPr>
          <w:fldChar w:fldCharType="begin"/>
        </w:r>
        <w:r>
          <w:rPr>
            <w:noProof/>
            <w:webHidden/>
          </w:rPr>
          <w:instrText xml:space="preserve"> PAGEREF _Toc510808732 \h </w:instrText>
        </w:r>
      </w:ins>
      <w:r>
        <w:rPr>
          <w:noProof/>
          <w:webHidden/>
        </w:rPr>
      </w:r>
      <w:r>
        <w:rPr>
          <w:noProof/>
          <w:webHidden/>
        </w:rPr>
        <w:fldChar w:fldCharType="separate"/>
      </w:r>
      <w:ins w:id="86" w:author="Minh Đức Lê" w:date="2018-04-06T20:09:00Z">
        <w:r>
          <w:rPr>
            <w:noProof/>
            <w:webHidden/>
          </w:rPr>
          <w:t>33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7" w:author="Minh Đức Lê" w:date="2018-04-06T20:09:00Z"/>
          <w:rFonts w:asciiTheme="minorHAnsi" w:eastAsiaTheme="minorEastAsia" w:hAnsiTheme="minorHAnsi" w:cstheme="minorBidi"/>
          <w:noProof/>
          <w:sz w:val="22"/>
          <w:szCs w:val="22"/>
        </w:rPr>
      </w:pPr>
      <w:ins w:id="8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"_Toc510808733"</w:instrText>
        </w:r>
        <w:r w:rsidRPr="00250E1A">
          <w:rPr>
            <w:rStyle w:val="Hyperlink"/>
            <w:noProof/>
          </w:rPr>
          <w:instrText xml:space="preserve"> </w:instrText>
        </w:r>
        <w:r w:rsidRPr="00250E1A">
          <w:rPr>
            <w:rStyle w:val="Hyperlink"/>
            <w:noProof/>
          </w:rPr>
          <w:fldChar w:fldCharType="separate"/>
        </w:r>
        <w:r w:rsidRPr="00250E1A">
          <w:rPr>
            <w:rStyle w:val="Hyperlink"/>
            <w:noProof/>
          </w:rPr>
          <w:t>3.2.12 Quản Lý Đơn Hàng</w:t>
        </w:r>
        <w:r>
          <w:rPr>
            <w:noProof/>
            <w:webHidden/>
          </w:rPr>
          <w:tab/>
        </w:r>
        <w:r>
          <w:rPr>
            <w:noProof/>
            <w:webHidden/>
          </w:rPr>
          <w:fldChar w:fldCharType="begin"/>
        </w:r>
        <w:r>
          <w:rPr>
            <w:noProof/>
            <w:webHidden/>
          </w:rPr>
          <w:instrText xml:space="preserve"> PAGEREF _Toc510808733 \h </w:instrText>
        </w:r>
      </w:ins>
      <w:r>
        <w:rPr>
          <w:noProof/>
          <w:webHidden/>
        </w:rPr>
      </w:r>
      <w:r>
        <w:rPr>
          <w:noProof/>
          <w:webHidden/>
        </w:rPr>
        <w:fldChar w:fldCharType="separate"/>
      </w:r>
      <w:ins w:id="89" w:author="Minh Đức Lê" w:date="2018-04-06T20:09:00Z">
        <w:r>
          <w:rPr>
            <w:noProof/>
            <w:webHidden/>
          </w:rPr>
          <w:t>38</w:t>
        </w:r>
        <w:r>
          <w:rPr>
            <w:noProof/>
            <w:webHidden/>
          </w:rPr>
          <w:fldChar w:fldCharType="end"/>
        </w:r>
        <w:r w:rsidRPr="00250E1A">
          <w:rPr>
            <w:rStyle w:val="Hyperlink"/>
            <w:noProof/>
          </w:rPr>
          <w:fldChar w:fldCharType="end"/>
        </w:r>
      </w:ins>
    </w:p>
    <w:p w:rsidR="00397E06" w:rsidRDefault="00397E06">
      <w:pPr>
        <w:pStyle w:val="TOC1"/>
        <w:rPr>
          <w:ins w:id="90" w:author="Minh Đức Lê" w:date="2018-04-06T20:09:00Z"/>
          <w:rFonts w:asciiTheme="minorHAnsi" w:eastAsiaTheme="minorEastAsia" w:hAnsiTheme="minorHAnsi" w:cstheme="minorBidi"/>
          <w:sz w:val="22"/>
          <w:szCs w:val="22"/>
        </w:rPr>
      </w:pPr>
      <w:ins w:id="91" w:author="Minh Đức Lê" w:date="2018-04-06T20:09:00Z">
        <w:r w:rsidRPr="00250E1A">
          <w:rPr>
            <w:rStyle w:val="Hyperlink"/>
          </w:rPr>
          <w:lastRenderedPageBreak/>
          <w:fldChar w:fldCharType="begin"/>
        </w:r>
        <w:r w:rsidRPr="00250E1A">
          <w:rPr>
            <w:rStyle w:val="Hyperlink"/>
          </w:rPr>
          <w:instrText xml:space="preserve"> </w:instrText>
        </w:r>
        <w:r>
          <w:instrText>HYPERLINK \l "_Toc510808734"</w:instrText>
        </w:r>
        <w:r w:rsidRPr="00250E1A">
          <w:rPr>
            <w:rStyle w:val="Hyperlink"/>
          </w:rPr>
          <w:instrText xml:space="preserve"> </w:instrText>
        </w:r>
        <w:r w:rsidRPr="00250E1A">
          <w:rPr>
            <w:rStyle w:val="Hyperlink"/>
          </w:rPr>
          <w:fldChar w:fldCharType="separate"/>
        </w:r>
        <w:r w:rsidRPr="00250E1A">
          <w:rPr>
            <w:rStyle w:val="Hyperlink"/>
          </w:rPr>
          <w:t>CHƯƠNG 4 : THIẾT KẾ VÀ HIỆN THỰC</w:t>
        </w:r>
        <w:r>
          <w:rPr>
            <w:webHidden/>
          </w:rPr>
          <w:tab/>
        </w:r>
        <w:r>
          <w:rPr>
            <w:webHidden/>
          </w:rPr>
          <w:fldChar w:fldCharType="begin"/>
        </w:r>
        <w:r>
          <w:rPr>
            <w:webHidden/>
          </w:rPr>
          <w:instrText xml:space="preserve"> PAGEREF _Toc510808734 \h </w:instrText>
        </w:r>
      </w:ins>
      <w:r>
        <w:rPr>
          <w:webHidden/>
        </w:rPr>
      </w:r>
      <w:r>
        <w:rPr>
          <w:webHidden/>
        </w:rPr>
        <w:fldChar w:fldCharType="separate"/>
      </w:r>
      <w:ins w:id="92" w:author="Minh Đức Lê" w:date="2018-04-06T20:09:00Z">
        <w:r>
          <w:rPr>
            <w:webHidden/>
          </w:rPr>
          <w:t>42</w:t>
        </w:r>
        <w:r>
          <w:rPr>
            <w:webHidden/>
          </w:rPr>
          <w:fldChar w:fldCharType="end"/>
        </w:r>
        <w:r w:rsidRPr="00250E1A">
          <w:rPr>
            <w:rStyle w:val="Hyperlink"/>
          </w:rPr>
          <w:fldChar w:fldCharType="end"/>
        </w:r>
      </w:ins>
    </w:p>
    <w:p w:rsidR="00397E06" w:rsidRDefault="00397E06">
      <w:pPr>
        <w:pStyle w:val="TOC2"/>
        <w:rPr>
          <w:ins w:id="93" w:author="Minh Đức Lê" w:date="2018-04-06T20:09:00Z"/>
          <w:rFonts w:asciiTheme="minorHAnsi" w:eastAsiaTheme="minorEastAsia" w:hAnsiTheme="minorHAnsi" w:cstheme="minorBidi"/>
          <w:noProof/>
          <w:sz w:val="22"/>
          <w:szCs w:val="22"/>
        </w:rPr>
      </w:pPr>
      <w:ins w:id="9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"_Toc510808735"</w:instrText>
        </w:r>
        <w:r w:rsidRPr="00250E1A">
          <w:rPr>
            <w:rStyle w:val="Hyperlink"/>
            <w:noProof/>
          </w:rPr>
          <w:instrText xml:space="preserve"> </w:instrText>
        </w:r>
        <w:r w:rsidRPr="00250E1A">
          <w:rPr>
            <w:rStyle w:val="Hyperlink"/>
            <w:noProof/>
          </w:rPr>
          <w:fldChar w:fldCharType="separate"/>
        </w:r>
        <w:r w:rsidRPr="00250E1A">
          <w:rPr>
            <w:rStyle w:val="Hyperlink"/>
            <w:noProof/>
          </w:rPr>
          <w:t>4.1 Thiết kết giao diện</w:t>
        </w:r>
        <w:r w:rsidRPr="00250E1A">
          <w:rPr>
            <w:rStyle w:val="Hyperlink"/>
            <w:noProof/>
            <w:lang w:val="vi-VN"/>
          </w:rPr>
          <w:t xml:space="preserve"> phác thảo</w:t>
        </w:r>
        <w:r>
          <w:rPr>
            <w:noProof/>
            <w:webHidden/>
          </w:rPr>
          <w:tab/>
        </w:r>
        <w:r>
          <w:rPr>
            <w:noProof/>
            <w:webHidden/>
          </w:rPr>
          <w:fldChar w:fldCharType="begin"/>
        </w:r>
        <w:r>
          <w:rPr>
            <w:noProof/>
            <w:webHidden/>
          </w:rPr>
          <w:instrText xml:space="preserve"> PAGEREF _Toc510808735 \h </w:instrText>
        </w:r>
      </w:ins>
      <w:r>
        <w:rPr>
          <w:noProof/>
          <w:webHidden/>
        </w:rPr>
      </w:r>
      <w:r>
        <w:rPr>
          <w:noProof/>
          <w:webHidden/>
        </w:rPr>
        <w:fldChar w:fldCharType="separate"/>
      </w:r>
      <w:ins w:id="95"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6" w:author="Minh Đức Lê" w:date="2018-04-06T20:09:00Z"/>
          <w:rFonts w:asciiTheme="minorHAnsi" w:eastAsiaTheme="minorEastAsia" w:hAnsiTheme="minorHAnsi" w:cstheme="minorBidi"/>
          <w:noProof/>
          <w:sz w:val="22"/>
          <w:szCs w:val="22"/>
        </w:rPr>
      </w:pPr>
      <w:ins w:id="9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"_Toc510808736"</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4.1.1 Giao diện danh mục</w:t>
        </w:r>
        <w:r>
          <w:rPr>
            <w:noProof/>
            <w:webHidden/>
          </w:rPr>
          <w:tab/>
        </w:r>
        <w:r>
          <w:rPr>
            <w:noProof/>
            <w:webHidden/>
          </w:rPr>
          <w:fldChar w:fldCharType="begin"/>
        </w:r>
        <w:r>
          <w:rPr>
            <w:noProof/>
            <w:webHidden/>
          </w:rPr>
          <w:instrText xml:space="preserve"> PAGEREF _Toc510808736 \h </w:instrText>
        </w:r>
      </w:ins>
      <w:r>
        <w:rPr>
          <w:noProof/>
          <w:webHidden/>
        </w:rPr>
      </w:r>
      <w:r>
        <w:rPr>
          <w:noProof/>
          <w:webHidden/>
        </w:rPr>
        <w:fldChar w:fldCharType="separate"/>
      </w:r>
      <w:ins w:id="98"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9" w:author="Minh Đức Lê" w:date="2018-04-06T20:09:00Z"/>
          <w:rFonts w:asciiTheme="minorHAnsi" w:eastAsiaTheme="minorEastAsia" w:hAnsiTheme="minorHAnsi" w:cstheme="minorBidi"/>
          <w:noProof/>
          <w:sz w:val="22"/>
          <w:szCs w:val="22"/>
        </w:rPr>
      </w:pPr>
      <w:ins w:id="10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4.1.2 Giao diện chi tiết báo</w:t>
        </w:r>
        <w:r>
          <w:rPr>
            <w:noProof/>
            <w:webHidden/>
          </w:rPr>
          <w:tab/>
        </w:r>
        <w:r>
          <w:rPr>
            <w:noProof/>
            <w:webHidden/>
          </w:rPr>
          <w:fldChar w:fldCharType="begin"/>
        </w:r>
        <w:r>
          <w:rPr>
            <w:noProof/>
            <w:webHidden/>
          </w:rPr>
          <w:instrText xml:space="preserve"> PAGEREF _Toc510808737 \h </w:instrText>
        </w:r>
      </w:ins>
      <w:r>
        <w:rPr>
          <w:noProof/>
          <w:webHidden/>
        </w:rPr>
      </w:r>
      <w:r>
        <w:rPr>
          <w:noProof/>
          <w:webHidden/>
        </w:rPr>
        <w:fldChar w:fldCharType="separate"/>
      </w:r>
      <w:ins w:id="101" w:author="Minh Đức Lê" w:date="2018-04-06T20:09:00Z">
        <w:r>
          <w:rPr>
            <w:noProof/>
            <w:webHidden/>
          </w:rPr>
          <w:t>43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2" w:author="Minh Đức Lê" w:date="2018-04-06T20:09:00Z"/>
          <w:rFonts w:asciiTheme="minorHAnsi" w:eastAsiaTheme="minorEastAsia" w:hAnsiTheme="minorHAnsi" w:cstheme="minorBidi"/>
          <w:noProof/>
          <w:sz w:val="22"/>
          <w:szCs w:val="22"/>
        </w:rPr>
      </w:pPr>
      <w:ins w:id="10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4.1.3 Giao diện giỏ báo</w:t>
        </w:r>
        <w:r>
          <w:rPr>
            <w:noProof/>
            <w:webHidden/>
          </w:rPr>
          <w:tab/>
        </w:r>
        <w:r>
          <w:rPr>
            <w:noProof/>
            <w:webHidden/>
          </w:rPr>
          <w:fldChar w:fldCharType="begin"/>
        </w:r>
        <w:r>
          <w:rPr>
            <w:noProof/>
            <w:webHidden/>
          </w:rPr>
          <w:instrText xml:space="preserve"> PAGEREF _Toc510808738 \h </w:instrText>
        </w:r>
      </w:ins>
      <w:r>
        <w:rPr>
          <w:noProof/>
          <w:webHidden/>
        </w:rPr>
      </w:r>
      <w:r>
        <w:rPr>
          <w:noProof/>
          <w:webHidden/>
        </w:rPr>
        <w:fldChar w:fldCharType="separate"/>
      </w:r>
      <w:ins w:id="104"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5" w:author="Minh Đức Lê" w:date="2018-04-06T20:09:00Z"/>
          <w:rFonts w:asciiTheme="minorHAnsi" w:eastAsiaTheme="minorEastAsia" w:hAnsiTheme="minorHAnsi" w:cstheme="minorBidi"/>
          <w:noProof/>
          <w:sz w:val="22"/>
          <w:szCs w:val="22"/>
        </w:rPr>
      </w:pPr>
      <w:ins w:id="10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"_Toc510808739"</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4.1.4 Giao diện thanh toán</w:t>
        </w:r>
        <w:r>
          <w:rPr>
            <w:noProof/>
            <w:webHidden/>
          </w:rPr>
          <w:tab/>
        </w:r>
        <w:r>
          <w:rPr>
            <w:noProof/>
            <w:webHidden/>
          </w:rPr>
          <w:fldChar w:fldCharType="begin"/>
        </w:r>
        <w:r>
          <w:rPr>
            <w:noProof/>
            <w:webHidden/>
          </w:rPr>
          <w:instrText xml:space="preserve"> PAGEREF _Toc510808739 \h </w:instrText>
        </w:r>
      </w:ins>
      <w:r>
        <w:rPr>
          <w:noProof/>
          <w:webHidden/>
        </w:rPr>
      </w:r>
      <w:r>
        <w:rPr>
          <w:noProof/>
          <w:webHidden/>
        </w:rPr>
        <w:fldChar w:fldCharType="separate"/>
      </w:r>
      <w:ins w:id="107"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8" w:author="Minh Đức Lê" w:date="2018-04-06T20:09:00Z"/>
          <w:rFonts w:asciiTheme="minorHAnsi" w:eastAsiaTheme="minorEastAsia" w:hAnsiTheme="minorHAnsi" w:cstheme="minorBidi"/>
          <w:noProof/>
          <w:sz w:val="22"/>
          <w:szCs w:val="22"/>
        </w:rPr>
      </w:pPr>
      <w:ins w:id="10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"_Toc510808740"</w:instrText>
        </w:r>
        <w:r w:rsidRPr="00250E1A">
          <w:rPr>
            <w:rStyle w:val="Hyperlink"/>
            <w:noProof/>
          </w:rPr>
          <w:instrText xml:space="preserve"> </w:instrText>
        </w:r>
        <w:r w:rsidRPr="00250E1A">
          <w:rPr>
            <w:rStyle w:val="Hyperlink"/>
            <w:noProof/>
          </w:rPr>
          <w:fldChar w:fldCharType="separate"/>
        </w:r>
        <w:r w:rsidRPr="00250E1A">
          <w:rPr>
            <w:rStyle w:val="Hyperlink"/>
            <w:noProof/>
          </w:rPr>
          <w:t>4.1.5 Giao diện quản lý đợn hàng</w:t>
        </w:r>
        <w:r>
          <w:rPr>
            <w:noProof/>
            <w:webHidden/>
          </w:rPr>
          <w:tab/>
        </w:r>
        <w:r>
          <w:rPr>
            <w:noProof/>
            <w:webHidden/>
          </w:rPr>
          <w:fldChar w:fldCharType="begin"/>
        </w:r>
        <w:r>
          <w:rPr>
            <w:noProof/>
            <w:webHidden/>
          </w:rPr>
          <w:instrText xml:space="preserve"> PAGEREF _Toc510808740 \h </w:instrText>
        </w:r>
      </w:ins>
      <w:r>
        <w:rPr>
          <w:noProof/>
          <w:webHidden/>
        </w:rPr>
      </w:r>
      <w:r>
        <w:rPr>
          <w:noProof/>
          <w:webHidden/>
        </w:rPr>
        <w:fldChar w:fldCharType="separate"/>
      </w:r>
      <w:ins w:id="110"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1" w:author="Minh Đức Lê" w:date="2018-04-06T20:09:00Z"/>
          <w:rFonts w:asciiTheme="minorHAnsi" w:eastAsiaTheme="minorEastAsia" w:hAnsiTheme="minorHAnsi" w:cstheme="minorBidi"/>
          <w:noProof/>
          <w:sz w:val="22"/>
          <w:szCs w:val="22"/>
        </w:rPr>
      </w:pPr>
      <w:ins w:id="11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"_Toc510808741"</w:instrText>
        </w:r>
        <w:r w:rsidRPr="00250E1A">
          <w:rPr>
            <w:rStyle w:val="Hyperlink"/>
            <w:noProof/>
          </w:rPr>
          <w:instrText xml:space="preserve"> </w:instrText>
        </w:r>
        <w:r w:rsidRPr="00250E1A">
          <w:rPr>
            <w:rStyle w:val="Hyperlink"/>
            <w:noProof/>
          </w:rPr>
          <w:fldChar w:fldCharType="separate"/>
        </w:r>
        <w:r w:rsidRPr="00250E1A">
          <w:rPr>
            <w:rStyle w:val="Hyperlink"/>
            <w:noProof/>
          </w:rPr>
          <w:t>4.1.6 Giao diện quản lý người dùng</w:t>
        </w:r>
        <w:r>
          <w:rPr>
            <w:noProof/>
            <w:webHidden/>
          </w:rPr>
          <w:tab/>
        </w:r>
        <w:r>
          <w:rPr>
            <w:noProof/>
            <w:webHidden/>
          </w:rPr>
          <w:fldChar w:fldCharType="begin"/>
        </w:r>
        <w:r>
          <w:rPr>
            <w:noProof/>
            <w:webHidden/>
          </w:rPr>
          <w:instrText xml:space="preserve"> PAGEREF _Toc510808741 \h </w:instrText>
        </w:r>
      </w:ins>
      <w:r>
        <w:rPr>
          <w:noProof/>
          <w:webHidden/>
        </w:rPr>
      </w:r>
      <w:r>
        <w:rPr>
          <w:noProof/>
          <w:webHidden/>
        </w:rPr>
        <w:fldChar w:fldCharType="separate"/>
      </w:r>
      <w:ins w:id="113"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4" w:author="Minh Đức Lê" w:date="2018-04-06T20:09:00Z"/>
          <w:rFonts w:asciiTheme="minorHAnsi" w:eastAsiaTheme="minorEastAsia" w:hAnsiTheme="minorHAnsi" w:cstheme="minorBidi"/>
          <w:noProof/>
          <w:sz w:val="22"/>
          <w:szCs w:val="22"/>
        </w:rPr>
      </w:pPr>
      <w:ins w:id="11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"_Toc510808742"</w:instrText>
        </w:r>
        <w:r w:rsidRPr="00250E1A">
          <w:rPr>
            <w:rStyle w:val="Hyperlink"/>
            <w:noProof/>
          </w:rPr>
          <w:instrText xml:space="preserve"> </w:instrText>
        </w:r>
        <w:r w:rsidRPr="00250E1A">
          <w:rPr>
            <w:rStyle w:val="Hyperlink"/>
            <w:noProof/>
          </w:rPr>
          <w:fldChar w:fldCharType="separate"/>
        </w:r>
        <w:r w:rsidRPr="00250E1A">
          <w:rPr>
            <w:rStyle w:val="Hyperlink"/>
            <w:noProof/>
          </w:rPr>
          <w:t>4.1.7 Giao diện quản lý báo</w:t>
        </w:r>
        <w:r>
          <w:rPr>
            <w:noProof/>
            <w:webHidden/>
          </w:rPr>
          <w:tab/>
        </w:r>
        <w:r>
          <w:rPr>
            <w:noProof/>
            <w:webHidden/>
          </w:rPr>
          <w:fldChar w:fldCharType="begin"/>
        </w:r>
        <w:r>
          <w:rPr>
            <w:noProof/>
            <w:webHidden/>
          </w:rPr>
          <w:instrText xml:space="preserve"> PAGEREF _Toc510808742 \h </w:instrText>
        </w:r>
      </w:ins>
      <w:r>
        <w:rPr>
          <w:noProof/>
          <w:webHidden/>
        </w:rPr>
      </w:r>
      <w:r>
        <w:rPr>
          <w:noProof/>
          <w:webHidden/>
        </w:rPr>
        <w:fldChar w:fldCharType="separate"/>
      </w:r>
      <w:ins w:id="116"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2"/>
        <w:rPr>
          <w:ins w:id="117" w:author="Minh Đức Lê" w:date="2018-04-06T20:09:00Z"/>
          <w:rFonts w:asciiTheme="minorHAnsi" w:eastAsiaTheme="minorEastAsia" w:hAnsiTheme="minorHAnsi" w:cstheme="minorBidi"/>
          <w:noProof/>
          <w:sz w:val="22"/>
          <w:szCs w:val="22"/>
        </w:rPr>
      </w:pPr>
      <w:ins w:id="11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"_Toc510808744"</w:instrText>
        </w:r>
        <w:r w:rsidRPr="00250E1A">
          <w:rPr>
            <w:rStyle w:val="Hyperlink"/>
            <w:noProof/>
          </w:rPr>
          <w:instrText xml:space="preserve"> </w:instrText>
        </w:r>
        <w:r w:rsidRPr="00250E1A">
          <w:rPr>
            <w:rStyle w:val="Hyperlink"/>
            <w:noProof/>
          </w:rPr>
          <w:fldChar w:fldCharType="separate"/>
        </w:r>
        <w:r w:rsidRPr="00250E1A">
          <w:rPr>
            <w:rStyle w:val="Hyperlink"/>
            <w:noProof/>
          </w:rPr>
          <w:t>4.2</w:t>
        </w:r>
        <w:r w:rsidRPr="00250E1A">
          <w:rPr>
            <w:rStyle w:val="Hyperlink"/>
            <w:noProof/>
            <w:lang w:val="vi-VN"/>
          </w:rPr>
          <w:t xml:space="preserve"> Hiện thực giao diện</w:t>
        </w:r>
        <w:r>
          <w:rPr>
            <w:noProof/>
            <w:webHidden/>
          </w:rPr>
          <w:tab/>
        </w:r>
        <w:r>
          <w:rPr>
            <w:noProof/>
            <w:webHidden/>
          </w:rPr>
          <w:fldChar w:fldCharType="begin"/>
        </w:r>
        <w:r>
          <w:rPr>
            <w:noProof/>
            <w:webHidden/>
          </w:rPr>
          <w:instrText xml:space="preserve"> PAGEREF _Toc510808744 \h </w:instrText>
        </w:r>
      </w:ins>
      <w:r>
        <w:rPr>
          <w:noProof/>
          <w:webHidden/>
        </w:rPr>
      </w:r>
      <w:r>
        <w:rPr>
          <w:noProof/>
          <w:webHidden/>
        </w:rPr>
        <w:fldChar w:fldCharType="separate"/>
      </w:r>
      <w:ins w:id="119"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0" w:author="Minh Đức Lê" w:date="2018-04-06T20:09:00Z"/>
          <w:rFonts w:asciiTheme="minorHAnsi" w:eastAsiaTheme="minorEastAsia" w:hAnsiTheme="minorHAnsi" w:cstheme="minorBidi"/>
          <w:noProof/>
          <w:sz w:val="22"/>
          <w:szCs w:val="22"/>
        </w:rPr>
      </w:pPr>
      <w:ins w:id="12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"_Toc510808745"</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4.2.1 Giao diện danh mục</w:t>
        </w:r>
        <w:r>
          <w:rPr>
            <w:noProof/>
            <w:webHidden/>
          </w:rPr>
          <w:tab/>
        </w:r>
        <w:r>
          <w:rPr>
            <w:noProof/>
            <w:webHidden/>
          </w:rPr>
          <w:fldChar w:fldCharType="begin"/>
        </w:r>
        <w:r>
          <w:rPr>
            <w:noProof/>
            <w:webHidden/>
          </w:rPr>
          <w:instrText xml:space="preserve"> PAGEREF _Toc510808745 \h </w:instrText>
        </w:r>
      </w:ins>
      <w:r>
        <w:rPr>
          <w:noProof/>
          <w:webHidden/>
        </w:rPr>
      </w:r>
      <w:r>
        <w:rPr>
          <w:noProof/>
          <w:webHidden/>
        </w:rPr>
        <w:fldChar w:fldCharType="separate"/>
      </w:r>
      <w:ins w:id="122"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3" w:author="Minh Đức Lê" w:date="2018-04-06T20:09:00Z"/>
          <w:rFonts w:asciiTheme="minorHAnsi" w:eastAsiaTheme="minorEastAsia" w:hAnsiTheme="minorHAnsi" w:cstheme="minorBidi"/>
          <w:noProof/>
          <w:sz w:val="22"/>
          <w:szCs w:val="22"/>
        </w:rPr>
      </w:pPr>
      <w:ins w:id="12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"_Toc510808746"</w:instrText>
        </w:r>
        <w:r w:rsidRPr="00250E1A">
          <w:rPr>
            <w:rStyle w:val="Hyperlink"/>
            <w:noProof/>
          </w:rPr>
          <w:instrText xml:space="preserve"> </w:instrText>
        </w:r>
        <w:r w:rsidRPr="00250E1A">
          <w:rPr>
            <w:rStyle w:val="Hyperlink"/>
            <w:noProof/>
          </w:rPr>
          <w:fldChar w:fldCharType="separate"/>
        </w:r>
        <w:r w:rsidRPr="00250E1A">
          <w:rPr>
            <w:rStyle w:val="Hyperlink"/>
            <w:noProof/>
          </w:rPr>
          <w:t>4.2.2</w:t>
        </w:r>
        <w:r w:rsidRPr="00250E1A">
          <w:rPr>
            <w:rStyle w:val="Hyperlink"/>
            <w:noProof/>
            <w:lang w:val="vi-VN"/>
          </w:rPr>
          <w:t xml:space="preserve"> Giao diện chi tiết báo</w:t>
        </w:r>
        <w:r>
          <w:rPr>
            <w:noProof/>
            <w:webHidden/>
          </w:rPr>
          <w:tab/>
        </w:r>
        <w:r>
          <w:rPr>
            <w:noProof/>
            <w:webHidden/>
          </w:rPr>
          <w:fldChar w:fldCharType="begin"/>
        </w:r>
        <w:r>
          <w:rPr>
            <w:noProof/>
            <w:webHidden/>
          </w:rPr>
          <w:instrText xml:space="preserve"> PAGEREF _Toc510808746 \h </w:instrText>
        </w:r>
      </w:ins>
      <w:r>
        <w:rPr>
          <w:noProof/>
          <w:webHidden/>
        </w:rPr>
      </w:r>
      <w:r>
        <w:rPr>
          <w:noProof/>
          <w:webHidden/>
        </w:rPr>
        <w:fldChar w:fldCharType="separate"/>
      </w:r>
      <w:ins w:id="125"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6" w:author="Minh Đức Lê" w:date="2018-04-06T20:09:00Z"/>
          <w:rFonts w:asciiTheme="minorHAnsi" w:eastAsiaTheme="minorEastAsia" w:hAnsiTheme="minorHAnsi" w:cstheme="minorBidi"/>
          <w:noProof/>
          <w:sz w:val="22"/>
          <w:szCs w:val="22"/>
        </w:rPr>
      </w:pPr>
      <w:ins w:id="12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4.2.3 Giao diện giỏ báo</w:t>
        </w:r>
        <w:r>
          <w:rPr>
            <w:noProof/>
            <w:webHidden/>
          </w:rPr>
          <w:tab/>
        </w:r>
        <w:r>
          <w:rPr>
            <w:noProof/>
            <w:webHidden/>
          </w:rPr>
          <w:fldChar w:fldCharType="begin"/>
        </w:r>
        <w:r>
          <w:rPr>
            <w:noProof/>
            <w:webHidden/>
          </w:rPr>
          <w:instrText xml:space="preserve"> PAGEREF _Toc510808747 \h </w:instrText>
        </w:r>
      </w:ins>
      <w:r>
        <w:rPr>
          <w:noProof/>
          <w:webHidden/>
        </w:rPr>
      </w:r>
      <w:r>
        <w:rPr>
          <w:noProof/>
          <w:webHidden/>
        </w:rPr>
        <w:fldChar w:fldCharType="separate"/>
      </w:r>
      <w:ins w:id="128"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9" w:author="Minh Đức Lê" w:date="2018-04-06T20:09:00Z"/>
          <w:rFonts w:asciiTheme="minorHAnsi" w:eastAsiaTheme="minorEastAsia" w:hAnsiTheme="minorHAnsi" w:cstheme="minorBidi"/>
          <w:noProof/>
          <w:sz w:val="22"/>
          <w:szCs w:val="22"/>
        </w:rPr>
      </w:pPr>
      <w:ins w:id="13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4.2.4 Giao diện thanh toán</w:t>
        </w:r>
        <w:r>
          <w:rPr>
            <w:noProof/>
            <w:webHidden/>
          </w:rPr>
          <w:tab/>
        </w:r>
        <w:r>
          <w:rPr>
            <w:noProof/>
            <w:webHidden/>
          </w:rPr>
          <w:fldChar w:fldCharType="begin"/>
        </w:r>
        <w:r>
          <w:rPr>
            <w:noProof/>
            <w:webHidden/>
          </w:rPr>
          <w:instrText xml:space="preserve"> PAGEREF _Toc510808748 \h </w:instrText>
        </w:r>
      </w:ins>
      <w:r>
        <w:rPr>
          <w:noProof/>
          <w:webHidden/>
        </w:rPr>
      </w:r>
      <w:r>
        <w:rPr>
          <w:noProof/>
          <w:webHidden/>
        </w:rPr>
        <w:fldChar w:fldCharType="separate"/>
      </w:r>
      <w:ins w:id="131"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1"/>
        <w:rPr>
          <w:ins w:id="132" w:author="Minh Đức Lê" w:date="2018-04-06T20:09:00Z"/>
          <w:rFonts w:asciiTheme="minorHAnsi" w:eastAsiaTheme="minorEastAsia" w:hAnsiTheme="minorHAnsi" w:cstheme="minorBidi"/>
          <w:sz w:val="22"/>
          <w:szCs w:val="22"/>
        </w:rPr>
      </w:pPr>
      <w:ins w:id="133" w:author="Minh Đức Lê" w:date="2018-04-06T20:09:00Z">
        <w:r w:rsidRPr="00250E1A">
          <w:rPr>
            <w:rStyle w:val="Hyperlink"/>
          </w:rPr>
          <w:fldChar w:fldCharType="begin"/>
        </w:r>
        <w:r w:rsidRPr="00250E1A">
          <w:rPr>
            <w:rStyle w:val="Hyperlink"/>
          </w:rPr>
          <w:instrText xml:space="preserve"> </w:instrText>
        </w:r>
        <w:r>
          <w:instrText>HYPERLINK \l "_Toc510808749"</w:instrText>
        </w:r>
        <w:r w:rsidRPr="00250E1A">
          <w:rPr>
            <w:rStyle w:val="Hyperlink"/>
          </w:rPr>
          <w:instrText xml:space="preserve"> </w:instrText>
        </w:r>
        <w:r w:rsidRPr="00250E1A">
          <w:rPr>
            <w:rStyle w:val="Hyperlink"/>
          </w:rPr>
          <w:fldChar w:fldCharType="separate"/>
        </w:r>
        <w:r w:rsidRPr="00250E1A">
          <w:rPr>
            <w:rStyle w:val="Hyperlink"/>
          </w:rPr>
          <w:t>CHƯƠNG 5 : KẾT LUẬN</w:t>
        </w:r>
        <w:r>
          <w:rPr>
            <w:webHidden/>
          </w:rPr>
          <w:tab/>
        </w:r>
        <w:r>
          <w:rPr>
            <w:webHidden/>
          </w:rPr>
          <w:fldChar w:fldCharType="begin"/>
        </w:r>
        <w:r>
          <w:rPr>
            <w:webHidden/>
          </w:rPr>
          <w:instrText xml:space="preserve"> PAGEREF _Toc510808749 \h </w:instrText>
        </w:r>
      </w:ins>
      <w:r>
        <w:rPr>
          <w:webHidden/>
        </w:rPr>
      </w:r>
      <w:r>
        <w:rPr>
          <w:webHidden/>
        </w:rPr>
        <w:fldChar w:fldCharType="separate"/>
      </w:r>
      <w:ins w:id="134" w:author="Minh Đức Lê" w:date="2018-04-06T20:09:00Z">
        <w:r>
          <w:rPr>
            <w:webHidden/>
          </w:rPr>
          <w:t>47</w:t>
        </w:r>
        <w:r>
          <w:rPr>
            <w:webHidden/>
          </w:rPr>
          <w:fldChar w:fldCharType="end"/>
        </w:r>
        <w:r w:rsidRPr="00250E1A">
          <w:rPr>
            <w:rStyle w:val="Hyperlink"/>
          </w:rPr>
          <w:fldChar w:fldCharType="end"/>
        </w:r>
      </w:ins>
    </w:p>
    <w:p w:rsidR="00397E06" w:rsidRDefault="00397E06">
      <w:pPr>
        <w:pStyle w:val="TOC2"/>
        <w:rPr>
          <w:ins w:id="135" w:author="Minh Đức Lê" w:date="2018-04-06T20:09:00Z"/>
          <w:rFonts w:asciiTheme="minorHAnsi" w:eastAsiaTheme="minorEastAsia" w:hAnsiTheme="minorHAnsi" w:cstheme="minorBidi"/>
          <w:noProof/>
          <w:sz w:val="22"/>
          <w:szCs w:val="22"/>
        </w:rPr>
      </w:pPr>
      <w:ins w:id="13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"_Toc510808750"</w:instrText>
        </w:r>
        <w:r w:rsidRPr="00250E1A">
          <w:rPr>
            <w:rStyle w:val="Hyperlink"/>
            <w:noProof/>
          </w:rPr>
          <w:instrText xml:space="preserve"> </w:instrText>
        </w:r>
        <w:r w:rsidRPr="00250E1A">
          <w:rPr>
            <w:rStyle w:val="Hyperlink"/>
            <w:noProof/>
          </w:rPr>
          <w:fldChar w:fldCharType="separate"/>
        </w:r>
        <w:r w:rsidRPr="00250E1A">
          <w:rPr>
            <w:rStyle w:val="Hyperlink"/>
            <w:noProof/>
          </w:rPr>
          <w:t>5.1 Kết quả đạt được</w:t>
        </w:r>
        <w:r>
          <w:rPr>
            <w:noProof/>
            <w:webHidden/>
          </w:rPr>
          <w:tab/>
        </w:r>
        <w:r>
          <w:rPr>
            <w:noProof/>
            <w:webHidden/>
          </w:rPr>
          <w:fldChar w:fldCharType="begin"/>
        </w:r>
        <w:r>
          <w:rPr>
            <w:noProof/>
            <w:webHidden/>
          </w:rPr>
          <w:instrText xml:space="preserve"> PAGEREF _Toc510808750 \h </w:instrText>
        </w:r>
      </w:ins>
      <w:r>
        <w:rPr>
          <w:noProof/>
          <w:webHidden/>
        </w:rPr>
      </w:r>
      <w:r>
        <w:rPr>
          <w:noProof/>
          <w:webHidden/>
        </w:rPr>
        <w:fldChar w:fldCharType="separate"/>
      </w:r>
      <w:ins w:id="137"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38" w:author="Minh Đức Lê" w:date="2018-04-06T20:09:00Z"/>
          <w:rFonts w:asciiTheme="minorHAnsi" w:eastAsiaTheme="minorEastAsia" w:hAnsiTheme="minorHAnsi" w:cstheme="minorBidi"/>
          <w:noProof/>
          <w:sz w:val="22"/>
          <w:szCs w:val="22"/>
        </w:rPr>
      </w:pPr>
      <w:ins w:id="13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"_Toc510808751"</w:instrText>
        </w:r>
        <w:r w:rsidRPr="00250E1A">
          <w:rPr>
            <w:rStyle w:val="Hyperlink"/>
            <w:noProof/>
          </w:rPr>
          <w:instrText xml:space="preserve"> </w:instrText>
        </w:r>
        <w:r w:rsidRPr="00250E1A">
          <w:rPr>
            <w:rStyle w:val="Hyperlink"/>
            <w:noProof/>
          </w:rPr>
          <w:fldChar w:fldCharType="separate"/>
        </w:r>
        <w:r w:rsidRPr="00250E1A">
          <w:rPr>
            <w:rStyle w:val="Hyperlink"/>
            <w:noProof/>
          </w:rPr>
          <w:t>5.2 Hạn chế của đồ án</w:t>
        </w:r>
        <w:r>
          <w:rPr>
            <w:noProof/>
            <w:webHidden/>
          </w:rPr>
          <w:tab/>
        </w:r>
        <w:r>
          <w:rPr>
            <w:noProof/>
            <w:webHidden/>
          </w:rPr>
          <w:fldChar w:fldCharType="begin"/>
        </w:r>
        <w:r>
          <w:rPr>
            <w:noProof/>
            <w:webHidden/>
          </w:rPr>
          <w:instrText xml:space="preserve"> PAGEREF _Toc510808751 \h </w:instrText>
        </w:r>
      </w:ins>
      <w:r>
        <w:rPr>
          <w:noProof/>
          <w:webHidden/>
        </w:rPr>
      </w:r>
      <w:r>
        <w:rPr>
          <w:noProof/>
          <w:webHidden/>
        </w:rPr>
        <w:fldChar w:fldCharType="separate"/>
      </w:r>
      <w:ins w:id="140"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41" w:author="Minh Đức Lê" w:date="2018-04-06T20:09:00Z"/>
          <w:rFonts w:asciiTheme="minorHAnsi" w:eastAsiaTheme="minorEastAsia" w:hAnsiTheme="minorHAnsi" w:cstheme="minorBidi"/>
          <w:noProof/>
          <w:sz w:val="22"/>
          <w:szCs w:val="22"/>
        </w:rPr>
      </w:pPr>
      <w:ins w:id="14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"_Toc510808752"</w:instrText>
        </w:r>
        <w:r w:rsidRPr="00250E1A">
          <w:rPr>
            <w:rStyle w:val="Hyperlink"/>
            <w:noProof/>
          </w:rPr>
          <w:instrText xml:space="preserve"> </w:instrText>
        </w:r>
        <w:r w:rsidRPr="00250E1A">
          <w:rPr>
            <w:rStyle w:val="Hyperlink"/>
            <w:noProof/>
          </w:rPr>
          <w:fldChar w:fldCharType="separate"/>
        </w:r>
        <w:r w:rsidRPr="00250E1A">
          <w:rPr>
            <w:rStyle w:val="Hyperlink"/>
            <w:noProof/>
          </w:rPr>
          <w:t>5.3 Hướng phát triển</w:t>
        </w:r>
        <w:r>
          <w:rPr>
            <w:noProof/>
            <w:webHidden/>
          </w:rPr>
          <w:tab/>
        </w:r>
        <w:r>
          <w:rPr>
            <w:noProof/>
            <w:webHidden/>
          </w:rPr>
          <w:fldChar w:fldCharType="begin"/>
        </w:r>
        <w:r>
          <w:rPr>
            <w:noProof/>
            <w:webHidden/>
          </w:rPr>
          <w:instrText xml:space="preserve"> PAGEREF _Toc510808752 \h </w:instrText>
        </w:r>
      </w:ins>
      <w:r>
        <w:rPr>
          <w:noProof/>
          <w:webHidden/>
        </w:rPr>
      </w:r>
      <w:r>
        <w:rPr>
          <w:noProof/>
          <w:webHidden/>
        </w:rPr>
        <w:fldChar w:fldCharType="separate"/>
      </w:r>
      <w:ins w:id="143"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1"/>
        <w:rPr>
          <w:ins w:id="144" w:author="Minh Đức Lê" w:date="2018-04-06T20:09:00Z"/>
          <w:rFonts w:asciiTheme="minorHAnsi" w:eastAsiaTheme="minorEastAsia" w:hAnsiTheme="minorHAnsi" w:cstheme="minorBidi"/>
          <w:sz w:val="22"/>
          <w:szCs w:val="22"/>
        </w:rPr>
      </w:pPr>
      <w:ins w:id="145" w:author="Minh Đức Lê" w:date="2018-04-06T20:09:00Z">
        <w:r w:rsidRPr="00250E1A">
          <w:rPr>
            <w:rStyle w:val="Hyperlink"/>
          </w:rPr>
          <w:fldChar w:fldCharType="begin"/>
        </w:r>
        <w:r w:rsidRPr="00250E1A">
          <w:rPr>
            <w:rStyle w:val="Hyperlink"/>
          </w:rPr>
          <w:instrText xml:space="preserve"> </w:instrText>
        </w:r>
        <w:r>
          <w:instrText>HYPERLINK \l "_Toc510808753"</w:instrText>
        </w:r>
        <w:r w:rsidRPr="00250E1A">
          <w:rPr>
            <w:rStyle w:val="Hyperlink"/>
          </w:rPr>
          <w:instrText xml:space="preserve"> </w:instrText>
        </w:r>
        <w:r w:rsidRPr="00250E1A">
          <w:rPr>
            <w:rStyle w:val="Hyperlink"/>
          </w:rPr>
          <w:fldChar w:fldCharType="separate"/>
        </w:r>
        <w:r w:rsidRPr="00250E1A">
          <w:rPr>
            <w:rStyle w:val="Hyperlink"/>
          </w:rPr>
          <w:t>TÀI LIỆU THAM KHẢO</w:t>
        </w:r>
        <w:r>
          <w:rPr>
            <w:webHidden/>
          </w:rPr>
          <w:tab/>
        </w:r>
        <w:r>
          <w:rPr>
            <w:webHidden/>
          </w:rPr>
          <w:fldChar w:fldCharType="begin"/>
        </w:r>
        <w:r>
          <w:rPr>
            <w:webHidden/>
          </w:rPr>
          <w:instrText xml:space="preserve"> PAGEREF _Toc510808753 \h </w:instrText>
        </w:r>
      </w:ins>
      <w:r>
        <w:rPr>
          <w:webHidden/>
        </w:rPr>
      </w:r>
      <w:r>
        <w:rPr>
          <w:webHidden/>
        </w:rPr>
        <w:fldChar w:fldCharType="separate"/>
      </w:r>
      <w:ins w:id="146" w:author="Minh Đức Lê" w:date="2018-04-06T20:09:00Z">
        <w:r>
          <w:rPr>
            <w:webHidden/>
          </w:rPr>
          <w:t>47</w:t>
        </w:r>
        <w:r>
          <w:rPr>
            <w:webHidden/>
          </w:rPr>
          <w:fldChar w:fldCharType="end"/>
        </w:r>
        <w:r w:rsidRPr="00250E1A">
          <w:rPr>
            <w:rStyle w:val="Hyperlink"/>
          </w:rPr>
          <w:fldChar w:fldCharType="end"/>
        </w:r>
      </w:ins>
    </w:p>
    <w:p w:rsidR="00397E06" w:rsidRDefault="00397E06">
      <w:pPr>
        <w:pStyle w:val="TOC1"/>
        <w:rPr>
          <w:ins w:id="147" w:author="Minh Đức Lê" w:date="2018-04-06T20:09:00Z"/>
          <w:rFonts w:asciiTheme="minorHAnsi" w:eastAsiaTheme="minorEastAsia" w:hAnsiTheme="minorHAnsi" w:cstheme="minorBidi"/>
          <w:sz w:val="22"/>
          <w:szCs w:val="22"/>
        </w:rPr>
      </w:pPr>
      <w:ins w:id="148" w:author="Minh Đức Lê" w:date="2018-04-06T20:09:00Z">
        <w:r w:rsidRPr="00250E1A">
          <w:rPr>
            <w:rStyle w:val="Hyperlink"/>
          </w:rPr>
          <w:fldChar w:fldCharType="begin"/>
        </w:r>
        <w:r w:rsidRPr="00250E1A">
          <w:rPr>
            <w:rStyle w:val="Hyperlink"/>
          </w:rPr>
          <w:instrText xml:space="preserve"> </w:instrText>
        </w:r>
        <w:r>
          <w:instrText>HYPERLINK \l "_Toc510808754"</w:instrText>
        </w:r>
        <w:r w:rsidRPr="00250E1A">
          <w:rPr>
            <w:rStyle w:val="Hyperlink"/>
          </w:rPr>
          <w:instrText xml:space="preserve"> </w:instrText>
        </w:r>
        <w:r w:rsidRPr="00250E1A">
          <w:rPr>
            <w:rStyle w:val="Hyperlink"/>
          </w:rPr>
          <w:fldChar w:fldCharType="separate"/>
        </w:r>
        <w:r w:rsidRPr="00250E1A">
          <w:rPr>
            <w:rStyle w:val="Hyperlink"/>
          </w:rPr>
          <w:t>PHỤ LỤC</w:t>
        </w:r>
        <w:r>
          <w:rPr>
            <w:webHidden/>
          </w:rPr>
          <w:tab/>
        </w:r>
        <w:r>
          <w:rPr>
            <w:webHidden/>
          </w:rPr>
          <w:fldChar w:fldCharType="begin"/>
        </w:r>
        <w:r>
          <w:rPr>
            <w:webHidden/>
          </w:rPr>
          <w:instrText xml:space="preserve"> PAGEREF _Toc510808754 \h </w:instrText>
        </w:r>
      </w:ins>
      <w:r>
        <w:rPr>
          <w:webHidden/>
        </w:rPr>
      </w:r>
      <w:r>
        <w:rPr>
          <w:webHidden/>
        </w:rPr>
        <w:fldChar w:fldCharType="separate"/>
      </w:r>
      <w:ins w:id="149" w:author="Minh Đức Lê" w:date="2018-04-06T20:09:00Z">
        <w:r>
          <w:rPr>
            <w:webHidden/>
          </w:rPr>
          <w:t>48</w:t>
        </w:r>
        <w:r>
          <w:rPr>
            <w:webHidden/>
          </w:rPr>
          <w:fldChar w:fldCharType="end"/>
        </w:r>
        <w:r w:rsidRPr="00250E1A">
          <w:rPr>
            <w:rStyle w:val="Hyperlink"/>
          </w:rPr>
          <w:fldChar w:fldCharType="end"/>
        </w:r>
      </w:ins>
    </w:p>
    <w:p w:rsidR="00595A21" w:rsidDel="00397E06" w:rsidRDefault="00595A21">
      <w:pPr>
        <w:pStyle w:val="TOC1"/>
        <w:rPr>
          <w:del w:id="150" w:author="Minh Đức Lê" w:date="2018-04-06T20:09:00Z"/>
          <w:rFonts w:asciiTheme="minorHAnsi" w:eastAsiaTheme="minorEastAsia" w:hAnsiTheme="minorHAnsi" w:cstheme="minorBidi"/>
          <w:sz w:val="22"/>
          <w:szCs w:val="22"/>
        </w:rPr>
      </w:pPr>
      <w:del w:id="151" w:author="Minh Đức Lê" w:date="2018-04-06T20:09:00Z">
        <w:r w:rsidRPr="00397E06" w:rsidDel="00397E06">
          <w:rPr>
            <w:rPrChange w:id="152" w:author="Minh Đức Lê" w:date="2018-04-06T20:09:00Z">
              <w:rPr>
                <w:rStyle w:val="Hyperlink"/>
              </w:rPr>
            </w:rPrChange>
          </w:rPr>
          <w:delText>MỤC LỤC</w:delText>
        </w:r>
        <w:r w:rsidDel="00397E06">
          <w:rPr>
            <w:webHidden/>
          </w:rPr>
          <w:tab/>
          <w:delText>1</w:delText>
        </w:r>
      </w:del>
    </w:p>
    <w:p w:rsidR="00595A21" w:rsidDel="00397E06" w:rsidRDefault="00595A21">
      <w:pPr>
        <w:pStyle w:val="TOC1"/>
        <w:rPr>
          <w:del w:id="153" w:author="Minh Đức Lê" w:date="2018-04-06T20:09:00Z"/>
          <w:rFonts w:asciiTheme="minorHAnsi" w:eastAsiaTheme="minorEastAsia" w:hAnsiTheme="minorHAnsi" w:cstheme="minorBidi"/>
          <w:sz w:val="22"/>
          <w:szCs w:val="22"/>
        </w:rPr>
      </w:pPr>
      <w:del w:id="154" w:author="Minh Đức Lê" w:date="2018-04-06T20:09:00Z">
        <w:r w:rsidRPr="00397E06" w:rsidDel="00397E06">
          <w:rPr>
            <w:rPrChange w:id="155" w:author="Minh Đức Lê" w:date="2018-04-06T20:09:00Z">
              <w:rPr>
                <w:rStyle w:val="Hyperlink"/>
              </w:rPr>
            </w:rPrChange>
          </w:rPr>
          <w:delText>DANH MỤC CÁC HÌNH VẼ</w:delText>
        </w:r>
        <w:r w:rsidDel="00397E06">
          <w:rPr>
            <w:webHidden/>
          </w:rPr>
          <w:tab/>
          <w:delText>3</w:delText>
        </w:r>
      </w:del>
    </w:p>
    <w:p w:rsidR="00595A21" w:rsidDel="00397E06" w:rsidRDefault="00595A21">
      <w:pPr>
        <w:pStyle w:val="TOC1"/>
        <w:rPr>
          <w:del w:id="156" w:author="Minh Đức Lê" w:date="2018-04-06T20:09:00Z"/>
          <w:rFonts w:asciiTheme="minorHAnsi" w:eastAsiaTheme="minorEastAsia" w:hAnsiTheme="minorHAnsi" w:cstheme="minorBidi"/>
          <w:sz w:val="22"/>
          <w:szCs w:val="22"/>
        </w:rPr>
      </w:pPr>
      <w:del w:id="157" w:author="Minh Đức Lê" w:date="2018-04-06T20:09:00Z">
        <w:r w:rsidRPr="00397E06" w:rsidDel="00397E06">
          <w:rPr>
            <w:rPrChange w:id="158" w:author="Minh Đức Lê" w:date="2018-04-06T20:09:00Z">
              <w:rPr>
                <w:rStyle w:val="Hyperlink"/>
              </w:rPr>
            </w:rPrChange>
          </w:rPr>
          <w:delText>DANH MỤC CÁC BẢNG BIỂU</w:delText>
        </w:r>
        <w:r w:rsidDel="00397E06">
          <w:rPr>
            <w:webHidden/>
          </w:rPr>
          <w:tab/>
          <w:delText>3</w:delText>
        </w:r>
      </w:del>
    </w:p>
    <w:p w:rsidR="00595A21" w:rsidDel="00397E06" w:rsidRDefault="00595A21">
      <w:pPr>
        <w:pStyle w:val="TOC1"/>
        <w:rPr>
          <w:del w:id="159" w:author="Minh Đức Lê" w:date="2018-04-06T20:09:00Z"/>
          <w:rFonts w:asciiTheme="minorHAnsi" w:eastAsiaTheme="minorEastAsia" w:hAnsiTheme="minorHAnsi" w:cstheme="minorBidi"/>
          <w:sz w:val="22"/>
          <w:szCs w:val="22"/>
        </w:rPr>
      </w:pPr>
      <w:del w:id="160" w:author="Minh Đức Lê" w:date="2018-04-06T20:09:00Z">
        <w:r w:rsidRPr="00397E06" w:rsidDel="00397E06">
          <w:rPr>
            <w:rPrChange w:id="161" w:author="Minh Đức Lê" w:date="2018-04-06T20:09:00Z">
              <w:rPr>
                <w:rStyle w:val="Hyperlink"/>
              </w:rPr>
            </w:rPrChange>
          </w:rPr>
          <w:delText>CHƯƠNG 1 : GIỚI THIỆU</w:delText>
        </w:r>
        <w:r w:rsidDel="00397E06">
          <w:rPr>
            <w:webHidden/>
          </w:rPr>
          <w:tab/>
          <w:delText>4</w:delText>
        </w:r>
      </w:del>
    </w:p>
    <w:p w:rsidR="00595A21" w:rsidDel="00397E06" w:rsidRDefault="00595A21">
      <w:pPr>
        <w:pStyle w:val="TOC2"/>
        <w:rPr>
          <w:del w:id="162" w:author="Minh Đức Lê" w:date="2018-04-06T20:09:00Z"/>
          <w:rFonts w:asciiTheme="minorHAnsi" w:eastAsiaTheme="minorEastAsia" w:hAnsiTheme="minorHAnsi" w:cstheme="minorBidi"/>
          <w:noProof/>
          <w:sz w:val="22"/>
          <w:szCs w:val="22"/>
        </w:rPr>
      </w:pPr>
      <w:del w:id="163" w:author="Minh Đức Lê" w:date="2018-04-06T20:09:00Z">
        <w:r w:rsidRPr="00397E06" w:rsidDel="00397E06">
          <w:rPr>
            <w:rPrChange w:id="164" w:author="Minh Đức Lê" w:date="2018-04-06T20:09:00Z">
              <w:rPr>
                <w:rStyle w:val="Hyperlink"/>
                <w:noProof/>
              </w:rPr>
            </w:rPrChange>
          </w:rPr>
          <w:delText>1.1 Tổng quan</w:delText>
        </w:r>
        <w:r w:rsidDel="00397E06">
          <w:rPr>
            <w:noProof/>
            <w:webHidden/>
          </w:rPr>
          <w:tab/>
          <w:delText>4</w:delText>
        </w:r>
      </w:del>
    </w:p>
    <w:p w:rsidR="00595A21" w:rsidDel="00397E06" w:rsidRDefault="00595A21">
      <w:pPr>
        <w:pStyle w:val="TOC2"/>
        <w:rPr>
          <w:del w:id="165" w:author="Minh Đức Lê" w:date="2018-04-06T20:09:00Z"/>
          <w:rFonts w:asciiTheme="minorHAnsi" w:eastAsiaTheme="minorEastAsia" w:hAnsiTheme="minorHAnsi" w:cstheme="minorBidi"/>
          <w:noProof/>
          <w:sz w:val="22"/>
          <w:szCs w:val="22"/>
        </w:rPr>
      </w:pPr>
      <w:del w:id="166" w:author="Minh Đức Lê" w:date="2018-04-06T20:09:00Z">
        <w:r w:rsidRPr="00397E06" w:rsidDel="00397E06">
          <w:rPr>
            <w:rPrChange w:id="167" w:author="Minh Đức Lê" w:date="2018-04-06T20:09:00Z">
              <w:rPr>
                <w:rStyle w:val="Hyperlink"/>
                <w:noProof/>
              </w:rPr>
            </w:rPrChange>
          </w:rPr>
          <w:delText>1.2 Mục tiêu đề tài</w:delText>
        </w:r>
        <w:r w:rsidDel="00397E06">
          <w:rPr>
            <w:noProof/>
            <w:webHidden/>
          </w:rPr>
          <w:tab/>
          <w:delText>4</w:delText>
        </w:r>
      </w:del>
    </w:p>
    <w:p w:rsidR="00595A21" w:rsidDel="00397E06" w:rsidRDefault="00595A21">
      <w:pPr>
        <w:pStyle w:val="TOC2"/>
        <w:rPr>
          <w:del w:id="168" w:author="Minh Đức Lê" w:date="2018-04-06T20:09:00Z"/>
          <w:rFonts w:asciiTheme="minorHAnsi" w:eastAsiaTheme="minorEastAsia" w:hAnsiTheme="minorHAnsi" w:cstheme="minorBidi"/>
          <w:noProof/>
          <w:sz w:val="22"/>
          <w:szCs w:val="22"/>
        </w:rPr>
      </w:pPr>
      <w:del w:id="169" w:author="Minh Đức Lê" w:date="2018-04-06T20:09:00Z">
        <w:r w:rsidRPr="00397E06" w:rsidDel="00397E06">
          <w:rPr>
            <w:rPrChange w:id="170" w:author="Minh Đức Lê" w:date="2018-04-06T20:09:00Z">
              <w:rPr>
                <w:rStyle w:val="Hyperlink"/>
                <w:noProof/>
              </w:rPr>
            </w:rPrChange>
          </w:rPr>
          <w:delText>1.3 Phạm vi đề tài</w:delText>
        </w:r>
        <w:r w:rsidDel="00397E06">
          <w:rPr>
            <w:noProof/>
            <w:webHidden/>
          </w:rPr>
          <w:tab/>
          <w:delText>4</w:delText>
        </w:r>
      </w:del>
    </w:p>
    <w:p w:rsidR="00595A21" w:rsidDel="00397E06" w:rsidRDefault="00595A21">
      <w:pPr>
        <w:pStyle w:val="TOC2"/>
        <w:rPr>
          <w:del w:id="171" w:author="Minh Đức Lê" w:date="2018-04-06T20:09:00Z"/>
          <w:rFonts w:asciiTheme="minorHAnsi" w:eastAsiaTheme="minorEastAsia" w:hAnsiTheme="minorHAnsi" w:cstheme="minorBidi"/>
          <w:noProof/>
          <w:sz w:val="22"/>
          <w:szCs w:val="22"/>
        </w:rPr>
      </w:pPr>
      <w:del w:id="172" w:author="Minh Đức Lê" w:date="2018-04-06T20:09:00Z">
        <w:r w:rsidRPr="00397E06" w:rsidDel="00397E06">
          <w:rPr>
            <w:rPrChange w:id="173" w:author="Minh Đức Lê" w:date="2018-04-06T20:09:00Z">
              <w:rPr>
                <w:rStyle w:val="Hyperlink"/>
                <w:noProof/>
              </w:rPr>
            </w:rPrChange>
          </w:rPr>
          <w:delText>1.4 Mô tả yêu cầu chức năng</w:delText>
        </w:r>
        <w:r w:rsidDel="00397E06">
          <w:rPr>
            <w:noProof/>
            <w:webHidden/>
          </w:rPr>
          <w:tab/>
          <w:delText>4</w:delText>
        </w:r>
      </w:del>
    </w:p>
    <w:p w:rsidR="00595A21" w:rsidDel="00397E06" w:rsidRDefault="00595A21">
      <w:pPr>
        <w:pStyle w:val="TOC1"/>
        <w:rPr>
          <w:del w:id="174" w:author="Minh Đức Lê" w:date="2018-04-06T20:09:00Z"/>
          <w:rFonts w:asciiTheme="minorHAnsi" w:eastAsiaTheme="minorEastAsia" w:hAnsiTheme="minorHAnsi" w:cstheme="minorBidi"/>
          <w:sz w:val="22"/>
          <w:szCs w:val="22"/>
        </w:rPr>
      </w:pPr>
      <w:del w:id="175" w:author="Minh Đức Lê" w:date="2018-04-06T20:09:00Z">
        <w:r w:rsidRPr="00397E06" w:rsidDel="00397E06">
          <w:rPr>
            <w:rPrChange w:id="176" w:author="Minh Đức Lê" w:date="2018-04-06T20:09:00Z">
              <w:rPr>
                <w:rStyle w:val="Hyperlink"/>
              </w:rPr>
            </w:rPrChange>
          </w:rPr>
          <w:delText>CHƯƠNG 2 : CƠ SỞ LÝ THUYẾT</w:delText>
        </w:r>
        <w:r w:rsidDel="00397E06">
          <w:rPr>
            <w:webHidden/>
          </w:rPr>
          <w:tab/>
          <w:delText>5</w:delText>
        </w:r>
      </w:del>
    </w:p>
    <w:p w:rsidR="00595A21" w:rsidDel="00397E06" w:rsidRDefault="00595A21">
      <w:pPr>
        <w:pStyle w:val="TOC2"/>
        <w:rPr>
          <w:del w:id="177" w:author="Minh Đức Lê" w:date="2018-04-06T20:09:00Z"/>
          <w:rFonts w:asciiTheme="minorHAnsi" w:eastAsiaTheme="minorEastAsia" w:hAnsiTheme="minorHAnsi" w:cstheme="minorBidi"/>
          <w:noProof/>
          <w:sz w:val="22"/>
          <w:szCs w:val="22"/>
        </w:rPr>
      </w:pPr>
      <w:del w:id="178" w:author="Minh Đức Lê" w:date="2018-04-06T20:09:00Z">
        <w:r w:rsidRPr="00397E06" w:rsidDel="00397E06">
          <w:rPr>
            <w:rPrChange w:id="179" w:author="Minh Đức Lê" w:date="2018-04-06T20:09:00Z">
              <w:rPr>
                <w:rStyle w:val="Hyperlink"/>
                <w:noProof/>
              </w:rPr>
            </w:rPrChange>
          </w:rPr>
          <w:delText>2.1 Hướng dẫn sử dụng mẫu đồ án tốt nghiệp (Tiêu đề mục – Style Heading 2)</w:delText>
        </w:r>
        <w:r w:rsidDel="00397E06">
          <w:rPr>
            <w:noProof/>
            <w:webHidden/>
          </w:rPr>
          <w:tab/>
          <w:delText>5</w:delText>
        </w:r>
      </w:del>
    </w:p>
    <w:p w:rsidR="00595A21" w:rsidDel="00397E06" w:rsidRDefault="00595A21">
      <w:pPr>
        <w:pStyle w:val="TOC3"/>
        <w:tabs>
          <w:tab w:val="right" w:leader="dot" w:pos="8778"/>
        </w:tabs>
        <w:rPr>
          <w:del w:id="180" w:author="Minh Đức Lê" w:date="2018-04-06T20:09:00Z"/>
          <w:rFonts w:asciiTheme="minorHAnsi" w:eastAsiaTheme="minorEastAsia" w:hAnsiTheme="minorHAnsi" w:cstheme="minorBidi"/>
          <w:noProof/>
          <w:sz w:val="22"/>
          <w:szCs w:val="22"/>
        </w:rPr>
      </w:pPr>
      <w:del w:id="181" w:author="Minh Đức Lê" w:date="2018-04-06T20:09:00Z">
        <w:r w:rsidRPr="00397E06" w:rsidDel="00397E06">
          <w:rPr>
            <w:rPrChange w:id="182" w:author="Minh Đức Lê" w:date="2018-04-06T20:09:00Z">
              <w:rPr>
                <w:rStyle w:val="Hyperlink"/>
                <w:noProof/>
              </w:rPr>
            </w:rPrChange>
          </w:rPr>
          <w:delText>2.1.1 Cách chèn nhãn cho bảng biểu và hình vẽ</w:delText>
        </w:r>
        <w:r w:rsidDel="00397E06">
          <w:rPr>
            <w:noProof/>
            <w:webHidden/>
          </w:rPr>
          <w:tab/>
          <w:delText>7</w:delText>
        </w:r>
      </w:del>
    </w:p>
    <w:p w:rsidR="00595A21" w:rsidDel="00397E06" w:rsidRDefault="00595A21">
      <w:pPr>
        <w:pStyle w:val="TOC3"/>
        <w:tabs>
          <w:tab w:val="right" w:leader="dot" w:pos="8778"/>
        </w:tabs>
        <w:rPr>
          <w:del w:id="183" w:author="Minh Đức Lê" w:date="2018-04-06T20:09:00Z"/>
          <w:rFonts w:asciiTheme="minorHAnsi" w:eastAsiaTheme="minorEastAsia" w:hAnsiTheme="minorHAnsi" w:cstheme="minorBidi"/>
          <w:noProof/>
          <w:sz w:val="22"/>
          <w:szCs w:val="22"/>
        </w:rPr>
      </w:pPr>
      <w:del w:id="184" w:author="Minh Đức Lê" w:date="2018-04-06T20:09:00Z">
        <w:r w:rsidRPr="00397E06" w:rsidDel="00397E06">
          <w:rPr>
            <w:rPrChange w:id="185" w:author="Minh Đức Lê" w:date="2018-04-06T20:09:00Z">
              <w:rPr>
                <w:rStyle w:val="Hyperlink"/>
                <w:noProof/>
              </w:rPr>
            </w:rPrChange>
          </w:rPr>
          <w:delText>2.1.2 Hướng dẫn chèn công thức và nhãn</w:delText>
        </w:r>
        <w:r w:rsidDel="00397E06">
          <w:rPr>
            <w:noProof/>
            <w:webHidden/>
          </w:rPr>
          <w:tab/>
          <w:delText>9</w:delText>
        </w:r>
      </w:del>
    </w:p>
    <w:p w:rsidR="00595A21" w:rsidDel="00397E06" w:rsidRDefault="00595A21">
      <w:pPr>
        <w:pStyle w:val="TOC1"/>
        <w:rPr>
          <w:del w:id="186" w:author="Minh Đức Lê" w:date="2018-04-06T20:09:00Z"/>
          <w:rFonts w:asciiTheme="minorHAnsi" w:eastAsiaTheme="minorEastAsia" w:hAnsiTheme="minorHAnsi" w:cstheme="minorBidi"/>
          <w:sz w:val="22"/>
          <w:szCs w:val="22"/>
        </w:rPr>
      </w:pPr>
      <w:del w:id="187" w:author="Minh Đức Lê" w:date="2018-04-06T20:09:00Z">
        <w:r w:rsidRPr="00397E06" w:rsidDel="00397E06">
          <w:rPr>
            <w:rPrChange w:id="188" w:author="Minh Đức Lê" w:date="2018-04-06T20:09:00Z">
              <w:rPr>
                <w:rStyle w:val="Hyperlink"/>
              </w:rPr>
            </w:rPrChange>
          </w:rPr>
          <w:delText>CHƯƠNG 3 : PHÂN TÍCH</w:delText>
        </w:r>
        <w:r w:rsidDel="00397E06">
          <w:rPr>
            <w:webHidden/>
          </w:rPr>
          <w:tab/>
          <w:delText>10</w:delText>
        </w:r>
      </w:del>
    </w:p>
    <w:p w:rsidR="00595A21" w:rsidDel="00397E06" w:rsidRDefault="00595A21">
      <w:pPr>
        <w:pStyle w:val="TOC2"/>
        <w:rPr>
          <w:del w:id="189" w:author="Minh Đức Lê" w:date="2018-04-06T20:09:00Z"/>
          <w:rFonts w:asciiTheme="minorHAnsi" w:eastAsiaTheme="minorEastAsia" w:hAnsiTheme="minorHAnsi" w:cstheme="minorBidi"/>
          <w:noProof/>
          <w:sz w:val="22"/>
          <w:szCs w:val="22"/>
        </w:rPr>
      </w:pPr>
      <w:del w:id="190" w:author="Minh Đức Lê" w:date="2018-04-06T20:09:00Z">
        <w:r w:rsidRPr="00397E06" w:rsidDel="00397E06">
          <w:rPr>
            <w:rPrChange w:id="191" w:author="Minh Đức Lê" w:date="2018-04-06T20:09:00Z">
              <w:rPr>
                <w:rStyle w:val="Hyperlink"/>
                <w:noProof/>
              </w:rPr>
            </w:rPrChange>
          </w:rPr>
          <w:delText>3.1 Tiêu đề mục</w:delText>
        </w:r>
        <w:r w:rsidDel="00397E06">
          <w:rPr>
            <w:noProof/>
            <w:webHidden/>
          </w:rPr>
          <w:tab/>
          <w:delText>10</w:delText>
        </w:r>
      </w:del>
    </w:p>
    <w:p w:rsidR="00595A21" w:rsidDel="00397E06" w:rsidRDefault="00595A21">
      <w:pPr>
        <w:pStyle w:val="TOC3"/>
        <w:tabs>
          <w:tab w:val="right" w:leader="dot" w:pos="8778"/>
        </w:tabs>
        <w:rPr>
          <w:del w:id="192" w:author="Minh Đức Lê" w:date="2018-04-06T20:09:00Z"/>
          <w:rFonts w:asciiTheme="minorHAnsi" w:eastAsiaTheme="minorEastAsia" w:hAnsiTheme="minorHAnsi" w:cstheme="minorBidi"/>
          <w:noProof/>
          <w:sz w:val="22"/>
          <w:szCs w:val="22"/>
        </w:rPr>
      </w:pPr>
      <w:del w:id="193" w:author="Minh Đức Lê" w:date="2018-04-06T20:09:00Z">
        <w:r w:rsidRPr="00397E06" w:rsidDel="00397E06">
          <w:rPr>
            <w:rPrChange w:id="194" w:author="Minh Đức Lê" w:date="2018-04-06T20:09:00Z">
              <w:rPr>
                <w:rStyle w:val="Hyperlink"/>
                <w:noProof/>
              </w:rPr>
            </w:rPrChange>
          </w:rPr>
          <w:delText>3.1.1 Tiêu đề tiểu mục</w:delText>
        </w:r>
        <w:r w:rsidDel="00397E06">
          <w:rPr>
            <w:noProof/>
            <w:webHidden/>
          </w:rPr>
          <w:tab/>
          <w:delText>10</w:delText>
        </w:r>
      </w:del>
    </w:p>
    <w:p w:rsidR="00595A21" w:rsidDel="00397E06" w:rsidRDefault="00595A21">
      <w:pPr>
        <w:pStyle w:val="TOC3"/>
        <w:tabs>
          <w:tab w:val="right" w:leader="dot" w:pos="8778"/>
        </w:tabs>
        <w:rPr>
          <w:del w:id="195" w:author="Minh Đức Lê" w:date="2018-04-06T20:09:00Z"/>
          <w:rFonts w:asciiTheme="minorHAnsi" w:eastAsiaTheme="minorEastAsia" w:hAnsiTheme="minorHAnsi" w:cstheme="minorBidi"/>
          <w:noProof/>
          <w:sz w:val="22"/>
          <w:szCs w:val="22"/>
        </w:rPr>
      </w:pPr>
      <w:del w:id="196" w:author="Minh Đức Lê" w:date="2018-04-06T20:09:00Z">
        <w:r w:rsidRPr="00397E06" w:rsidDel="00397E06">
          <w:rPr>
            <w:rPrChange w:id="197" w:author="Minh Đức Lê" w:date="2018-04-06T20:09:00Z">
              <w:rPr>
                <w:rStyle w:val="Hyperlink"/>
                <w:noProof/>
              </w:rPr>
            </w:rPrChange>
          </w:rPr>
          <w:delText>3.1.2 Tiêu đề tiểu mục</w:delText>
        </w:r>
        <w:r w:rsidDel="00397E06">
          <w:rPr>
            <w:noProof/>
            <w:webHidden/>
          </w:rPr>
          <w:tab/>
          <w:delText>10</w:delText>
        </w:r>
      </w:del>
    </w:p>
    <w:p w:rsidR="00595A21" w:rsidDel="00397E06" w:rsidRDefault="00595A21">
      <w:pPr>
        <w:pStyle w:val="TOC2"/>
        <w:rPr>
          <w:del w:id="198" w:author="Minh Đức Lê" w:date="2018-04-06T20:09:00Z"/>
          <w:rFonts w:asciiTheme="minorHAnsi" w:eastAsiaTheme="minorEastAsia" w:hAnsiTheme="minorHAnsi" w:cstheme="minorBidi"/>
          <w:noProof/>
          <w:sz w:val="22"/>
          <w:szCs w:val="22"/>
        </w:rPr>
      </w:pPr>
      <w:del w:id="199" w:author="Minh Đức Lê" w:date="2018-04-06T20:09:00Z">
        <w:r w:rsidRPr="00397E06" w:rsidDel="00397E06">
          <w:rPr>
            <w:rPrChange w:id="200" w:author="Minh Đức Lê" w:date="2018-04-06T20:09:00Z">
              <w:rPr>
                <w:rStyle w:val="Hyperlink"/>
                <w:noProof/>
              </w:rPr>
            </w:rPrChange>
          </w:rPr>
          <w:delText>3.2 Tiêu đề mục</w:delText>
        </w:r>
        <w:r w:rsidDel="00397E06">
          <w:rPr>
            <w:noProof/>
            <w:webHidden/>
          </w:rPr>
          <w:tab/>
          <w:delText>10</w:delText>
        </w:r>
      </w:del>
    </w:p>
    <w:p w:rsidR="00595A21" w:rsidDel="00397E06" w:rsidRDefault="00595A21">
      <w:pPr>
        <w:pStyle w:val="TOC3"/>
        <w:tabs>
          <w:tab w:val="right" w:leader="dot" w:pos="8778"/>
        </w:tabs>
        <w:rPr>
          <w:del w:id="201" w:author="Minh Đức Lê" w:date="2018-04-06T20:09:00Z"/>
          <w:rFonts w:asciiTheme="minorHAnsi" w:eastAsiaTheme="minorEastAsia" w:hAnsiTheme="minorHAnsi" w:cstheme="minorBidi"/>
          <w:noProof/>
          <w:sz w:val="22"/>
          <w:szCs w:val="22"/>
        </w:rPr>
      </w:pPr>
      <w:del w:id="202" w:author="Minh Đức Lê" w:date="2018-04-06T20:09:00Z">
        <w:r w:rsidRPr="00397E06" w:rsidDel="00397E06">
          <w:rPr>
            <w:rPrChange w:id="203" w:author="Minh Đức Lê" w:date="2018-04-06T20:09:00Z">
              <w:rPr>
                <w:rStyle w:val="Hyperlink"/>
                <w:noProof/>
              </w:rPr>
            </w:rPrChange>
          </w:rPr>
          <w:delText>3.2.1 Tiêu đề tiểu mục</w:delText>
        </w:r>
        <w:r w:rsidDel="00397E06">
          <w:rPr>
            <w:noProof/>
            <w:webHidden/>
          </w:rPr>
          <w:tab/>
          <w:delText>10</w:delText>
        </w:r>
      </w:del>
    </w:p>
    <w:p w:rsidR="00595A21" w:rsidDel="00397E06" w:rsidRDefault="00595A21">
      <w:pPr>
        <w:pStyle w:val="TOC3"/>
        <w:tabs>
          <w:tab w:val="right" w:leader="dot" w:pos="8778"/>
        </w:tabs>
        <w:rPr>
          <w:del w:id="204" w:author="Minh Đức Lê" w:date="2018-04-06T20:09:00Z"/>
          <w:rFonts w:asciiTheme="minorHAnsi" w:eastAsiaTheme="minorEastAsia" w:hAnsiTheme="minorHAnsi" w:cstheme="minorBidi"/>
          <w:noProof/>
          <w:sz w:val="22"/>
          <w:szCs w:val="22"/>
        </w:rPr>
      </w:pPr>
      <w:del w:id="205" w:author="Minh Đức Lê" w:date="2018-04-06T20:09:00Z">
        <w:r w:rsidRPr="00397E06" w:rsidDel="00397E06">
          <w:rPr>
            <w:rPrChange w:id="206" w:author="Minh Đức Lê" w:date="2018-04-06T20:09:00Z">
              <w:rPr>
                <w:rStyle w:val="Hyperlink"/>
                <w:noProof/>
              </w:rPr>
            </w:rPrChange>
          </w:rPr>
          <w:delText>3.2.2 Tiêu đề tiểu mục</w:delText>
        </w:r>
        <w:r w:rsidDel="00397E06">
          <w:rPr>
            <w:noProof/>
            <w:webHidden/>
          </w:rPr>
          <w:tab/>
          <w:delText>10</w:delText>
        </w:r>
      </w:del>
    </w:p>
    <w:p w:rsidR="00595A21" w:rsidDel="00397E06" w:rsidRDefault="00595A21">
      <w:pPr>
        <w:pStyle w:val="TOC1"/>
        <w:rPr>
          <w:del w:id="207" w:author="Minh Đức Lê" w:date="2018-04-06T20:09:00Z"/>
          <w:rFonts w:asciiTheme="minorHAnsi" w:eastAsiaTheme="minorEastAsia" w:hAnsiTheme="minorHAnsi" w:cstheme="minorBidi"/>
          <w:sz w:val="22"/>
          <w:szCs w:val="22"/>
        </w:rPr>
      </w:pPr>
      <w:del w:id="208" w:author="Minh Đức Lê" w:date="2018-04-06T20:09:00Z">
        <w:r w:rsidRPr="00397E06" w:rsidDel="00397E06">
          <w:rPr>
            <w:rPrChange w:id="209" w:author="Minh Đức Lê" w:date="2018-04-06T20:09:00Z">
              <w:rPr>
                <w:rStyle w:val="Hyperlink"/>
              </w:rPr>
            </w:rPrChange>
          </w:rPr>
          <w:delText>CHƯƠNG 4 : THIẾT KẾ VÀ HIỆN THỰC</w:delText>
        </w:r>
        <w:r w:rsidDel="00397E06">
          <w:rPr>
            <w:webHidden/>
          </w:rPr>
          <w:tab/>
          <w:delText>11</w:delText>
        </w:r>
      </w:del>
    </w:p>
    <w:p w:rsidR="00595A21" w:rsidDel="00397E06" w:rsidRDefault="00595A21">
      <w:pPr>
        <w:pStyle w:val="TOC2"/>
        <w:rPr>
          <w:del w:id="210" w:author="Minh Đức Lê" w:date="2018-04-06T20:09:00Z"/>
          <w:rFonts w:asciiTheme="minorHAnsi" w:eastAsiaTheme="minorEastAsia" w:hAnsiTheme="minorHAnsi" w:cstheme="minorBidi"/>
          <w:noProof/>
          <w:sz w:val="22"/>
          <w:szCs w:val="22"/>
        </w:rPr>
      </w:pPr>
      <w:del w:id="211" w:author="Minh Đức Lê" w:date="2018-04-06T20:09:00Z">
        <w:r w:rsidRPr="00397E06" w:rsidDel="00397E06">
          <w:rPr>
            <w:rPrChange w:id="212" w:author="Minh Đức Lê" w:date="2018-04-06T20:09:00Z">
              <w:rPr>
                <w:rStyle w:val="Hyperlink"/>
                <w:noProof/>
              </w:rPr>
            </w:rPrChange>
          </w:rPr>
          <w:delText>4.1 Tiêu đề mục</w:delText>
        </w:r>
        <w:r w:rsidDel="00397E06">
          <w:rPr>
            <w:noProof/>
            <w:webHidden/>
          </w:rPr>
          <w:tab/>
          <w:delText>11</w:delText>
        </w:r>
      </w:del>
    </w:p>
    <w:p w:rsidR="00595A21" w:rsidDel="00397E06" w:rsidRDefault="00595A21">
      <w:pPr>
        <w:pStyle w:val="TOC3"/>
        <w:tabs>
          <w:tab w:val="right" w:leader="dot" w:pos="8778"/>
        </w:tabs>
        <w:rPr>
          <w:del w:id="213" w:author="Minh Đức Lê" w:date="2018-04-06T20:09:00Z"/>
          <w:rFonts w:asciiTheme="minorHAnsi" w:eastAsiaTheme="minorEastAsia" w:hAnsiTheme="minorHAnsi" w:cstheme="minorBidi"/>
          <w:noProof/>
          <w:sz w:val="22"/>
          <w:szCs w:val="22"/>
        </w:rPr>
      </w:pPr>
      <w:del w:id="214" w:author="Minh Đức Lê" w:date="2018-04-06T20:09:00Z">
        <w:r w:rsidRPr="00397E06" w:rsidDel="00397E06">
          <w:rPr>
            <w:rPrChange w:id="215" w:author="Minh Đức Lê" w:date="2018-04-06T20:09:00Z">
              <w:rPr>
                <w:rStyle w:val="Hyperlink"/>
                <w:noProof/>
              </w:rPr>
            </w:rPrChange>
          </w:rPr>
          <w:delText>4.1.1 Tiêu đề tiểu mục</w:delText>
        </w:r>
        <w:r w:rsidDel="00397E06">
          <w:rPr>
            <w:noProof/>
            <w:webHidden/>
          </w:rPr>
          <w:tab/>
          <w:delText>11</w:delText>
        </w:r>
      </w:del>
    </w:p>
    <w:p w:rsidR="00595A21" w:rsidDel="00397E06" w:rsidRDefault="00595A21">
      <w:pPr>
        <w:pStyle w:val="TOC3"/>
        <w:tabs>
          <w:tab w:val="right" w:leader="dot" w:pos="8778"/>
        </w:tabs>
        <w:rPr>
          <w:del w:id="216" w:author="Minh Đức Lê" w:date="2018-04-06T20:09:00Z"/>
          <w:rFonts w:asciiTheme="minorHAnsi" w:eastAsiaTheme="minorEastAsia" w:hAnsiTheme="minorHAnsi" w:cstheme="minorBidi"/>
          <w:noProof/>
          <w:sz w:val="22"/>
          <w:szCs w:val="22"/>
        </w:rPr>
      </w:pPr>
      <w:del w:id="217" w:author="Minh Đức Lê" w:date="2018-04-06T20:09:00Z">
        <w:r w:rsidRPr="00397E06" w:rsidDel="00397E06">
          <w:rPr>
            <w:rPrChange w:id="218" w:author="Minh Đức Lê" w:date="2018-04-06T20:09:00Z">
              <w:rPr>
                <w:rStyle w:val="Hyperlink"/>
                <w:noProof/>
              </w:rPr>
            </w:rPrChange>
          </w:rPr>
          <w:delText>4.1.2 Tiêu đề tiểu mục</w:delText>
        </w:r>
        <w:r w:rsidDel="00397E06">
          <w:rPr>
            <w:noProof/>
            <w:webHidden/>
          </w:rPr>
          <w:tab/>
          <w:delText>11</w:delText>
        </w:r>
      </w:del>
    </w:p>
    <w:p w:rsidR="00595A21" w:rsidDel="00397E06" w:rsidRDefault="00595A21">
      <w:pPr>
        <w:pStyle w:val="TOC2"/>
        <w:rPr>
          <w:del w:id="219" w:author="Minh Đức Lê" w:date="2018-04-06T20:09:00Z"/>
          <w:rFonts w:asciiTheme="minorHAnsi" w:eastAsiaTheme="minorEastAsia" w:hAnsiTheme="minorHAnsi" w:cstheme="minorBidi"/>
          <w:noProof/>
          <w:sz w:val="22"/>
          <w:szCs w:val="22"/>
        </w:rPr>
      </w:pPr>
      <w:del w:id="220" w:author="Minh Đức Lê" w:date="2018-04-06T20:09:00Z">
        <w:r w:rsidRPr="00397E06" w:rsidDel="00397E06">
          <w:rPr>
            <w:rPrChange w:id="221" w:author="Minh Đức Lê" w:date="2018-04-06T20:09:00Z">
              <w:rPr>
                <w:rStyle w:val="Hyperlink"/>
                <w:noProof/>
              </w:rPr>
            </w:rPrChange>
          </w:rPr>
          <w:delText>4.2 Tiêu đề mục</w:delText>
        </w:r>
        <w:r w:rsidDel="00397E06">
          <w:rPr>
            <w:noProof/>
            <w:webHidden/>
          </w:rPr>
          <w:tab/>
          <w:delText>11</w:delText>
        </w:r>
      </w:del>
    </w:p>
    <w:p w:rsidR="00595A21" w:rsidDel="00397E06" w:rsidRDefault="00595A21">
      <w:pPr>
        <w:pStyle w:val="TOC3"/>
        <w:tabs>
          <w:tab w:val="right" w:leader="dot" w:pos="8778"/>
        </w:tabs>
        <w:rPr>
          <w:del w:id="222" w:author="Minh Đức Lê" w:date="2018-04-06T20:09:00Z"/>
          <w:rFonts w:asciiTheme="minorHAnsi" w:eastAsiaTheme="minorEastAsia" w:hAnsiTheme="minorHAnsi" w:cstheme="minorBidi"/>
          <w:noProof/>
          <w:sz w:val="22"/>
          <w:szCs w:val="22"/>
        </w:rPr>
      </w:pPr>
      <w:del w:id="223" w:author="Minh Đức Lê" w:date="2018-04-06T20:09:00Z">
        <w:r w:rsidRPr="00397E06" w:rsidDel="00397E06">
          <w:rPr>
            <w:rPrChange w:id="224" w:author="Minh Đức Lê" w:date="2018-04-06T20:09:00Z">
              <w:rPr>
                <w:rStyle w:val="Hyperlink"/>
                <w:noProof/>
              </w:rPr>
            </w:rPrChange>
          </w:rPr>
          <w:delText>4.2.1 Tiêu đề tiểu mục</w:delText>
        </w:r>
        <w:r w:rsidDel="00397E06">
          <w:rPr>
            <w:noProof/>
            <w:webHidden/>
          </w:rPr>
          <w:tab/>
          <w:delText>11</w:delText>
        </w:r>
      </w:del>
    </w:p>
    <w:p w:rsidR="00595A21" w:rsidDel="00397E06" w:rsidRDefault="00595A21">
      <w:pPr>
        <w:pStyle w:val="TOC3"/>
        <w:tabs>
          <w:tab w:val="right" w:leader="dot" w:pos="8778"/>
        </w:tabs>
        <w:rPr>
          <w:del w:id="225" w:author="Minh Đức Lê" w:date="2018-04-06T20:09:00Z"/>
          <w:rFonts w:asciiTheme="minorHAnsi" w:eastAsiaTheme="minorEastAsia" w:hAnsiTheme="minorHAnsi" w:cstheme="minorBidi"/>
          <w:noProof/>
          <w:sz w:val="22"/>
          <w:szCs w:val="22"/>
        </w:rPr>
      </w:pPr>
      <w:del w:id="226" w:author="Minh Đức Lê" w:date="2018-04-06T20:09:00Z">
        <w:r w:rsidRPr="00397E06" w:rsidDel="00397E06">
          <w:rPr>
            <w:rPrChange w:id="227" w:author="Minh Đức Lê" w:date="2018-04-06T20:09:00Z">
              <w:rPr>
                <w:rStyle w:val="Hyperlink"/>
                <w:noProof/>
              </w:rPr>
            </w:rPrChange>
          </w:rPr>
          <w:delText>4.2.2 Tiêu đề tiểu mục</w:delText>
        </w:r>
        <w:r w:rsidDel="00397E06">
          <w:rPr>
            <w:noProof/>
            <w:webHidden/>
          </w:rPr>
          <w:tab/>
          <w:delText>11</w:delText>
        </w:r>
      </w:del>
    </w:p>
    <w:p w:rsidR="00595A21" w:rsidDel="00397E06" w:rsidRDefault="00595A21">
      <w:pPr>
        <w:pStyle w:val="TOC1"/>
        <w:rPr>
          <w:del w:id="228" w:author="Minh Đức Lê" w:date="2018-04-06T20:09:00Z"/>
          <w:rFonts w:asciiTheme="minorHAnsi" w:eastAsiaTheme="minorEastAsia" w:hAnsiTheme="minorHAnsi" w:cstheme="minorBidi"/>
          <w:sz w:val="22"/>
          <w:szCs w:val="22"/>
        </w:rPr>
      </w:pPr>
      <w:del w:id="229" w:author="Minh Đức Lê" w:date="2018-04-06T20:09:00Z">
        <w:r w:rsidRPr="00397E06" w:rsidDel="00397E06">
          <w:rPr>
            <w:rPrChange w:id="230" w:author="Minh Đức Lê" w:date="2018-04-06T20:09:00Z">
              <w:rPr>
                <w:rStyle w:val="Hyperlink"/>
              </w:rPr>
            </w:rPrChange>
          </w:rPr>
          <w:delText>CHƯƠNG 5 : KẾT LUẬN</w:delText>
        </w:r>
        <w:r w:rsidDel="00397E06">
          <w:rPr>
            <w:webHidden/>
          </w:rPr>
          <w:tab/>
          <w:delText>12</w:delText>
        </w:r>
      </w:del>
    </w:p>
    <w:p w:rsidR="00595A21" w:rsidDel="00397E06" w:rsidRDefault="00595A21">
      <w:pPr>
        <w:pStyle w:val="TOC2"/>
        <w:rPr>
          <w:del w:id="231" w:author="Minh Đức Lê" w:date="2018-04-06T20:09:00Z"/>
          <w:rFonts w:asciiTheme="minorHAnsi" w:eastAsiaTheme="minorEastAsia" w:hAnsiTheme="minorHAnsi" w:cstheme="minorBidi"/>
          <w:noProof/>
          <w:sz w:val="22"/>
          <w:szCs w:val="22"/>
        </w:rPr>
      </w:pPr>
      <w:del w:id="232" w:author="Minh Đức Lê" w:date="2018-04-06T20:09:00Z">
        <w:r w:rsidRPr="00397E06" w:rsidDel="00397E06">
          <w:rPr>
            <w:rPrChange w:id="233" w:author="Minh Đức Lê" w:date="2018-04-06T20:09:00Z">
              <w:rPr>
                <w:rStyle w:val="Hyperlink"/>
                <w:noProof/>
              </w:rPr>
            </w:rPrChange>
          </w:rPr>
          <w:delText>5.1 Kết quả đạt được</w:delText>
        </w:r>
        <w:r w:rsidDel="00397E06">
          <w:rPr>
            <w:noProof/>
            <w:webHidden/>
          </w:rPr>
          <w:tab/>
          <w:delText>12</w:delText>
        </w:r>
      </w:del>
    </w:p>
    <w:p w:rsidR="00595A21" w:rsidDel="00397E06" w:rsidRDefault="00595A21">
      <w:pPr>
        <w:pStyle w:val="TOC2"/>
        <w:rPr>
          <w:del w:id="234" w:author="Minh Đức Lê" w:date="2018-04-06T20:09:00Z"/>
          <w:rFonts w:asciiTheme="minorHAnsi" w:eastAsiaTheme="minorEastAsia" w:hAnsiTheme="minorHAnsi" w:cstheme="minorBidi"/>
          <w:noProof/>
          <w:sz w:val="22"/>
          <w:szCs w:val="22"/>
        </w:rPr>
      </w:pPr>
      <w:del w:id="235" w:author="Minh Đức Lê" w:date="2018-04-06T20:09:00Z">
        <w:r w:rsidRPr="00397E06" w:rsidDel="00397E06">
          <w:rPr>
            <w:rPrChange w:id="236" w:author="Minh Đức Lê" w:date="2018-04-06T20:09:00Z">
              <w:rPr>
                <w:rStyle w:val="Hyperlink"/>
                <w:noProof/>
              </w:rPr>
            </w:rPrChange>
          </w:rPr>
          <w:delText>5.2 Hạn chế của đồ án</w:delText>
        </w:r>
        <w:r w:rsidDel="00397E06">
          <w:rPr>
            <w:noProof/>
            <w:webHidden/>
          </w:rPr>
          <w:tab/>
          <w:delText>12</w:delText>
        </w:r>
      </w:del>
    </w:p>
    <w:p w:rsidR="00595A21" w:rsidDel="00397E06" w:rsidRDefault="00595A21">
      <w:pPr>
        <w:pStyle w:val="TOC2"/>
        <w:rPr>
          <w:del w:id="237" w:author="Minh Đức Lê" w:date="2018-04-06T20:09:00Z"/>
          <w:rFonts w:asciiTheme="minorHAnsi" w:eastAsiaTheme="minorEastAsia" w:hAnsiTheme="minorHAnsi" w:cstheme="minorBidi"/>
          <w:noProof/>
          <w:sz w:val="22"/>
          <w:szCs w:val="22"/>
        </w:rPr>
      </w:pPr>
      <w:del w:id="238" w:author="Minh Đức Lê" w:date="2018-04-06T20:09:00Z">
        <w:r w:rsidRPr="00397E06" w:rsidDel="00397E06">
          <w:rPr>
            <w:rPrChange w:id="239" w:author="Minh Đức Lê" w:date="2018-04-06T20:09:00Z">
              <w:rPr>
                <w:rStyle w:val="Hyperlink"/>
                <w:noProof/>
              </w:rPr>
            </w:rPrChange>
          </w:rPr>
          <w:delText>5.3 Hướng phát triển</w:delText>
        </w:r>
        <w:r w:rsidDel="00397E06">
          <w:rPr>
            <w:noProof/>
            <w:webHidden/>
          </w:rPr>
          <w:tab/>
          <w:delText>12</w:delText>
        </w:r>
      </w:del>
    </w:p>
    <w:p w:rsidR="00595A21" w:rsidDel="00397E06" w:rsidRDefault="00595A21">
      <w:pPr>
        <w:pStyle w:val="TOC1"/>
        <w:rPr>
          <w:del w:id="240" w:author="Minh Đức Lê" w:date="2018-04-06T20:09:00Z"/>
          <w:rFonts w:asciiTheme="minorHAnsi" w:eastAsiaTheme="minorEastAsia" w:hAnsiTheme="minorHAnsi" w:cstheme="minorBidi"/>
          <w:sz w:val="22"/>
          <w:szCs w:val="22"/>
        </w:rPr>
      </w:pPr>
      <w:del w:id="241" w:author="Minh Đức Lê" w:date="2018-04-06T20:09:00Z">
        <w:r w:rsidRPr="00397E06" w:rsidDel="00397E06">
          <w:rPr>
            <w:rPrChange w:id="242" w:author="Minh Đức Lê" w:date="2018-04-06T20:09:00Z">
              <w:rPr>
                <w:rStyle w:val="Hyperlink"/>
              </w:rPr>
            </w:rPrChange>
          </w:rPr>
          <w:delText>TÀI LIỆU THAM KHẢO</w:delText>
        </w:r>
        <w:r w:rsidDel="00397E06">
          <w:rPr>
            <w:webHidden/>
          </w:rPr>
          <w:tab/>
          <w:delText>12</w:delText>
        </w:r>
      </w:del>
    </w:p>
    <w:p w:rsidR="00595A21" w:rsidDel="00397E06" w:rsidRDefault="00595A21">
      <w:pPr>
        <w:pStyle w:val="TOC1"/>
        <w:rPr>
          <w:del w:id="243" w:author="Minh Đức Lê" w:date="2018-04-06T20:09:00Z"/>
          <w:rFonts w:asciiTheme="minorHAnsi" w:eastAsiaTheme="minorEastAsia" w:hAnsiTheme="minorHAnsi" w:cstheme="minorBidi"/>
          <w:sz w:val="22"/>
          <w:szCs w:val="22"/>
        </w:rPr>
      </w:pPr>
      <w:del w:id="244" w:author="Minh Đức Lê" w:date="2018-04-06T20:09:00Z">
        <w:r w:rsidRPr="00397E06" w:rsidDel="00397E06">
          <w:rPr>
            <w:rPrChange w:id="245" w:author="Minh Đức Lê" w:date="2018-04-06T20:09:00Z">
              <w:rPr>
                <w:rStyle w:val="Hyperlink"/>
              </w:rPr>
            </w:rPrChange>
          </w:rPr>
          <w:delText>PHỤ LỤC</w:delText>
        </w:r>
        <w:r w:rsidDel="00397E06">
          <w:rPr>
            <w:webHidden/>
          </w:rPr>
          <w:tab/>
          <w:delText>13</w:delText>
        </w:r>
      </w:del>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246" w:name="_Toc510808696"/>
      <w:r>
        <w:lastRenderedPageBreak/>
        <w:t>DANH MỤC CÁC HÌNH VẼ</w:t>
      </w:r>
      <w:bookmarkEnd w:id="246"/>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8536F5">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8536F5">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8536F5">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247" w:name="_Toc510808697"/>
      <w:r>
        <w:t>DANH MỤC CÁC BẢNG BIỂU</w:t>
      </w:r>
      <w:bookmarkEnd w:id="247"/>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248" w:name="_Ref262310598"/>
      <w:bookmarkStart w:id="249" w:name="_Ref262310605"/>
      <w:bookmarkStart w:id="250" w:name="_Toc510808698"/>
      <w:r>
        <w:lastRenderedPageBreak/>
        <w:t xml:space="preserve">: </w:t>
      </w:r>
      <w:bookmarkEnd w:id="248"/>
      <w:bookmarkEnd w:id="249"/>
      <w:r>
        <w:t>GIỚI THIỆU</w:t>
      </w:r>
      <w:bookmarkEnd w:id="250"/>
      <w:r>
        <w:t xml:space="preserve"> </w:t>
      </w:r>
    </w:p>
    <w:p w:rsidR="00A65EB7" w:rsidRDefault="008D201A" w:rsidP="00BB0637">
      <w:pPr>
        <w:pStyle w:val="Heading2"/>
      </w:pPr>
      <w:bookmarkStart w:id="251" w:name="_Toc510808699"/>
      <w:r>
        <w:t>Tổng quan</w:t>
      </w:r>
      <w:bookmarkEnd w:id="251"/>
      <w:r w:rsidR="006F7F72">
        <w:t xml:space="preserve"> </w:t>
      </w:r>
    </w:p>
    <w:p w:rsidR="00D00BC9" w:rsidRPr="00D00BC9" w:rsidRDefault="00C87DA0" w:rsidP="00D00BC9">
      <w:del w:id="252" w:author="Minh Đức Lê" w:date="2018-04-06T19:51:00Z">
        <w:r w:rsidDel="002646FC">
          <w:delText>Giới thiệu</w:delText>
        </w:r>
        <w:r w:rsidR="000119D1" w:rsidDel="002646FC">
          <w:delText xml:space="preserve"> tổng quan về đề tài</w:delText>
        </w:r>
      </w:del>
      <w:ins w:id="253" w:author="Minh Đức Lê" w:date="2018-04-06T19:51:00Z">
        <w:r w:rsidR="002646FC">
          <w:t xml:space="preserve">Trang web về đặt báo online, giúp cho người dùng có thể đặt báo một cách thuận tiện, nhanh chóng, </w:t>
        </w:r>
      </w:ins>
      <w:ins w:id="254" w:author="Minh Đức Lê" w:date="2018-04-06T19:54:00Z">
        <w:r w:rsidR="002646FC">
          <w:t>mang</w:t>
        </w:r>
      </w:ins>
      <w:ins w:id="255" w:author="Minh Đức Lê" w:date="2018-04-06T19:51:00Z">
        <w:r w:rsidR="002646FC">
          <w:t xml:space="preserve"> những giá trị tốt nhất </w:t>
        </w:r>
      </w:ins>
      <w:ins w:id="256" w:author="Minh Đức Lê" w:date="2018-04-06T19:55:00Z">
        <w:r w:rsidR="002646FC">
          <w:t>cho khách hàng</w:t>
        </w:r>
      </w:ins>
      <w:ins w:id="257" w:author="Minh Đức Lê" w:date="2018-04-06T19:51:00Z">
        <w:r w:rsidR="002646FC">
          <w:t>. Trang web cung cấp số lượng báo khổng lồ trong và ngoài nước</w:t>
        </w:r>
      </w:ins>
      <w:ins w:id="258" w:author="Minh Đức Lê" w:date="2018-04-06T19:54:00Z">
        <w:r w:rsidR="002646FC">
          <w:t>, cùng với thao tác đặt báo tiện lợi, tiết kiệm thời gian thay vì phải đến các sạp báo</w:t>
        </w:r>
      </w:ins>
      <w:ins w:id="259" w:author="Minh Đức Lê" w:date="2018-04-06T19:55:00Z">
        <w:r w:rsidR="002646FC">
          <w:t xml:space="preserve"> hay những trang web</w:t>
        </w:r>
      </w:ins>
      <w:ins w:id="260" w:author="Minh Đức Lê" w:date="2018-04-06T19:54:00Z">
        <w:r w:rsidR="002646FC">
          <w:t xml:space="preserve"> tương ứng</w:t>
        </w:r>
      </w:ins>
      <w:ins w:id="261" w:author="Minh Đức Lê" w:date="2018-04-06T19:56:00Z">
        <w:r w:rsidR="002646FC">
          <w:t>. Cùng với hệ thống quản lý online thuận lợi cho hệ thống quản trị viên, giúp nâng cao năng suất làm việc và quản lý, đẩy nhanh phát triển cho doanh nghiệp sử dụng.</w:t>
        </w:r>
      </w:ins>
    </w:p>
    <w:p w:rsidR="00A65EB7" w:rsidRPr="004563FE" w:rsidRDefault="00A65EB7" w:rsidP="00BB0637">
      <w:pPr>
        <w:pStyle w:val="Heading2"/>
      </w:pPr>
      <w:bookmarkStart w:id="262" w:name="_Toc510808700"/>
      <w:r w:rsidRPr="004563FE">
        <w:t>Mục tiêu</w:t>
      </w:r>
      <w:r w:rsidR="00BB0637">
        <w:t xml:space="preserve"> đề tài</w:t>
      </w:r>
      <w:bookmarkEnd w:id="262"/>
    </w:p>
    <w:p w:rsidR="002646FC" w:rsidRDefault="002646FC" w:rsidP="0069113E">
      <w:pPr>
        <w:rPr>
          <w:ins w:id="263" w:author="Minh Đức Lê" w:date="2018-04-06T19:59:00Z"/>
          <w:szCs w:val="28"/>
        </w:rPr>
      </w:pPr>
      <w:ins w:id="264" w:author="Minh Đức Lê" w:date="2018-04-06T19:57:00Z">
        <w:r>
          <w:rPr>
            <w:szCs w:val="28"/>
          </w:rPr>
          <w:t xml:space="preserve">Thực diện các chúc năng chính quan trọng của hệ thống dựa trên mô hình </w:t>
        </w:r>
      </w:ins>
      <w:ins w:id="265" w:author="Minh Đức Lê" w:date="2018-04-06T19:58:00Z">
        <w:r>
          <w:rPr>
            <w:szCs w:val="28"/>
          </w:rPr>
          <w:t xml:space="preserve">Spring </w:t>
        </w:r>
      </w:ins>
      <w:ins w:id="266" w:author="Minh Đức Lê" w:date="2018-04-06T19:57:00Z">
        <w:r>
          <w:rPr>
            <w:szCs w:val="28"/>
          </w:rPr>
          <w:t>MVC</w:t>
        </w:r>
      </w:ins>
      <w:ins w:id="267" w:author="Minh Đức Lê" w:date="2018-04-06T20:00:00Z">
        <w:r>
          <w:rPr>
            <w:szCs w:val="28"/>
          </w:rPr>
          <w:t xml:space="preserve"> và JDBC</w:t>
        </w:r>
      </w:ins>
      <w:ins w:id="268" w:author="Minh Đức Lê" w:date="2018-04-06T19:58:00Z">
        <w:r>
          <w:rPr>
            <w:szCs w:val="28"/>
          </w:rPr>
          <w:t xml:space="preserve"> như: </w:t>
        </w:r>
      </w:ins>
      <w:ins w:id="269" w:author="Minh Đức Lê" w:date="2018-04-06T20:01:00Z">
        <w:r>
          <w:rPr>
            <w:szCs w:val="28"/>
          </w:rPr>
          <w:t>C</w:t>
        </w:r>
      </w:ins>
      <w:ins w:id="270" w:author="Minh Đức Lê" w:date="2018-04-06T19:58:00Z">
        <w:r>
          <w:rPr>
            <w:szCs w:val="28"/>
          </w:rPr>
          <w:t>hức năng thêm giỏ báo, thanh toán, đăng ký, đăng nhập, hiện danh sách báo, thêm báo, xác nhận đơn hàng</w:t>
        </w:r>
      </w:ins>
      <w:ins w:id="271" w:author="Minh Đức Lê" w:date="2018-04-06T19:59:00Z">
        <w:r>
          <w:rPr>
            <w:szCs w:val="28"/>
          </w:rPr>
          <w:t>.</w:t>
        </w:r>
      </w:ins>
    </w:p>
    <w:p w:rsidR="002646FC" w:rsidRDefault="002646FC" w:rsidP="0069113E">
      <w:pPr>
        <w:rPr>
          <w:ins w:id="272" w:author="Minh Đức Lê" w:date="2018-04-06T19:57:00Z"/>
          <w:szCs w:val="28"/>
        </w:rPr>
      </w:pPr>
      <w:ins w:id="273" w:author="Minh Đức Lê" w:date="2018-04-06T19:59:00Z">
        <w:r>
          <w:rPr>
            <w:szCs w:val="28"/>
          </w:rPr>
          <w:t>Đ</w:t>
        </w:r>
      </w:ins>
      <w:ins w:id="274" w:author="Minh Đức Lê" w:date="2018-04-06T20:01:00Z">
        <w:r>
          <w:rPr>
            <w:szCs w:val="28"/>
          </w:rPr>
          <w:t>ạ</w:t>
        </w:r>
      </w:ins>
      <w:ins w:id="275" w:author="Minh Đức Lê" w:date="2018-04-06T19:59:00Z">
        <w:r>
          <w:rPr>
            <w:szCs w:val="28"/>
          </w:rPr>
          <w:t xml:space="preserve">t được </w:t>
        </w:r>
      </w:ins>
      <w:ins w:id="276" w:author="Minh Đức Lê" w:date="2018-04-06T20:00:00Z">
        <w:r>
          <w:rPr>
            <w:szCs w:val="28"/>
          </w:rPr>
          <w:t>90</w:t>
        </w:r>
      </w:ins>
      <w:ins w:id="277" w:author="Minh Đức Lê" w:date="2018-04-06T19:59:00Z">
        <w:r>
          <w:rPr>
            <w:szCs w:val="28"/>
          </w:rPr>
          <w:t>% sự hoàn thiện đối với mỗi chức năng.</w:t>
        </w:r>
      </w:ins>
    </w:p>
    <w:p w:rsidR="00A65EB7" w:rsidDel="002646FC" w:rsidRDefault="00A65EB7" w:rsidP="0069113E">
      <w:pPr>
        <w:rPr>
          <w:del w:id="278" w:author="Minh Đức Lê" w:date="2018-04-06T20:01:00Z"/>
          <w:szCs w:val="28"/>
        </w:rPr>
      </w:pPr>
      <w:del w:id="279" w:author="Minh Đức Lê" w:date="2018-04-06T20:01:00Z">
        <w:r w:rsidDel="002646FC">
          <w:rPr>
            <w:szCs w:val="28"/>
          </w:rPr>
          <w:delText>Mục tiêu l</w:delText>
        </w:r>
        <w:r w:rsidRPr="0069113E" w:rsidDel="002646FC">
          <w:rPr>
            <w:szCs w:val="28"/>
          </w:rPr>
          <w:delText>à thực hiện điều gì hoặc hoạt động nào đó cụ thể, rõ ràng mà sinh viên sẽ hoàn thành theo kế hoạch đã đặt ra trong nghiên cứu.</w:delText>
        </w:r>
        <w:bookmarkStart w:id="280" w:name="_Toc510808701"/>
        <w:bookmarkEnd w:id="280"/>
      </w:del>
    </w:p>
    <w:p w:rsidR="00A65EB7" w:rsidDel="002646FC" w:rsidRDefault="00A65EB7" w:rsidP="0069113E">
      <w:pPr>
        <w:rPr>
          <w:del w:id="281" w:author="Minh Đức Lê" w:date="2018-04-06T20:01:00Z"/>
          <w:szCs w:val="28"/>
        </w:rPr>
      </w:pPr>
      <w:del w:id="282" w:author="Minh Đức Lê" w:date="2018-04-06T20:01:00Z">
        <w:r w:rsidRPr="0069113E" w:rsidDel="002646FC">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bookmarkStart w:id="283" w:name="_Toc510808702"/>
        <w:bookmarkEnd w:id="283"/>
      </w:del>
    </w:p>
    <w:p w:rsidR="00A65EB7" w:rsidRPr="004563FE" w:rsidDel="002646FC" w:rsidRDefault="00A65EB7" w:rsidP="0069113E">
      <w:pPr>
        <w:rPr>
          <w:del w:id="284" w:author="Minh Đức Lê" w:date="2018-04-06T20:01:00Z"/>
        </w:rPr>
      </w:pPr>
      <w:del w:id="285" w:author="Minh Đức Lê" w:date="2018-04-06T20:01:00Z">
        <w:r w:rsidRPr="0069113E" w:rsidDel="002646FC">
          <w:rPr>
            <w:szCs w:val="28"/>
          </w:rPr>
          <w:delText>Mục tiêu trả lời câu hỏi “làm cái gì?”.</w:delText>
        </w:r>
        <w:r w:rsidR="00791320" w:rsidDel="002646FC">
          <w:rPr>
            <w:szCs w:val="28"/>
          </w:rPr>
          <w:fldChar w:fldCharType="begin"/>
        </w:r>
        <w:r w:rsidDel="002646FC">
          <w:rPr>
            <w:szCs w:val="28"/>
          </w:rPr>
          <w:delInstrText xml:space="preserve"> </w:delInstrText>
        </w:r>
        <w:r w:rsidRPr="00CF0B23" w:rsidDel="002646FC">
          <w:rPr>
            <w:szCs w:val="28"/>
            <w:highlight w:val="yellow"/>
          </w:rPr>
          <w:delInstrText>[</w:delInstrText>
        </w:r>
        <w:r w:rsidRPr="004500E2" w:rsidDel="002646FC">
          <w:rPr>
            <w:szCs w:val="28"/>
            <w:highlight w:val="yellow"/>
          </w:rPr>
          <w:del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delInstrText>
        </w:r>
        <w:r w:rsidRPr="00CF0B23" w:rsidDel="002646FC">
          <w:rPr>
            <w:szCs w:val="28"/>
            <w:highlight w:val="yellow"/>
          </w:rPr>
          <w:delInstrText>]</w:delInstrText>
        </w:r>
        <w:r w:rsidDel="002646FC">
          <w:rPr>
            <w:szCs w:val="28"/>
          </w:rPr>
          <w:delInstrText xml:space="preserve"> </w:delInstrText>
        </w:r>
        <w:r w:rsidR="00791320" w:rsidDel="002646FC">
          <w:rPr>
            <w:szCs w:val="28"/>
          </w:rPr>
          <w:fldChar w:fldCharType="end"/>
        </w:r>
        <w:bookmarkStart w:id="286" w:name="_Toc510808703"/>
        <w:bookmarkEnd w:id="286"/>
      </w:del>
    </w:p>
    <w:p w:rsidR="00A65EB7" w:rsidRPr="004563FE" w:rsidRDefault="00BB0637" w:rsidP="00BB0637">
      <w:pPr>
        <w:pStyle w:val="Heading2"/>
      </w:pPr>
      <w:bookmarkStart w:id="287" w:name="_Toc510808704"/>
      <w:r>
        <w:t>Phạm vi đề tài</w:t>
      </w:r>
      <w:bookmarkEnd w:id="287"/>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Default="008D201A" w:rsidP="00BB0637">
      <w:pPr>
        <w:pStyle w:val="Heading2"/>
        <w:rPr>
          <w:ins w:id="288" w:author="Minh Đức Lê" w:date="2018-04-06T20:02:00Z"/>
        </w:rPr>
      </w:pPr>
      <w:bookmarkStart w:id="289" w:name="_Toc510808705"/>
      <w:r>
        <w:t>Mô tả y</w:t>
      </w:r>
      <w:r w:rsidR="00BB0637">
        <w:t>êu cầu chức năng</w:t>
      </w:r>
      <w:bookmarkEnd w:id="289"/>
    </w:p>
    <w:p w:rsidR="00CB7074" w:rsidRPr="00CB7074" w:rsidRDefault="002D3482">
      <w:pPr>
        <w:pStyle w:val="Heading3"/>
        <w:rPr>
          <w:ins w:id="290" w:author="Minh Đức Lê" w:date="2018-04-06T20:01:00Z"/>
          <w:rPrChange w:id="291" w:author="Minh Đức Lê" w:date="2018-04-06T20:02:00Z">
            <w:rPr>
              <w:ins w:id="292" w:author="Minh Đức Lê" w:date="2018-04-06T20:01:00Z"/>
            </w:rPr>
          </w:rPrChange>
        </w:rPr>
        <w:pPrChange w:id="293" w:author="Minh Đức Lê" w:date="2018-04-06T20:05:00Z">
          <w:pPr>
            <w:pStyle w:val="Heading2"/>
          </w:pPr>
        </w:pPrChange>
      </w:pPr>
      <w:bookmarkStart w:id="294" w:name="_Toc510808706"/>
      <w:ins w:id="295" w:author="Minh Đức Lê" w:date="2018-04-06T20:05:00Z">
        <w:r>
          <w:t>Yêu cầu</w:t>
        </w:r>
      </w:ins>
      <w:ins w:id="296" w:author="Minh Đức Lê" w:date="2018-04-06T20:02:00Z">
        <w:r w:rsidR="00CB7074">
          <w:t xml:space="preserve"> chức năng:</w:t>
        </w:r>
      </w:ins>
      <w:bookmarkEnd w:id="294"/>
    </w:p>
    <w:p w:rsidR="00CB7074" w:rsidRDefault="00CB7074">
      <w:pPr>
        <w:pStyle w:val="ListParagraph"/>
        <w:numPr>
          <w:ilvl w:val="0"/>
          <w:numId w:val="49"/>
        </w:numPr>
        <w:rPr>
          <w:ins w:id="297" w:author="Minh Đức Lê" w:date="2018-04-06T20:03:00Z"/>
        </w:rPr>
        <w:pPrChange w:id="298" w:author="Minh Đức Lê" w:date="2018-04-06T20:03:00Z">
          <w:pPr>
            <w:pStyle w:val="Heading2"/>
          </w:pPr>
        </w:pPrChange>
      </w:pPr>
      <w:ins w:id="299" w:author="Minh Đức Lê" w:date="2018-04-06T20:02:00Z">
        <w:r w:rsidRPr="00CB7074">
          <w:rPr>
            <w:szCs w:val="28"/>
            <w:rPrChange w:id="300" w:author="Minh Đức Lê" w:date="2018-04-06T20:03:00Z">
              <w:rPr/>
            </w:rPrChange>
          </w:rPr>
          <w:t>Đ</w:t>
        </w:r>
        <w:r w:rsidR="002646FC" w:rsidRPr="00CB7074">
          <w:rPr>
            <w:szCs w:val="28"/>
            <w:rPrChange w:id="301" w:author="Minh Đức Lê" w:date="2018-04-06T20:03:00Z">
              <w:rPr/>
            </w:rPrChange>
          </w:rPr>
          <w:t>ăng nhập</w:t>
        </w:r>
        <w:r w:rsidRPr="00CB7074">
          <w:rPr>
            <w:szCs w:val="28"/>
            <w:rPrChange w:id="302" w:author="Minh Đức Lê" w:date="2018-04-06T20:03:00Z">
              <w:rPr/>
            </w:rPrChange>
          </w:rPr>
          <w:t xml:space="preserve"> </w:t>
        </w:r>
      </w:ins>
    </w:p>
    <w:p w:rsidR="00CB7074" w:rsidRDefault="00CB7074">
      <w:pPr>
        <w:pStyle w:val="ListParagraph"/>
        <w:numPr>
          <w:ilvl w:val="0"/>
          <w:numId w:val="49"/>
        </w:numPr>
        <w:rPr>
          <w:ins w:id="303" w:author="Minh Đức Lê" w:date="2018-04-06T20:03:00Z"/>
        </w:rPr>
        <w:pPrChange w:id="304" w:author="Minh Đức Lê" w:date="2018-04-06T20:03:00Z">
          <w:pPr>
            <w:pStyle w:val="Heading2"/>
          </w:pPr>
        </w:pPrChange>
      </w:pPr>
      <w:ins w:id="305" w:author="Minh Đức Lê" w:date="2018-04-06T20:03:00Z">
        <w:r>
          <w:rPr>
            <w:szCs w:val="28"/>
          </w:rPr>
          <w:t>Tạo tài khoản</w:t>
        </w:r>
      </w:ins>
    </w:p>
    <w:p w:rsidR="00CB7074" w:rsidRDefault="00CB7074">
      <w:pPr>
        <w:pStyle w:val="ListParagraph"/>
        <w:numPr>
          <w:ilvl w:val="0"/>
          <w:numId w:val="49"/>
        </w:numPr>
        <w:rPr>
          <w:ins w:id="306" w:author="Minh Đức Lê" w:date="2018-04-06T20:03:00Z"/>
        </w:rPr>
        <w:pPrChange w:id="307" w:author="Minh Đức Lê" w:date="2018-04-06T20:03:00Z">
          <w:pPr>
            <w:pStyle w:val="Heading2"/>
          </w:pPr>
        </w:pPrChange>
      </w:pPr>
      <w:ins w:id="308" w:author="Minh Đức Lê" w:date="2018-04-06T20:03:00Z">
        <w:r>
          <w:rPr>
            <w:szCs w:val="28"/>
          </w:rPr>
          <w:t>Tìm kiếm</w:t>
        </w:r>
      </w:ins>
    </w:p>
    <w:p w:rsidR="00CB7074" w:rsidRDefault="00CB7074">
      <w:pPr>
        <w:pStyle w:val="ListParagraph"/>
        <w:numPr>
          <w:ilvl w:val="0"/>
          <w:numId w:val="49"/>
        </w:numPr>
        <w:rPr>
          <w:ins w:id="309" w:author="Minh Đức Lê" w:date="2018-04-06T20:03:00Z"/>
        </w:rPr>
        <w:pPrChange w:id="310" w:author="Minh Đức Lê" w:date="2018-04-06T20:04:00Z">
          <w:pPr>
            <w:pStyle w:val="Heading2"/>
          </w:pPr>
        </w:pPrChange>
      </w:pPr>
      <w:ins w:id="311" w:author="Minh Đức Lê" w:date="2018-04-06T20:03:00Z">
        <w:r>
          <w:rPr>
            <w:szCs w:val="28"/>
          </w:rPr>
          <w:t>Xem danh mục</w:t>
        </w:r>
      </w:ins>
    </w:p>
    <w:p w:rsidR="00CB7074" w:rsidRDefault="00CB7074">
      <w:pPr>
        <w:pStyle w:val="ListParagraph"/>
        <w:numPr>
          <w:ilvl w:val="0"/>
          <w:numId w:val="49"/>
        </w:numPr>
        <w:rPr>
          <w:ins w:id="312" w:author="Minh Đức Lê" w:date="2018-04-06T20:04:00Z"/>
        </w:rPr>
        <w:pPrChange w:id="313" w:author="Minh Đức Lê" w:date="2018-04-06T20:04:00Z">
          <w:pPr>
            <w:pStyle w:val="Heading2"/>
          </w:pPr>
        </w:pPrChange>
      </w:pPr>
      <w:ins w:id="314" w:author="Minh Đức Lê" w:date="2018-04-06T20:04:00Z">
        <w:r>
          <w:rPr>
            <w:szCs w:val="28"/>
          </w:rPr>
          <w:t>Xem chi tiết</w:t>
        </w:r>
      </w:ins>
    </w:p>
    <w:p w:rsidR="00CB7074" w:rsidRDefault="00CB7074">
      <w:pPr>
        <w:pStyle w:val="ListParagraph"/>
        <w:numPr>
          <w:ilvl w:val="0"/>
          <w:numId w:val="49"/>
        </w:numPr>
        <w:rPr>
          <w:ins w:id="315" w:author="Minh Đức Lê" w:date="2018-04-06T20:04:00Z"/>
        </w:rPr>
        <w:pPrChange w:id="316" w:author="Minh Đức Lê" w:date="2018-04-06T20:04:00Z">
          <w:pPr>
            <w:pStyle w:val="Heading2"/>
          </w:pPr>
        </w:pPrChange>
      </w:pPr>
      <w:ins w:id="317" w:author="Minh Đức Lê" w:date="2018-04-06T20:04:00Z">
        <w:r>
          <w:rPr>
            <w:szCs w:val="28"/>
          </w:rPr>
          <w:t>Thống kê doanh thu</w:t>
        </w:r>
      </w:ins>
    </w:p>
    <w:p w:rsidR="00CB7074" w:rsidRDefault="00CB7074">
      <w:pPr>
        <w:pStyle w:val="ListParagraph"/>
        <w:numPr>
          <w:ilvl w:val="0"/>
          <w:numId w:val="49"/>
        </w:numPr>
        <w:rPr>
          <w:ins w:id="318" w:author="Minh Đức Lê" w:date="2018-04-06T20:04:00Z"/>
        </w:rPr>
        <w:pPrChange w:id="319" w:author="Minh Đức Lê" w:date="2018-04-06T20:04:00Z">
          <w:pPr>
            <w:pStyle w:val="Heading2"/>
          </w:pPr>
        </w:pPrChange>
      </w:pPr>
      <w:ins w:id="320" w:author="Minh Đức Lê" w:date="2018-04-06T20:04:00Z">
        <w:r>
          <w:rPr>
            <w:szCs w:val="28"/>
          </w:rPr>
          <w:t>Thanh toán</w:t>
        </w:r>
      </w:ins>
    </w:p>
    <w:p w:rsidR="00CB7074" w:rsidRDefault="00CB7074">
      <w:pPr>
        <w:pStyle w:val="ListParagraph"/>
        <w:numPr>
          <w:ilvl w:val="0"/>
          <w:numId w:val="49"/>
        </w:numPr>
        <w:rPr>
          <w:ins w:id="321" w:author="Minh Đức Lê" w:date="2018-04-06T20:04:00Z"/>
        </w:rPr>
        <w:pPrChange w:id="322" w:author="Minh Đức Lê" w:date="2018-04-06T20:04:00Z">
          <w:pPr>
            <w:pStyle w:val="Heading2"/>
          </w:pPr>
        </w:pPrChange>
      </w:pPr>
      <w:ins w:id="323" w:author="Minh Đức Lê" w:date="2018-04-06T20:04:00Z">
        <w:r>
          <w:rPr>
            <w:szCs w:val="28"/>
          </w:rPr>
          <w:t>Thêm giỏ báo</w:t>
        </w:r>
      </w:ins>
    </w:p>
    <w:p w:rsidR="00CB7074" w:rsidRDefault="00CB7074">
      <w:pPr>
        <w:pStyle w:val="ListParagraph"/>
        <w:numPr>
          <w:ilvl w:val="0"/>
          <w:numId w:val="49"/>
        </w:numPr>
        <w:rPr>
          <w:ins w:id="324" w:author="Minh Đức Lê" w:date="2018-04-06T20:04:00Z"/>
        </w:rPr>
        <w:pPrChange w:id="325" w:author="Minh Đức Lê" w:date="2018-04-06T20:04:00Z">
          <w:pPr>
            <w:pStyle w:val="Heading2"/>
          </w:pPr>
        </w:pPrChange>
      </w:pPr>
      <w:ins w:id="326" w:author="Minh Đức Lê" w:date="2018-04-06T20:04:00Z">
        <w:r>
          <w:rPr>
            <w:szCs w:val="28"/>
          </w:rPr>
          <w:t>Xóa giở báo</w:t>
        </w:r>
      </w:ins>
    </w:p>
    <w:p w:rsidR="00CB7074" w:rsidRDefault="00CB7074">
      <w:pPr>
        <w:pStyle w:val="ListParagraph"/>
        <w:numPr>
          <w:ilvl w:val="0"/>
          <w:numId w:val="49"/>
        </w:numPr>
        <w:rPr>
          <w:ins w:id="327" w:author="Minh Đức Lê" w:date="2018-04-06T20:04:00Z"/>
        </w:rPr>
        <w:pPrChange w:id="328" w:author="Minh Đức Lê" w:date="2018-04-06T20:04:00Z">
          <w:pPr>
            <w:pStyle w:val="Heading2"/>
          </w:pPr>
        </w:pPrChange>
      </w:pPr>
      <w:ins w:id="329" w:author="Minh Đức Lê" w:date="2018-04-06T20:04:00Z">
        <w:r>
          <w:rPr>
            <w:szCs w:val="28"/>
          </w:rPr>
          <w:t>Quản lý giỏ báo</w:t>
        </w:r>
      </w:ins>
    </w:p>
    <w:p w:rsidR="00CB7074" w:rsidRDefault="00CB7074">
      <w:pPr>
        <w:pStyle w:val="ListParagraph"/>
        <w:numPr>
          <w:ilvl w:val="0"/>
          <w:numId w:val="49"/>
        </w:numPr>
        <w:rPr>
          <w:ins w:id="330" w:author="Minh Đức Lê" w:date="2018-04-06T20:05:00Z"/>
        </w:rPr>
        <w:pPrChange w:id="331" w:author="Minh Đức Lê" w:date="2018-04-06T20:04:00Z">
          <w:pPr>
            <w:pStyle w:val="Heading2"/>
          </w:pPr>
        </w:pPrChange>
      </w:pPr>
      <w:ins w:id="332" w:author="Minh Đức Lê" w:date="2018-04-06T20:04:00Z">
        <w:r>
          <w:rPr>
            <w:szCs w:val="28"/>
          </w:rPr>
          <w:t>Quản lý khách hàng</w:t>
        </w:r>
      </w:ins>
    </w:p>
    <w:p w:rsidR="00CB7074" w:rsidRDefault="00CB7074">
      <w:pPr>
        <w:pStyle w:val="ListParagraph"/>
        <w:numPr>
          <w:ilvl w:val="0"/>
          <w:numId w:val="49"/>
        </w:numPr>
        <w:rPr>
          <w:ins w:id="333" w:author="Minh Đức Lê" w:date="2018-04-06T20:05:00Z"/>
        </w:rPr>
        <w:pPrChange w:id="334" w:author="Minh Đức Lê" w:date="2018-04-06T20:04:00Z">
          <w:pPr>
            <w:pStyle w:val="Heading2"/>
          </w:pPr>
        </w:pPrChange>
      </w:pPr>
      <w:ins w:id="335" w:author="Minh Đức Lê" w:date="2018-04-06T20:05:00Z">
        <w:r>
          <w:rPr>
            <w:szCs w:val="28"/>
          </w:rPr>
          <w:t>Quản lý đơn hàng</w:t>
        </w:r>
      </w:ins>
    </w:p>
    <w:p w:rsidR="002D3482" w:rsidRDefault="002D3482">
      <w:pPr>
        <w:pStyle w:val="Heading3"/>
        <w:rPr>
          <w:ins w:id="336" w:author="Minh Đức Lê" w:date="2018-04-06T20:06:00Z"/>
        </w:rPr>
        <w:pPrChange w:id="337" w:author="Minh Đức Lê" w:date="2018-04-06T20:05:00Z">
          <w:pPr>
            <w:pStyle w:val="Heading2"/>
          </w:pPr>
        </w:pPrChange>
      </w:pPr>
      <w:bookmarkStart w:id="338" w:name="_Toc510808707"/>
      <w:ins w:id="339" w:author="Minh Đức Lê" w:date="2018-04-06T20:05:00Z">
        <w:r>
          <w:rPr>
            <w:szCs w:val="28"/>
          </w:rPr>
          <w:lastRenderedPageBreak/>
          <w:t>Yêu cầu phi chức năng</w:t>
        </w:r>
      </w:ins>
      <w:bookmarkEnd w:id="338"/>
    </w:p>
    <w:p w:rsidR="002D3482" w:rsidRDefault="00C615BE">
      <w:pPr>
        <w:pStyle w:val="ListParagraph"/>
        <w:numPr>
          <w:ilvl w:val="0"/>
          <w:numId w:val="49"/>
        </w:numPr>
        <w:rPr>
          <w:ins w:id="340" w:author="Minh Đức Lê" w:date="2018-04-06T20:06:00Z"/>
        </w:rPr>
        <w:pPrChange w:id="341" w:author="Minh Đức Lê" w:date="2018-04-06T20:06:00Z">
          <w:pPr>
            <w:pStyle w:val="Heading2"/>
          </w:pPr>
        </w:pPrChange>
      </w:pPr>
      <w:ins w:id="342" w:author="Minh Đức Lê" w:date="2018-04-06T20:06:00Z">
        <w:r>
          <w:t>Trang web đẹp mắt, thâm thiện người dùng</w:t>
        </w:r>
      </w:ins>
    </w:p>
    <w:p w:rsidR="00C615BE" w:rsidRDefault="00C615BE">
      <w:pPr>
        <w:pStyle w:val="ListParagraph"/>
        <w:numPr>
          <w:ilvl w:val="0"/>
          <w:numId w:val="49"/>
        </w:numPr>
        <w:rPr>
          <w:ins w:id="343" w:author="Minh Đức Lê" w:date="2018-04-06T20:07:00Z"/>
        </w:rPr>
        <w:pPrChange w:id="344" w:author="Minh Đức Lê" w:date="2018-04-06T20:06:00Z">
          <w:pPr>
            <w:pStyle w:val="Heading2"/>
          </w:pPr>
        </w:pPrChange>
      </w:pPr>
      <w:ins w:id="345" w:author="Minh Đức Lê" w:date="2018-04-06T20:06:00Z">
        <w:r>
          <w:t>Dễ dàng thao tác</w:t>
        </w:r>
      </w:ins>
      <w:ins w:id="346" w:author="Minh Đức Lê" w:date="2018-04-06T20:07:00Z">
        <w:r>
          <w:t xml:space="preserve"> 1 chức năng ( tầm </w:t>
        </w:r>
      </w:ins>
      <w:ins w:id="347" w:author="Minh Đức Lê" w:date="2018-04-06T20:08:00Z">
        <w:r w:rsidR="009F4C68">
          <w:t>15</w:t>
        </w:r>
      </w:ins>
      <w:ins w:id="348" w:author="Minh Đức Lê" w:date="2018-04-06T20:07:00Z">
        <w:r>
          <w:t xml:space="preserve"> giây 1 thao tác)</w:t>
        </w:r>
      </w:ins>
    </w:p>
    <w:p w:rsidR="00C615BE" w:rsidRDefault="009F4C68">
      <w:pPr>
        <w:pStyle w:val="ListParagraph"/>
        <w:numPr>
          <w:ilvl w:val="0"/>
          <w:numId w:val="49"/>
        </w:numPr>
        <w:rPr>
          <w:ins w:id="349" w:author="Minh Đức Lê" w:date="2018-04-06T20:06:00Z"/>
        </w:rPr>
        <w:pPrChange w:id="350" w:author="Minh Đức Lê" w:date="2018-04-06T20:06:00Z">
          <w:pPr>
            <w:pStyle w:val="Heading2"/>
          </w:pPr>
        </w:pPrChange>
      </w:pPr>
      <w:ins w:id="351" w:author="Minh Đức Lê" w:date="2018-04-06T20:08:00Z">
        <w:r>
          <w:t>Trang quản lý rõ ràng, dễ dàng tìm kiếm và xử lý dữ liệu trong vòng 10 giây</w:t>
        </w:r>
      </w:ins>
    </w:p>
    <w:p w:rsidR="00C615BE" w:rsidRPr="002D3482" w:rsidRDefault="00C615BE">
      <w:pPr>
        <w:ind w:firstLine="0"/>
        <w:rPr>
          <w:ins w:id="352" w:author="Minh Đức Lê" w:date="2018-04-06T20:05:00Z"/>
          <w:rPrChange w:id="353" w:author="Minh Đức Lê" w:date="2018-04-06T20:06:00Z">
            <w:rPr>
              <w:ins w:id="354" w:author="Minh Đức Lê" w:date="2018-04-06T20:05:00Z"/>
            </w:rPr>
          </w:rPrChange>
        </w:rPr>
        <w:pPrChange w:id="355" w:author="Minh Đức Lê" w:date="2018-04-06T20:07:00Z">
          <w:pPr>
            <w:pStyle w:val="Heading2"/>
          </w:pPr>
        </w:pPrChange>
      </w:pPr>
    </w:p>
    <w:p w:rsidR="002646FC" w:rsidRPr="002646FC" w:rsidDel="00CB7074" w:rsidRDefault="002646FC">
      <w:pPr>
        <w:pStyle w:val="ListParagraph"/>
        <w:numPr>
          <w:ilvl w:val="0"/>
          <w:numId w:val="49"/>
        </w:numPr>
        <w:rPr>
          <w:del w:id="356" w:author="Minh Đức Lê" w:date="2018-04-06T20:05:00Z"/>
          <w:rPrChange w:id="357" w:author="Minh Đức Lê" w:date="2018-04-06T20:01:00Z">
            <w:rPr>
              <w:del w:id="358" w:author="Minh Đức Lê" w:date="2018-04-06T20:05:00Z"/>
            </w:rPr>
          </w:rPrChange>
        </w:rPr>
        <w:pPrChange w:id="359" w:author="Minh Đức Lê" w:date="2018-04-06T20:03:00Z">
          <w:pPr>
            <w:pStyle w:val="Heading2"/>
          </w:pPr>
        </w:pPrChange>
      </w:pPr>
    </w:p>
    <w:p w:rsidR="00A65EB7" w:rsidRPr="004563FE" w:rsidDel="002646FC" w:rsidRDefault="000119D1" w:rsidP="00BC2CA7">
      <w:pPr>
        <w:rPr>
          <w:del w:id="360" w:author="Minh Đức Lê" w:date="2018-04-06T20:01:00Z"/>
        </w:rPr>
      </w:pPr>
      <w:del w:id="361" w:author="Minh Đức Lê" w:date="2018-04-06T20:01:00Z">
        <w:r w:rsidDel="002646FC">
          <w:delText xml:space="preserve">Phần này ghi nhận và mô tả lại hệ thống sau khi thu thập thông tin, thu nhận yêu cầu. </w:delText>
        </w:r>
      </w:del>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362" w:name="_Toc510808708"/>
      <w:bookmarkEnd w:id="2"/>
      <w:r>
        <w:lastRenderedPageBreak/>
        <w:t>: CƠ SỞ LÝ THUYẾT</w:t>
      </w:r>
      <w:bookmarkEnd w:id="362"/>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363" w:name="_Toc510808709"/>
      <w:r>
        <w:t>Hướng dẫn sử dụng mẫu đồ án tốt nghiệp</w:t>
      </w:r>
      <w:r w:rsidR="00832E9E">
        <w:t xml:space="preserve"> (</w:t>
      </w:r>
      <w:bookmarkStart w:id="364" w:name="_Toc169424240"/>
      <w:r w:rsidR="00832E9E">
        <w:t>Tiêu đề mục</w:t>
      </w:r>
      <w:bookmarkEnd w:id="364"/>
      <w:r w:rsidR="00832E9E">
        <w:t xml:space="preserve"> – Style Heading 2)</w:t>
      </w:r>
      <w:bookmarkEnd w:id="363"/>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59pt" o:ole="">
            <v:imagedata r:id="rId11" o:title=""/>
          </v:shape>
          <o:OLEObject Type="Embed" ProgID="PBrush" ShapeID="_x0000_i1025" DrawAspect="Content" ObjectID="_1584687258"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4687259" r:id="rId14"/>
        </w:object>
      </w:r>
    </w:p>
    <w:p w:rsidR="00991BC2" w:rsidRDefault="00EE7DCC" w:rsidP="00EE7DCC">
      <w:pPr>
        <w:pStyle w:val="Caption"/>
      </w:pPr>
      <w:bookmarkStart w:id="365" w:name="_Toc502784479"/>
      <w:r>
        <w:t xml:space="preserve">Hình  </w:t>
      </w:r>
      <w:r w:rsidR="008536F5">
        <w:fldChar w:fldCharType="begin"/>
      </w:r>
      <w:r w:rsidR="008536F5">
        <w:instrText xml:space="preserve"> STYLEREF 1 \s </w:instrText>
      </w:r>
      <w:r w:rsidR="008536F5">
        <w:fldChar w:fldCharType="separate"/>
      </w:r>
      <w:r>
        <w:rPr>
          <w:noProof/>
        </w:rPr>
        <w:t>2</w:t>
      </w:r>
      <w:r w:rsidR="008536F5">
        <w:rPr>
          <w:noProof/>
        </w:rPr>
        <w:fldChar w:fldCharType="end"/>
      </w:r>
      <w:r>
        <w:noBreakHyphen/>
      </w:r>
      <w:r w:rsidR="008536F5">
        <w:fldChar w:fldCharType="begin"/>
      </w:r>
      <w:r w:rsidR="008536F5">
        <w:instrText xml:space="preserve"> SEQ Hình_ \* ARABIC \s 1 </w:instrText>
      </w:r>
      <w:r w:rsidR="008536F5">
        <w:fldChar w:fldCharType="separate"/>
      </w:r>
      <w:r>
        <w:rPr>
          <w:noProof/>
        </w:rPr>
        <w:t>1</w:t>
      </w:r>
      <w:r w:rsidR="008536F5">
        <w:rPr>
          <w:noProof/>
        </w:rPr>
        <w:fldChar w:fldCharType="end"/>
      </w:r>
      <w:r>
        <w:t xml:space="preserve"> Thao tác cập nhật mục lục</w:t>
      </w:r>
      <w:bookmarkEnd w:id="365"/>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366" w:name="_Toc510808710"/>
      <w:r>
        <w:t>Cách chèn nhãn cho bảng biểu</w:t>
      </w:r>
      <w:r w:rsidR="008C2D3B">
        <w:t xml:space="preserve"> và hình vẽ</w:t>
      </w:r>
      <w:bookmarkEnd w:id="366"/>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0.25pt;height:318.75pt" o:ole="">
            <v:imagedata r:id="rId15" o:title=""/>
          </v:shape>
          <o:OLEObject Type="Embed" ProgID="PBrush" ShapeID="_x0000_i1027" DrawAspect="Content" ObjectID="_1584687260" r:id="rId16"/>
        </w:object>
      </w:r>
    </w:p>
    <w:p w:rsidR="00CB3A4E" w:rsidRDefault="00EE7DCC" w:rsidP="00EE7DCC">
      <w:pPr>
        <w:pStyle w:val="Caption"/>
      </w:pPr>
      <w:bookmarkStart w:id="367" w:name="_Toc502784480"/>
      <w:r>
        <w:t xml:space="preserve">Hình  </w:t>
      </w:r>
      <w:r w:rsidR="008536F5">
        <w:fldChar w:fldCharType="begin"/>
      </w:r>
      <w:r w:rsidR="008536F5">
        <w:instrText xml:space="preserve"> STYLEREF 1 \s </w:instrText>
      </w:r>
      <w:r w:rsidR="008536F5">
        <w:fldChar w:fldCharType="separate"/>
      </w:r>
      <w:r>
        <w:rPr>
          <w:noProof/>
        </w:rPr>
        <w:t>2</w:t>
      </w:r>
      <w:r w:rsidR="008536F5">
        <w:rPr>
          <w:noProof/>
        </w:rPr>
        <w:fldChar w:fldCharType="end"/>
      </w:r>
      <w:r>
        <w:noBreakHyphen/>
      </w:r>
      <w:r w:rsidR="008536F5">
        <w:fldChar w:fldCharType="begin"/>
      </w:r>
      <w:r w:rsidR="008536F5">
        <w:instrText xml:space="preserve"> SEQ Hình_ \* ARABIC \s 1 </w:instrText>
      </w:r>
      <w:r w:rsidR="008536F5">
        <w:fldChar w:fldCharType="separate"/>
      </w:r>
      <w:r>
        <w:rPr>
          <w:noProof/>
        </w:rPr>
        <w:t>2</w:t>
      </w:r>
      <w:r w:rsidR="008536F5">
        <w:rPr>
          <w:noProof/>
        </w:rPr>
        <w:fldChar w:fldCharType="end"/>
      </w:r>
      <w:r>
        <w:t xml:space="preserve"> Cách chèn nhãn cho hình</w:t>
      </w:r>
      <w:bookmarkEnd w:id="367"/>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4687261" r:id="rId18"/>
        </w:object>
      </w:r>
    </w:p>
    <w:p w:rsidR="00CB3A4E" w:rsidRDefault="00EE7DCC" w:rsidP="00EE7DCC">
      <w:pPr>
        <w:pStyle w:val="Caption"/>
      </w:pPr>
      <w:bookmarkStart w:id="368" w:name="_Toc502784481"/>
      <w:r>
        <w:t xml:space="preserve">Hình  </w:t>
      </w:r>
      <w:r w:rsidR="008536F5">
        <w:fldChar w:fldCharType="begin"/>
      </w:r>
      <w:r w:rsidR="008536F5">
        <w:instrText xml:space="preserve"> STYLEREF 1 \s </w:instrText>
      </w:r>
      <w:r w:rsidR="008536F5">
        <w:fldChar w:fldCharType="separate"/>
      </w:r>
      <w:r>
        <w:rPr>
          <w:noProof/>
        </w:rPr>
        <w:t>2</w:t>
      </w:r>
      <w:r w:rsidR="008536F5">
        <w:rPr>
          <w:noProof/>
        </w:rPr>
        <w:fldChar w:fldCharType="end"/>
      </w:r>
      <w:r>
        <w:noBreakHyphen/>
      </w:r>
      <w:r w:rsidR="008536F5">
        <w:fldChar w:fldCharType="begin"/>
      </w:r>
      <w:r w:rsidR="008536F5">
        <w:instrText xml:space="preserve"> SEQ Hình_ \* ARABIC \s 1 </w:instrText>
      </w:r>
      <w:r w:rsidR="008536F5">
        <w:fldChar w:fldCharType="separate"/>
      </w:r>
      <w:r>
        <w:rPr>
          <w:noProof/>
        </w:rPr>
        <w:t>3</w:t>
      </w:r>
      <w:r w:rsidR="008536F5">
        <w:rPr>
          <w:noProof/>
        </w:rPr>
        <w:fldChar w:fldCharType="end"/>
      </w:r>
      <w:r w:rsidRPr="00EE7DCC">
        <w:t xml:space="preserve"> </w:t>
      </w:r>
      <w:r>
        <w:t>Cách tạo một nhãn mới</w:t>
      </w:r>
      <w:bookmarkEnd w:id="368"/>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4687262" r:id="rId20"/>
        </w:object>
      </w:r>
    </w:p>
    <w:p w:rsidR="005A01C8" w:rsidRDefault="00EE7DCC" w:rsidP="00EE7DCC">
      <w:pPr>
        <w:pStyle w:val="Caption"/>
      </w:pPr>
      <w:bookmarkStart w:id="369" w:name="_Toc502784482"/>
      <w:r>
        <w:t xml:space="preserve">Hình  </w:t>
      </w:r>
      <w:r w:rsidR="008536F5">
        <w:fldChar w:fldCharType="begin"/>
      </w:r>
      <w:r w:rsidR="008536F5">
        <w:instrText xml:space="preserve"> STYLEREF 1 \s </w:instrText>
      </w:r>
      <w:r w:rsidR="008536F5">
        <w:fldChar w:fldCharType="separate"/>
      </w:r>
      <w:r>
        <w:rPr>
          <w:noProof/>
        </w:rPr>
        <w:t>2</w:t>
      </w:r>
      <w:r w:rsidR="008536F5">
        <w:rPr>
          <w:noProof/>
        </w:rPr>
        <w:fldChar w:fldCharType="end"/>
      </w:r>
      <w:r>
        <w:noBreakHyphen/>
      </w:r>
      <w:r w:rsidR="008536F5">
        <w:fldChar w:fldCharType="begin"/>
      </w:r>
      <w:r w:rsidR="008536F5">
        <w:instrText xml:space="preserve"> SEQ Hình_ \* ARABIC \s 1 </w:instrText>
      </w:r>
      <w:r w:rsidR="008536F5">
        <w:fldChar w:fldCharType="separate"/>
      </w:r>
      <w:r>
        <w:rPr>
          <w:noProof/>
        </w:rPr>
        <w:t>4</w:t>
      </w:r>
      <w:r w:rsidR="008536F5">
        <w:rPr>
          <w:noProof/>
        </w:rPr>
        <w:fldChar w:fldCharType="end"/>
      </w:r>
      <w:r w:rsidR="00914C28">
        <w:t xml:space="preserve"> Cách tham chiếu đến một nhãn</w:t>
      </w:r>
      <w:bookmarkEnd w:id="369"/>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370" w:name="_Toc502784483"/>
      <w:bookmarkStart w:id="371" w:name="_Toc169424241"/>
      <w:r>
        <w:t xml:space="preserve">Bảng </w:t>
      </w:r>
      <w:r w:rsidR="008536F5">
        <w:fldChar w:fldCharType="begin"/>
      </w:r>
      <w:r w:rsidR="008536F5">
        <w:instrText xml:space="preserve"> STYLEREF 1 \s </w:instrText>
      </w:r>
      <w:r w:rsidR="008536F5">
        <w:fldChar w:fldCharType="separate"/>
      </w:r>
      <w:r>
        <w:rPr>
          <w:noProof/>
        </w:rPr>
        <w:t>2</w:t>
      </w:r>
      <w:r w:rsidR="008536F5">
        <w:rPr>
          <w:noProof/>
        </w:rPr>
        <w:fldChar w:fldCharType="end"/>
      </w:r>
      <w:r>
        <w:noBreakHyphen/>
      </w:r>
      <w:r w:rsidR="008536F5">
        <w:fldChar w:fldCharType="begin"/>
      </w:r>
      <w:r w:rsidR="008536F5">
        <w:instrText xml:space="preserve"> SEQ Bảng \* ARABIC \s 1 </w:instrText>
      </w:r>
      <w:r w:rsidR="008536F5">
        <w:fldChar w:fldCharType="separate"/>
      </w:r>
      <w:r>
        <w:rPr>
          <w:noProof/>
        </w:rPr>
        <w:t>1</w:t>
      </w:r>
      <w:r w:rsidR="008536F5">
        <w:rPr>
          <w:noProof/>
        </w:rPr>
        <w:fldChar w:fldCharType="end"/>
      </w:r>
      <w:r>
        <w:t xml:space="preserve"> Tên bảng</w:t>
      </w:r>
      <w:bookmarkEnd w:id="370"/>
    </w:p>
    <w:p w:rsidR="00A64047" w:rsidRDefault="00A64047" w:rsidP="005A01C8">
      <w:pPr>
        <w:pStyle w:val="Caption"/>
      </w:pPr>
    </w:p>
    <w:p w:rsidR="00A16910" w:rsidRPr="00A16910" w:rsidRDefault="00A33BF0" w:rsidP="00511C02">
      <w:pPr>
        <w:pStyle w:val="Heading3"/>
      </w:pPr>
      <w:bookmarkStart w:id="372" w:name="_Toc510808711"/>
      <w:bookmarkEnd w:id="371"/>
      <w:r>
        <w:t>H</w:t>
      </w:r>
      <w:r w:rsidR="003C1390">
        <w:t>ướng dẫn chèn công thức và nhãn</w:t>
      </w:r>
      <w:bookmarkEnd w:id="3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4687263" r:id="rId22"/>
              </w:object>
            </w:r>
          </w:p>
        </w:tc>
        <w:tc>
          <w:tcPr>
            <w:tcW w:w="765" w:type="dxa"/>
          </w:tcPr>
          <w:p w:rsidR="000968D4" w:rsidRDefault="000968D4" w:rsidP="000968D4">
            <w:pPr>
              <w:keepNext/>
              <w:spacing w:before="60" w:beforeAutospacing="0" w:after="0" w:afterAutospacing="0" w:line="240" w:lineRule="auto"/>
              <w:ind w:firstLine="0"/>
              <w:jc w:val="right"/>
            </w:pPr>
            <w:bookmarkStart w:id="373" w:name="_Ref262309719"/>
            <w:r>
              <w:t>(</w:t>
            </w:r>
            <w:r w:rsidR="008536F5">
              <w:fldChar w:fldCharType="begin"/>
            </w:r>
            <w:r w:rsidR="008536F5">
              <w:instrText xml:space="preserve"> STYLEREF 1 \s </w:instrText>
            </w:r>
            <w:r w:rsidR="008536F5">
              <w:fldChar w:fldCharType="separate"/>
            </w:r>
            <w:r w:rsidR="0066625C">
              <w:rPr>
                <w:noProof/>
              </w:rPr>
              <w:t>1</w:t>
            </w:r>
            <w:r w:rsidR="008536F5">
              <w:rPr>
                <w:noProof/>
              </w:rPr>
              <w:fldChar w:fldCharType="end"/>
            </w:r>
            <w:r>
              <w:t>.</w:t>
            </w:r>
            <w:r w:rsidR="008536F5">
              <w:fldChar w:fldCharType="begin"/>
            </w:r>
            <w:r w:rsidR="008536F5">
              <w:instrText xml:space="preserve"> SEQ Công_thức \* ARABIC \s 1 </w:instrText>
            </w:r>
            <w:r w:rsidR="008536F5">
              <w:fldChar w:fldCharType="separate"/>
            </w:r>
            <w:r w:rsidR="0066625C">
              <w:rPr>
                <w:noProof/>
              </w:rPr>
              <w:t>1</w:t>
            </w:r>
            <w:r w:rsidR="008536F5">
              <w:rPr>
                <w:noProof/>
              </w:rPr>
              <w:fldChar w:fldCharType="end"/>
            </w:r>
            <w:r>
              <w:t>)</w:t>
            </w:r>
            <w:bookmarkEnd w:id="373"/>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E82404">
      <w:pPr>
        <w:pStyle w:val="Heading2"/>
        <w:rPr>
          <w:ins w:id="374" w:author="Minh Đức Lê" w:date="2018-04-08T08:38:00Z"/>
          <w:lang w:val="vi-VN"/>
        </w:rPr>
        <w:pPrChange w:id="375" w:author="Minh Đức Lê" w:date="2018-04-08T08:38:00Z">
          <w:pPr/>
        </w:pPrChange>
      </w:pPr>
      <w:ins w:id="376" w:author="Minh Đức Lê" w:date="2018-04-08T08:38:00Z">
        <w:r>
          <w:rPr>
            <w:lang w:val="vi-VN"/>
          </w:rPr>
          <w:t>Ngôn ngữ lập trình JAVA</w:t>
        </w:r>
      </w:ins>
    </w:p>
    <w:p w:rsidR="00E82404" w:rsidRDefault="00E82404">
      <w:pPr>
        <w:rPr>
          <w:ins w:id="377" w:author="Minh Đức Lê" w:date="2018-04-08T08:38:00Z"/>
          <w:lang w:val="vi-VN"/>
        </w:rPr>
      </w:pPr>
    </w:p>
    <w:p w:rsidR="00E82404" w:rsidRDefault="00E82404">
      <w:pPr>
        <w:rPr>
          <w:ins w:id="378" w:author="Minh Đức Lê" w:date="2018-04-08T08:42:00Z"/>
          <w:lang w:val="vi-VN"/>
        </w:rPr>
      </w:pPr>
      <w:ins w:id="379" w:author="Minh Đức Lê" w:date="2018-04-08T08:39:00Z">
        <w:r>
          <w:rPr>
            <w:lang w:val="vi-VN"/>
          </w:rPr>
          <w:t>Là  một ngôn ng</w:t>
        </w:r>
        <w:r w:rsidR="00B92511">
          <w:rPr>
            <w:lang w:val="vi-VN"/>
          </w:rPr>
          <w:t>ữ  hoàn to</w:t>
        </w:r>
      </w:ins>
      <w:ins w:id="380" w:author="Minh Đức Lê" w:date="2018-04-08T08:40:00Z">
        <w:r w:rsidR="00B92511">
          <w:rPr>
            <w:lang w:val="vi-VN"/>
          </w:rPr>
          <w:t>àn hướng đối tượng. Ngôn ngữ đa nền cho phép một chương trình có thể thực thi trên các hệ điều hành khác nhau (MS Windows, UNIS, Linux)</w:t>
        </w:r>
      </w:ins>
      <w:ins w:id="381" w:author="Minh Đức Lê" w:date="2018-04-08T08:41:00Z">
        <w:r w:rsidR="00B92511">
          <w:rPr>
            <w:lang w:val="vi-VN"/>
          </w:rPr>
          <w:t xml:space="preserve"> mà không phải biên dịch lại chương trình. Phương châm của java là “Viết một lần, </w:t>
        </w:r>
      </w:ins>
      <w:ins w:id="382" w:author="Minh Đức Lê" w:date="2018-04-08T08:42:00Z">
        <w:r w:rsidR="00B92511">
          <w:rPr>
            <w:lang w:val="vi-VN"/>
          </w:rPr>
          <w:t>chạy trên nhiều nền “ (Write Once, Run Anywhere).</w:t>
        </w:r>
      </w:ins>
    </w:p>
    <w:p w:rsidR="00B92511" w:rsidRDefault="00B92511">
      <w:pPr>
        <w:rPr>
          <w:ins w:id="383" w:author="Minh Đức Lê" w:date="2018-04-08T08:42:00Z"/>
          <w:lang w:val="vi-VN"/>
        </w:rPr>
      </w:pPr>
    </w:p>
    <w:p w:rsidR="00B92511" w:rsidRDefault="00B92511">
      <w:pPr>
        <w:rPr>
          <w:ins w:id="384" w:author="Minh Đức Lê" w:date="2018-04-08T08:44:00Z"/>
          <w:lang w:val="vi-VN"/>
        </w:rPr>
      </w:pPr>
      <w:ins w:id="385" w:author="Minh Đức Lê" w:date="2018-04-08T08:42:00Z">
        <w:r>
          <w:rPr>
            <w:lang w:val="vi-VN"/>
          </w:rPr>
          <w:t xml:space="preserve">Ngôn ngữ đa luồng, cho phép </w:t>
        </w:r>
      </w:ins>
      <w:ins w:id="386" w:author="Minh Đức Lê" w:date="2018-04-08T08:43:00Z">
        <w:r>
          <w:rPr>
            <w:lang w:val="vi-VN"/>
          </w:rPr>
          <w:t xml:space="preserve">trong một chương trình có thể có nhiều luồng điều khiển được thực thi song song nhau, rất hữu </w:t>
        </w:r>
      </w:ins>
      <w:ins w:id="387" w:author="Minh Đức Lê" w:date="2018-04-08T08:44:00Z">
        <w:r>
          <w:rPr>
            <w:lang w:val="vi-VN"/>
          </w:rPr>
          <w:t>ích cho các xử lý song song.</w:t>
        </w:r>
      </w:ins>
    </w:p>
    <w:p w:rsidR="00B92511" w:rsidRDefault="00B92511">
      <w:pPr>
        <w:rPr>
          <w:ins w:id="388" w:author="Minh Đức Lê" w:date="2018-04-08T08:44:00Z"/>
          <w:lang w:val="vi-VN"/>
        </w:rPr>
      </w:pPr>
    </w:p>
    <w:p w:rsidR="00B92511" w:rsidRDefault="00B92511">
      <w:pPr>
        <w:rPr>
          <w:ins w:id="389" w:author="Minh Đức Lê" w:date="2018-04-08T08:46:00Z"/>
          <w:lang w:val="vi-VN"/>
        </w:rPr>
      </w:pPr>
      <w:ins w:id="390" w:author="Minh Đức Lê" w:date="2018-04-08T08:44:00Z">
        <w:r>
          <w:rPr>
            <w:lang w:val="vi-VN"/>
          </w:rPr>
          <w:t xml:space="preserve">Ngôn ngữ phân tán, cho phép trong các đối tượng của một </w:t>
        </w:r>
      </w:ins>
      <w:ins w:id="391" w:author="Minh Đức Lê" w:date="2018-04-08T08:45:00Z">
        <w:r>
          <w:rPr>
            <w:lang w:val="vi-VN"/>
          </w:rPr>
          <w:t>ứng dụng được phân bố và thực thi trên các máy tính kh</w:t>
        </w:r>
      </w:ins>
      <w:ins w:id="392" w:author="Minh Đức Lê" w:date="2018-04-08T08:46:00Z">
        <w:r>
          <w:rPr>
            <w:lang w:val="vi-VN"/>
          </w:rPr>
          <w:t>ác nhau.</w:t>
        </w:r>
      </w:ins>
    </w:p>
    <w:p w:rsidR="00B92511" w:rsidRDefault="00B92511">
      <w:pPr>
        <w:rPr>
          <w:ins w:id="393" w:author="Minh Đức Lê" w:date="2018-04-08T08:47:00Z"/>
          <w:lang w:val="vi-VN"/>
        </w:rPr>
      </w:pPr>
    </w:p>
    <w:p w:rsidR="00B92511" w:rsidRDefault="00B92511">
      <w:pPr>
        <w:rPr>
          <w:ins w:id="394" w:author="Minh Đức Lê" w:date="2018-04-08T08:48:00Z"/>
          <w:lang w:val="vi-VN"/>
        </w:rPr>
      </w:pPr>
      <w:ins w:id="395" w:author="Minh Đức Lê" w:date="2018-04-08T08:47:00Z">
        <w:r>
          <w:rPr>
            <w:lang w:val="vi-VN"/>
          </w:rPr>
          <w:t>Ngôn ngữ động, cho phép mã lệnh của một chương trình được tải từ một m</w:t>
        </w:r>
      </w:ins>
      <w:ins w:id="396" w:author="Minh Đức Lê" w:date="2018-04-08T08:48:00Z">
        <w:r>
          <w:rPr>
            <w:lang w:val="vi-VN"/>
          </w:rPr>
          <w:t>áy tính về máy của người yêu cầu thực thi chương trình.</w:t>
        </w:r>
      </w:ins>
    </w:p>
    <w:p w:rsidR="00B92511" w:rsidRDefault="00B92511">
      <w:pPr>
        <w:rPr>
          <w:ins w:id="397" w:author="Minh Đức Lê" w:date="2018-04-08T08:48:00Z"/>
          <w:lang w:val="vi-VN"/>
        </w:rPr>
      </w:pPr>
    </w:p>
    <w:p w:rsidR="00B92511" w:rsidRDefault="00B92511">
      <w:pPr>
        <w:rPr>
          <w:ins w:id="398" w:author="Minh Đức Lê" w:date="2018-04-08T08:50:00Z"/>
          <w:lang w:val="vi-VN"/>
        </w:rPr>
      </w:pPr>
      <w:ins w:id="399" w:author="Minh Đức Lê" w:date="2018-04-08T08:49:00Z">
        <w:r>
          <w:rPr>
            <w:lang w:val="vi-VN"/>
          </w:rPr>
          <w:t xml:space="preserve">Ngôn ngữ an toàn, tất cả các thao tác truy xuất vào các thiết bị vào ra đều được thực hiện trên máy ảo </w:t>
        </w:r>
      </w:ins>
      <w:ins w:id="400" w:author="Minh Đức Lê" w:date="2018-04-08T08:50:00Z">
        <w:r w:rsidR="00E06F79">
          <w:rPr>
            <w:lang w:val="vi-VN"/>
          </w:rPr>
          <w:t>nhờ đó hạn chế các thao tác ngủy hiểm cho máy tính thật.</w:t>
        </w:r>
      </w:ins>
    </w:p>
    <w:p w:rsidR="008E7C76" w:rsidRDefault="008E7C76">
      <w:pPr>
        <w:rPr>
          <w:ins w:id="401" w:author="Minh Đức Lê" w:date="2018-04-08T08:50:00Z"/>
          <w:lang w:val="vi-VN"/>
        </w:rPr>
      </w:pPr>
    </w:p>
    <w:p w:rsidR="008E7C76" w:rsidRDefault="008E7C76">
      <w:pPr>
        <w:pStyle w:val="Heading2"/>
        <w:rPr>
          <w:ins w:id="402" w:author="Minh Đức Lê" w:date="2018-04-08T08:51:00Z"/>
          <w:lang w:val="vi-VN"/>
        </w:rPr>
        <w:pPrChange w:id="403" w:author="Minh Đức Lê" w:date="2018-04-08T08:51:00Z">
          <w:pPr/>
        </w:pPrChange>
      </w:pPr>
      <w:ins w:id="404" w:author="Minh Đức Lê" w:date="2018-04-08T08:51:00Z">
        <w:r>
          <w:rPr>
            <w:lang w:val="vi-VN"/>
          </w:rPr>
          <w:t>Kết nồi JDBC</w:t>
        </w:r>
      </w:ins>
    </w:p>
    <w:p w:rsidR="008E7C76" w:rsidRDefault="008E7C76">
      <w:pPr>
        <w:rPr>
          <w:ins w:id="405" w:author="Minh Đức Lê" w:date="2018-04-08T08:51:00Z"/>
          <w:lang w:val="vi-VN"/>
        </w:rPr>
      </w:pPr>
    </w:p>
    <w:p w:rsidR="008E7C76" w:rsidRDefault="00F361C4">
      <w:pPr>
        <w:rPr>
          <w:ins w:id="406" w:author="Minh Đức Lê" w:date="2018-04-08T08:52:00Z"/>
        </w:rPr>
      </w:pPr>
      <w:ins w:id="407" w:author="Minh Đức Lê" w:date="2018-04-08T08:56:00Z">
        <w:r w:rsidRPr="00F361C4">
          <w:rPr>
            <w:b/>
            <w:bCs/>
          </w:rPr>
          <w:t>JDBC</w:t>
        </w:r>
        <w:r w:rsidRPr="00F361C4">
          <w:t> (Java Database Connectivity) là một API tiêu chuẩn dùng để tương tác với các loại cơ sở dữ liệu quan hệ. </w:t>
        </w:r>
        <w:r w:rsidRPr="00F361C4">
          <w:rPr>
            <w:b/>
            <w:bCs/>
          </w:rPr>
          <w:t>JDBC</w:t>
        </w:r>
        <w:r w:rsidRPr="00F361C4">
          <w:t> có một tập hợp các class và các Interface dùng cho ứng dụng </w:t>
        </w:r>
        <w:r w:rsidRPr="00F361C4">
          <w:rPr>
            <w:b/>
            <w:bCs/>
          </w:rPr>
          <w:t>Java</w:t>
        </w:r>
        <w:r w:rsidRPr="00F361C4">
          <w:t> có thể nói chuyện với các cơ sở dữ liệu.</w:t>
        </w:r>
      </w:ins>
    </w:p>
    <w:p w:rsidR="008E7C76" w:rsidRDefault="008E7C76">
      <w:pPr>
        <w:rPr>
          <w:ins w:id="408" w:author="Minh Đức Lê" w:date="2018-04-08T08:56:00Z"/>
          <w:lang w:val="vi-VN"/>
        </w:rPr>
      </w:pPr>
      <w:ins w:id="409" w:author="Minh Đức Lê" w:date="2018-04-08T08:53:00Z">
        <w:r>
          <w:rPr>
            <w:noProof/>
          </w:rPr>
          <w:drawing>
            <wp:inline distT="0" distB="0" distL="0" distR="0">
              <wp:extent cx="4505960" cy="1931035"/>
              <wp:effectExtent l="0" t="0" r="0" b="0"/>
              <wp:docPr id="42"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iettuts.vn/images/java/java-jdbc/java-jdb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60" cy="1931035"/>
                      </a:xfrm>
                      <a:prstGeom prst="rect">
                        <a:avLst/>
                      </a:prstGeom>
                      <a:noFill/>
                      <a:ln>
                        <a:noFill/>
                      </a:ln>
                    </pic:spPr>
                  </pic:pic>
                </a:graphicData>
              </a:graphic>
            </wp:inline>
          </w:drawing>
        </w:r>
      </w:ins>
    </w:p>
    <w:p w:rsidR="00F361C4" w:rsidRDefault="00F361C4">
      <w:pPr>
        <w:rPr>
          <w:ins w:id="410" w:author="Minh Đức Lê" w:date="2018-04-08T08:57:00Z"/>
          <w:lang w:val="vi-VN"/>
        </w:rPr>
      </w:pPr>
    </w:p>
    <w:p w:rsidR="00F361C4" w:rsidRDefault="00F361C4">
      <w:pPr>
        <w:rPr>
          <w:ins w:id="411" w:author="Minh Đức Lê" w:date="2018-04-08T08:57:00Z"/>
          <w:lang w:val="vi-VN"/>
        </w:rPr>
      </w:pPr>
    </w:p>
    <w:p w:rsidR="00F361C4" w:rsidRPr="00F361C4" w:rsidRDefault="00F361C4" w:rsidP="00F361C4">
      <w:pPr>
        <w:rPr>
          <w:ins w:id="412" w:author="Minh Đức Lê" w:date="2018-04-08T08:57:00Z"/>
        </w:rPr>
      </w:pPr>
      <w:ins w:id="413" w:author="Minh Đức Lê" w:date="2018-04-08T08:57:00Z">
        <w:r w:rsidRPr="00F361C4">
          <w:t>Các thành phần của JDBC Api về cơ bản bao gồm:</w:t>
        </w:r>
      </w:ins>
    </w:p>
    <w:p w:rsidR="00F361C4" w:rsidRPr="00F361C4" w:rsidRDefault="00F361C4">
      <w:pPr>
        <w:pStyle w:val="Heading3"/>
        <w:rPr>
          <w:ins w:id="414" w:author="Minh Đức Lê" w:date="2018-04-08T08:57:00Z"/>
        </w:rPr>
        <w:pPrChange w:id="415" w:author="Minh Đức Lê" w:date="2018-04-08T08:57:00Z">
          <w:pPr>
            <w:numPr>
              <w:numId w:val="50"/>
            </w:numPr>
            <w:tabs>
              <w:tab w:val="num" w:pos="720"/>
            </w:tabs>
            <w:ind w:left="720" w:hanging="360"/>
          </w:pPr>
        </w:pPrChange>
      </w:pPr>
      <w:ins w:id="416" w:author="Minh Đức Lê" w:date="2018-04-08T08:57:00Z">
        <w:r w:rsidRPr="00F361C4">
          <w:t>DriverManager:</w:t>
        </w:r>
      </w:ins>
    </w:p>
    <w:p w:rsidR="00F361C4" w:rsidRPr="00F361C4" w:rsidRDefault="00F361C4" w:rsidP="00F361C4">
      <w:pPr>
        <w:numPr>
          <w:ilvl w:val="1"/>
          <w:numId w:val="50"/>
        </w:numPr>
        <w:rPr>
          <w:ins w:id="417" w:author="Minh Đức Lê" w:date="2018-04-08T08:57:00Z"/>
        </w:rPr>
      </w:pPr>
      <w:ins w:id="418" w:author="Minh Đức Lê" w:date="2018-04-08T08:57:00Z">
        <w:r w:rsidRPr="00F361C4">
          <w:t>Là một class, nó dùng để quản lý danh sách các </w:t>
        </w:r>
        <w:r w:rsidRPr="00F361C4">
          <w:rPr>
            <w:b/>
            <w:bCs/>
          </w:rPr>
          <w:t>Driver </w:t>
        </w:r>
        <w:r w:rsidRPr="00F361C4">
          <w:t>(database drivers). </w:t>
        </w:r>
      </w:ins>
    </w:p>
    <w:p w:rsidR="00F361C4" w:rsidRPr="00F361C4" w:rsidRDefault="00F361C4">
      <w:pPr>
        <w:pStyle w:val="Heading3"/>
        <w:rPr>
          <w:ins w:id="419" w:author="Minh Đức Lê" w:date="2018-04-08T08:57:00Z"/>
        </w:rPr>
        <w:pPrChange w:id="420" w:author="Minh Đức Lê" w:date="2018-04-08T08:57:00Z">
          <w:pPr>
            <w:numPr>
              <w:numId w:val="50"/>
            </w:numPr>
            <w:tabs>
              <w:tab w:val="num" w:pos="720"/>
            </w:tabs>
            <w:ind w:left="720" w:hanging="360"/>
          </w:pPr>
        </w:pPrChange>
      </w:pPr>
      <w:ins w:id="421" w:author="Minh Đức Lê" w:date="2018-04-08T08:57:00Z">
        <w:r w:rsidRPr="00F361C4">
          <w:rPr>
            <w:iCs/>
          </w:rPr>
          <w:t>Driver</w:t>
        </w:r>
        <w:r w:rsidRPr="00F361C4">
          <w:t>:</w:t>
        </w:r>
      </w:ins>
    </w:p>
    <w:p w:rsidR="00F361C4" w:rsidRPr="00F361C4" w:rsidRDefault="00F361C4" w:rsidP="00F361C4">
      <w:pPr>
        <w:numPr>
          <w:ilvl w:val="1"/>
          <w:numId w:val="50"/>
        </w:numPr>
        <w:rPr>
          <w:ins w:id="422" w:author="Minh Đức Lê" w:date="2018-04-08T08:57:00Z"/>
        </w:rPr>
      </w:pPr>
      <w:ins w:id="423" w:author="Minh Đức Lê" w:date="2018-04-08T08:57:00Z">
        <w:r w:rsidRPr="00F361C4">
          <w:t>Là một Interface, nó dùng để liên kết các liên lạc với cơ sở dữ liệu, điều khiển các liên lạc với database. Một khi Driver được tải lên, lập trình viên không cần phải gọi nó một cách cụ thể.</w:t>
        </w:r>
      </w:ins>
    </w:p>
    <w:p w:rsidR="00F361C4" w:rsidRPr="00F361C4" w:rsidRDefault="00F361C4">
      <w:pPr>
        <w:pStyle w:val="Heading3"/>
        <w:rPr>
          <w:ins w:id="424" w:author="Minh Đức Lê" w:date="2018-04-08T08:57:00Z"/>
        </w:rPr>
        <w:pPrChange w:id="425" w:author="Minh Đức Lê" w:date="2018-04-08T08:57:00Z">
          <w:pPr>
            <w:numPr>
              <w:numId w:val="50"/>
            </w:numPr>
            <w:tabs>
              <w:tab w:val="num" w:pos="720"/>
            </w:tabs>
            <w:ind w:left="720" w:hanging="360"/>
          </w:pPr>
        </w:pPrChange>
      </w:pPr>
      <w:ins w:id="426" w:author="Minh Đức Lê" w:date="2018-04-08T08:57:00Z">
        <w:r w:rsidRPr="00F361C4">
          <w:rPr>
            <w:iCs/>
          </w:rPr>
          <w:lastRenderedPageBreak/>
          <w:t>Connection </w:t>
        </w:r>
        <w:r w:rsidRPr="00F361C4">
          <w:t>:</w:t>
        </w:r>
      </w:ins>
    </w:p>
    <w:p w:rsidR="00F361C4" w:rsidRPr="00F361C4" w:rsidRDefault="00F361C4" w:rsidP="00F361C4">
      <w:pPr>
        <w:numPr>
          <w:ilvl w:val="1"/>
          <w:numId w:val="50"/>
        </w:numPr>
        <w:rPr>
          <w:ins w:id="427" w:author="Minh Đức Lê" w:date="2018-04-08T08:57:00Z"/>
        </w:rPr>
      </w:pPr>
      <w:ins w:id="428" w:author="Minh Đức Lê" w:date="2018-04-08T08:57:00Z">
        <w:r w:rsidRPr="00F361C4">
          <w:t>Là một Interface với tất cả các method cho việc liên lạc với database. Nó mô tả nội dung liên lạc. tất cả các thông tin liên lạc với cơ sở dữ liệu là thông qua chỉ có đối tượng </w:t>
        </w:r>
        <w:r w:rsidRPr="00F361C4">
          <w:rPr>
            <w:b/>
            <w:bCs/>
            <w:i/>
            <w:iCs/>
          </w:rPr>
          <w:t>Connection</w:t>
        </w:r>
        <w:r w:rsidRPr="00F361C4">
          <w:t>.</w:t>
        </w:r>
      </w:ins>
    </w:p>
    <w:p w:rsidR="00F361C4" w:rsidRPr="00F361C4" w:rsidRDefault="00F361C4">
      <w:pPr>
        <w:pStyle w:val="Heading3"/>
        <w:rPr>
          <w:ins w:id="429" w:author="Minh Đức Lê" w:date="2018-04-08T08:57:00Z"/>
        </w:rPr>
        <w:pPrChange w:id="430" w:author="Minh Đức Lê" w:date="2018-04-08T08:57:00Z">
          <w:pPr>
            <w:numPr>
              <w:numId w:val="50"/>
            </w:numPr>
            <w:tabs>
              <w:tab w:val="num" w:pos="720"/>
            </w:tabs>
            <w:ind w:left="720" w:hanging="360"/>
          </w:pPr>
        </w:pPrChange>
      </w:pPr>
      <w:ins w:id="431" w:author="Minh Đức Lê" w:date="2018-04-08T08:57:00Z">
        <w:r w:rsidRPr="00F361C4">
          <w:rPr>
            <w:iCs/>
          </w:rPr>
          <w:t>Statement </w:t>
        </w:r>
        <w:r w:rsidRPr="00F361C4">
          <w:t>:</w:t>
        </w:r>
      </w:ins>
    </w:p>
    <w:p w:rsidR="00F361C4" w:rsidRPr="00F361C4" w:rsidRDefault="00F361C4" w:rsidP="00F361C4">
      <w:pPr>
        <w:numPr>
          <w:ilvl w:val="1"/>
          <w:numId w:val="50"/>
        </w:numPr>
        <w:rPr>
          <w:ins w:id="432" w:author="Minh Đức Lê" w:date="2018-04-08T08:57:00Z"/>
        </w:rPr>
      </w:pPr>
      <w:ins w:id="433" w:author="Minh Đức Lê" w:date="2018-04-08T08:57:00Z">
        <w:r w:rsidRPr="00F361C4">
          <w:t>Là một Interface, gói gọn một câu lệnh SQL gửi tới cơ sở dữ liệu được phân tích, tổng hợp, lập kế hoạch và thực hiện.</w:t>
        </w:r>
      </w:ins>
    </w:p>
    <w:p w:rsidR="00F361C4" w:rsidRPr="00F361C4" w:rsidRDefault="00F361C4">
      <w:pPr>
        <w:pStyle w:val="Heading3"/>
        <w:rPr>
          <w:ins w:id="434" w:author="Minh Đức Lê" w:date="2018-04-08T08:57:00Z"/>
        </w:rPr>
        <w:pPrChange w:id="435" w:author="Minh Đức Lê" w:date="2018-04-08T08:57:00Z">
          <w:pPr>
            <w:numPr>
              <w:numId w:val="50"/>
            </w:numPr>
            <w:tabs>
              <w:tab w:val="num" w:pos="720"/>
            </w:tabs>
            <w:ind w:left="720" w:hanging="360"/>
          </w:pPr>
        </w:pPrChange>
      </w:pPr>
      <w:ins w:id="436" w:author="Minh Đức Lê" w:date="2018-04-08T08:57:00Z">
        <w:r w:rsidRPr="00F361C4">
          <w:rPr>
            <w:iCs/>
          </w:rPr>
          <w:t>ResultSet</w:t>
        </w:r>
        <w:r w:rsidRPr="00F361C4">
          <w:t>:</w:t>
        </w:r>
      </w:ins>
    </w:p>
    <w:p w:rsidR="00F361C4" w:rsidRPr="00F361C4" w:rsidRDefault="00F361C4" w:rsidP="00F361C4">
      <w:pPr>
        <w:numPr>
          <w:ilvl w:val="1"/>
          <w:numId w:val="50"/>
        </w:numPr>
        <w:rPr>
          <w:ins w:id="437" w:author="Minh Đức Lê" w:date="2018-04-08T08:57:00Z"/>
        </w:rPr>
      </w:pPr>
      <w:ins w:id="438" w:author="Minh Đức Lê" w:date="2018-04-08T08:57:00Z">
        <w:r w:rsidRPr="00F361C4">
          <w:rPr>
            <w:b/>
            <w:bCs/>
            <w:i/>
            <w:iCs/>
          </w:rPr>
          <w:t>ResultSet</w:t>
        </w:r>
        <w:r w:rsidRPr="00F361C4">
          <w:t> đại diện cho tập hợp các bản ghi lấy do thực hiện truy vấn.</w:t>
        </w:r>
      </w:ins>
    </w:p>
    <w:p w:rsidR="00F361C4" w:rsidRDefault="00F361C4">
      <w:pPr>
        <w:rPr>
          <w:ins w:id="439" w:author="Minh Đức Lê" w:date="2018-04-08T09:00:00Z"/>
          <w:lang w:val="vi-VN"/>
        </w:rPr>
      </w:pPr>
    </w:p>
    <w:p w:rsidR="003103B3" w:rsidRPr="003103B3" w:rsidRDefault="003103B3">
      <w:pPr>
        <w:pStyle w:val="Heading2"/>
        <w:rPr>
          <w:ins w:id="440" w:author="Minh Đức Lê" w:date="2018-04-08T09:01:00Z"/>
          <w:lang w:val="vi-VN"/>
          <w:rPrChange w:id="441" w:author="Minh Đức Lê" w:date="2018-04-08T09:20:00Z">
            <w:rPr>
              <w:ins w:id="442" w:author="Minh Đức Lê" w:date="2018-04-08T09:01:00Z"/>
              <w:lang w:val="vi-VN"/>
            </w:rPr>
          </w:rPrChange>
        </w:rPr>
        <w:pPrChange w:id="443" w:author="Minh Đức Lê" w:date="2018-04-08T09:20:00Z">
          <w:pPr/>
        </w:pPrChange>
      </w:pPr>
      <w:ins w:id="444" w:author="Minh Đức Lê" w:date="2018-04-08T09:01:00Z">
        <w:r>
          <w:rPr>
            <w:lang w:val="vi-VN"/>
          </w:rPr>
          <w:t>Spring MVC</w:t>
        </w:r>
      </w:ins>
    </w:p>
    <w:p w:rsidR="003103B3" w:rsidRPr="003103B3" w:rsidRDefault="003103B3" w:rsidP="003103B3">
      <w:pPr>
        <w:rPr>
          <w:ins w:id="445" w:author="Minh Đức Lê" w:date="2018-04-08T09:20:00Z"/>
        </w:rPr>
      </w:pPr>
      <w:ins w:id="446" w:author="Minh Đức Lê" w:date="2018-04-08T09:20:00Z">
        <w:r w:rsidRPr="003103B3">
          <w:t>Spring MVC là một Framework / 1 Project mã nguồn mở của Spring.</w:t>
        </w:r>
      </w:ins>
    </w:p>
    <w:p w:rsidR="003103B3" w:rsidRPr="003103B3" w:rsidRDefault="003103B3" w:rsidP="003103B3">
      <w:pPr>
        <w:rPr>
          <w:ins w:id="447" w:author="Minh Đức Lê" w:date="2018-04-08T09:20:00Z"/>
        </w:rPr>
      </w:pPr>
      <w:ins w:id="448" w:author="Minh Đức Lê" w:date="2018-04-08T09:20:00Z">
        <w:r w:rsidRPr="003103B3">
          <w:t>Spring MVC Framewrok cung cấp kiến truc MVC (Model-View-Controller) và các component được sử dụng để phát triển các ứng dụng web một cách linh hoạt và giảm sư</w:t>
        </w:r>
      </w:ins>
    </w:p>
    <w:p w:rsidR="003103B3" w:rsidRDefault="003103B3">
      <w:pPr>
        <w:rPr>
          <w:ins w:id="449" w:author="Minh Đức Lê" w:date="2018-04-08T09:21:00Z"/>
          <w:lang w:val="vi-VN"/>
        </w:rPr>
      </w:pPr>
    </w:p>
    <w:p w:rsidR="00BC112E" w:rsidRPr="00BC112E" w:rsidRDefault="00BC112E" w:rsidP="00BC112E">
      <w:pPr>
        <w:numPr>
          <w:ilvl w:val="0"/>
          <w:numId w:val="51"/>
        </w:numPr>
        <w:rPr>
          <w:ins w:id="450" w:author="Minh Đức Lê" w:date="2018-04-08T09:21:00Z"/>
        </w:rPr>
      </w:pPr>
      <w:ins w:id="451" w:author="Minh Đức Lê" w:date="2018-04-08T09:21:00Z">
        <w:r w:rsidRPr="00BC112E">
          <w:t>Bất kỳ request nào tới ứng dụng web đều sẽ được gửi tới Front Controller (Dispatcher Servlet)</w:t>
        </w:r>
      </w:ins>
    </w:p>
    <w:p w:rsidR="00BC112E" w:rsidRPr="00BC112E" w:rsidRDefault="00BC112E" w:rsidP="00BC112E">
      <w:pPr>
        <w:numPr>
          <w:ilvl w:val="0"/>
          <w:numId w:val="51"/>
        </w:numPr>
        <w:rPr>
          <w:ins w:id="452" w:author="Minh Đức Lê" w:date="2018-04-08T09:21:00Z"/>
        </w:rPr>
      </w:pPr>
      <w:ins w:id="453" w:author="Minh Đức Lê" w:date="2018-04-08T09:21:00Z">
        <w:r w:rsidRPr="00BC112E">
          <w:t>Front Controller sẽ sử dụng Handler Mapping để biết được controller nào sẽ xử lý request đó</w:t>
        </w:r>
      </w:ins>
    </w:p>
    <w:p w:rsidR="00BC112E" w:rsidRPr="00BC112E" w:rsidRDefault="00BC112E" w:rsidP="00BC112E">
      <w:pPr>
        <w:numPr>
          <w:ilvl w:val="0"/>
          <w:numId w:val="51"/>
        </w:numPr>
        <w:rPr>
          <w:ins w:id="454" w:author="Minh Đức Lê" w:date="2018-04-08T09:21:00Z"/>
        </w:rPr>
      </w:pPr>
      <w:ins w:id="455" w:author="Minh Đức Lê" w:date="2018-04-08T09:21:00Z">
        <w:r w:rsidRPr="00BC112E">
          <w:t>Controller nhận request, gọi tới các class service thích hợp để xử lý yêu cầu.</w:t>
        </w:r>
      </w:ins>
    </w:p>
    <w:p w:rsidR="00BC112E" w:rsidRPr="00BC112E" w:rsidRDefault="00BC112E" w:rsidP="00BC112E">
      <w:pPr>
        <w:numPr>
          <w:ilvl w:val="0"/>
          <w:numId w:val="51"/>
        </w:numPr>
        <w:rPr>
          <w:ins w:id="456" w:author="Minh Đức Lê" w:date="2018-04-08T09:21:00Z"/>
        </w:rPr>
      </w:pPr>
      <w:ins w:id="457" w:author="Minh Đức Lê" w:date="2018-04-08T09:21:00Z">
        <w:r w:rsidRPr="00BC112E">
          <w:t>Sau khi xử lý xong, Controller sẽ nhận được model từ tầng Service hoặc tầng DAO.</w:t>
        </w:r>
      </w:ins>
    </w:p>
    <w:p w:rsidR="00BC112E" w:rsidRPr="00BC112E" w:rsidRDefault="00BC112E" w:rsidP="00BC112E">
      <w:pPr>
        <w:numPr>
          <w:ilvl w:val="0"/>
          <w:numId w:val="51"/>
        </w:numPr>
        <w:rPr>
          <w:ins w:id="458" w:author="Minh Đức Lê" w:date="2018-04-08T09:21:00Z"/>
        </w:rPr>
      </w:pPr>
      <w:ins w:id="459" w:author="Minh Đức Lê" w:date="2018-04-08T09:21:00Z">
        <w:r w:rsidRPr="00BC112E">
          <w:t>Controller gửi model vừa nhận được tới Front Controller (Dispatcher Servlet)</w:t>
        </w:r>
      </w:ins>
    </w:p>
    <w:p w:rsidR="00BC112E" w:rsidRPr="00BC112E" w:rsidRDefault="00BC112E" w:rsidP="00BC112E">
      <w:pPr>
        <w:numPr>
          <w:ilvl w:val="0"/>
          <w:numId w:val="51"/>
        </w:numPr>
        <w:rPr>
          <w:ins w:id="460" w:author="Minh Đức Lê" w:date="2018-04-08T09:21:00Z"/>
        </w:rPr>
      </w:pPr>
      <w:ins w:id="461" w:author="Minh Đức Lê" w:date="2018-04-08T09:21:00Z">
        <w:r w:rsidRPr="00BC112E">
          <w:t>Dispatcher Servlet sẽ tìm các mẫu view, sử dụng view resolver và truyền model vào nó.</w:t>
        </w:r>
      </w:ins>
    </w:p>
    <w:p w:rsidR="00BC112E" w:rsidRPr="00BC112E" w:rsidRDefault="00BC112E" w:rsidP="00BC112E">
      <w:pPr>
        <w:numPr>
          <w:ilvl w:val="0"/>
          <w:numId w:val="51"/>
        </w:numPr>
        <w:rPr>
          <w:ins w:id="462" w:author="Minh Đức Lê" w:date="2018-04-08T09:21:00Z"/>
        </w:rPr>
      </w:pPr>
      <w:ins w:id="463" w:author="Minh Đức Lê" w:date="2018-04-08T09:21:00Z">
        <w:r w:rsidRPr="00BC112E">
          <w:t>View template, model, view page được build và gửi trả lại Front Controller</w:t>
        </w:r>
      </w:ins>
    </w:p>
    <w:p w:rsidR="00BC112E" w:rsidRDefault="00BC112E">
      <w:pPr>
        <w:numPr>
          <w:ilvl w:val="0"/>
          <w:numId w:val="51"/>
        </w:numPr>
        <w:rPr>
          <w:ins w:id="464" w:author="Minh Đức Lê" w:date="2018-04-08T09:22:00Z"/>
        </w:rPr>
        <w:pPrChange w:id="465" w:author="Minh Đức Lê" w:date="2018-04-08T09:21:00Z">
          <w:pPr/>
        </w:pPrChange>
      </w:pPr>
      <w:ins w:id="466" w:author="Minh Đức Lê" w:date="2018-04-08T09:21:00Z">
        <w:r w:rsidRPr="00BC112E">
          <w:lastRenderedPageBreak/>
          <w:t>Front Controller gửi một page view tới trình duyệt để hiển thị nó cho người dùng.</w:t>
        </w:r>
      </w:ins>
    </w:p>
    <w:p w:rsidR="00AC5CBF" w:rsidRPr="00BC112E" w:rsidRDefault="00647859">
      <w:pPr>
        <w:ind w:left="720" w:firstLine="0"/>
        <w:rPr>
          <w:ins w:id="467" w:author="Minh Đức Lê" w:date="2018-04-08T09:21:00Z"/>
          <w:rPrChange w:id="468" w:author="Minh Đức Lê" w:date="2018-04-08T09:21:00Z">
            <w:rPr>
              <w:ins w:id="469" w:author="Minh Đức Lê" w:date="2018-04-08T09:21:00Z"/>
              <w:lang w:val="vi-VN"/>
            </w:rPr>
          </w:rPrChange>
        </w:rPr>
        <w:pPrChange w:id="470" w:author="Minh Đức Lê" w:date="2018-04-08T09:22:00Z">
          <w:pPr/>
        </w:pPrChange>
      </w:pPr>
      <w:ins w:id="471" w:author="Minh Đức Lê" w:date="2018-04-08T09:23:00Z">
        <w:r>
          <w:rPr>
            <w:noProof/>
          </w:rPr>
          <w:drawing>
            <wp:inline distT="0" distB="0" distL="0" distR="0">
              <wp:extent cx="5237656" cy="3307743"/>
              <wp:effectExtent l="0" t="0" r="1270" b="6985"/>
              <wp:docPr id="44"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 Pháº§n 1: Kiáº¿n trÃºc cá»§a Spring MVC, Flow trong Spring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196" cy="3317557"/>
                      </a:xfrm>
                      <a:prstGeom prst="rect">
                        <a:avLst/>
                      </a:prstGeom>
                      <a:noFill/>
                      <a:ln>
                        <a:noFill/>
                      </a:ln>
                    </pic:spPr>
                  </pic:pic>
                </a:graphicData>
              </a:graphic>
            </wp:inline>
          </w:drawing>
        </w:r>
      </w:ins>
    </w:p>
    <w:p w:rsidR="00BC112E" w:rsidRPr="00BC112E" w:rsidRDefault="00BC112E" w:rsidP="00BC112E">
      <w:pPr>
        <w:rPr>
          <w:ins w:id="472" w:author="Minh Đức Lê" w:date="2018-04-08T09:21:00Z"/>
        </w:rPr>
      </w:pPr>
      <w:ins w:id="473" w:author="Minh Đức Lê" w:date="2018-04-08T09:21:00Z">
        <w:r w:rsidRPr="00BC112E">
          <w:t>Trong Mô hình MVC thì:</w:t>
        </w:r>
      </w:ins>
    </w:p>
    <w:p w:rsidR="00BC112E" w:rsidRPr="00BC112E" w:rsidRDefault="00BC112E" w:rsidP="00BC112E">
      <w:pPr>
        <w:numPr>
          <w:ilvl w:val="0"/>
          <w:numId w:val="52"/>
        </w:numPr>
        <w:rPr>
          <w:ins w:id="474" w:author="Minh Đức Lê" w:date="2018-04-08T09:21:00Z"/>
        </w:rPr>
      </w:pPr>
      <w:ins w:id="475" w:author="Minh Đức Lê" w:date="2018-04-08T09:21:00Z">
        <w:r w:rsidRPr="00BC112E">
          <w:rPr>
            <w:b/>
            <w:bCs/>
          </w:rPr>
          <w:t>Model</w:t>
        </w:r>
        <w:r w:rsidRPr="00BC112E">
          <w:t>: là các file POJO, Service, DAO thực hiện truy cập database, xử lý business</w:t>
        </w:r>
      </w:ins>
    </w:p>
    <w:p w:rsidR="00BC112E" w:rsidRPr="00BC112E" w:rsidRDefault="00BC112E" w:rsidP="00BC112E">
      <w:pPr>
        <w:numPr>
          <w:ilvl w:val="0"/>
          <w:numId w:val="52"/>
        </w:numPr>
        <w:rPr>
          <w:ins w:id="476" w:author="Minh Đức Lê" w:date="2018-04-08T09:21:00Z"/>
        </w:rPr>
      </w:pPr>
      <w:ins w:id="477" w:author="Minh Đức Lê" w:date="2018-04-08T09:21:00Z">
        <w:r w:rsidRPr="00BC112E">
          <w:rPr>
            <w:b/>
            <w:bCs/>
          </w:rPr>
          <w:t>View</w:t>
        </w:r>
        <w:r w:rsidRPr="00BC112E">
          <w:t>: là các file JSP, html…</w:t>
        </w:r>
      </w:ins>
    </w:p>
    <w:p w:rsidR="00BC112E" w:rsidRPr="00BC112E" w:rsidRDefault="00BC112E" w:rsidP="00BC112E">
      <w:pPr>
        <w:numPr>
          <w:ilvl w:val="0"/>
          <w:numId w:val="52"/>
        </w:numPr>
        <w:rPr>
          <w:ins w:id="478" w:author="Minh Đức Lê" w:date="2018-04-08T09:21:00Z"/>
        </w:rPr>
      </w:pPr>
      <w:ins w:id="479" w:author="Minh Đức Lê" w:date="2018-04-08T09:21:00Z">
        <w:r w:rsidRPr="00BC112E">
          <w:rPr>
            <w:b/>
            <w:bCs/>
          </w:rPr>
          <w:t>Control</w:t>
        </w:r>
        <w:r w:rsidRPr="00BC112E">
          <w:t>: là Dispatcher Controller, Handler Mapping, Controller – thực hiện điều hướn các request.</w:t>
        </w:r>
      </w:ins>
    </w:p>
    <w:p w:rsidR="00000000" w:rsidRDefault="008536F5">
      <w:pPr>
        <w:rPr>
          <w:lang w:val="vi-VN"/>
          <w:rPrChange w:id="480" w:author="Minh Đức Lê" w:date="2018-04-08T09:01:00Z">
            <w:rPr/>
          </w:rPrChange>
        </w:rPr>
        <w:sectPr w:rsidR="00000000"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481" w:name="_Toc510808712"/>
      <w:bookmarkStart w:id="482" w:name="_Toc169424247"/>
      <w:r>
        <w:lastRenderedPageBreak/>
        <w:t>: PHÂN TÍCH</w:t>
      </w:r>
      <w:bookmarkEnd w:id="481"/>
      <w:r w:rsidR="006F7F72">
        <w:t xml:space="preserve"> </w:t>
      </w:r>
    </w:p>
    <w:p w:rsidR="000B6B71" w:rsidRPr="000B6B71" w:rsidDel="00114317" w:rsidRDefault="000B6B71" w:rsidP="000B6B71">
      <w:pPr>
        <w:rPr>
          <w:del w:id="483" w:author="Minh Đức Lê" w:date="2018-03-11T23:21:00Z"/>
        </w:rPr>
      </w:pPr>
      <w:del w:id="484"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bookmarkStart w:id="485" w:name="_Toc510808713"/>
        <w:bookmarkEnd w:id="485"/>
      </w:del>
    </w:p>
    <w:bookmarkEnd w:id="482"/>
    <w:p w:rsidR="001A08FA" w:rsidRDefault="001A08FA" w:rsidP="001A08FA">
      <w:pPr>
        <w:pStyle w:val="Heading2"/>
        <w:rPr>
          <w:ins w:id="486" w:author="Minh Đức Lê" w:date="2018-03-11T23:28:00Z"/>
        </w:rPr>
      </w:pPr>
      <w:del w:id="487"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r w:rsidR="006F7F72" w:rsidDel="00114317">
          <w:delText xml:space="preserve"> </w:delText>
        </w:r>
      </w:del>
      <w:bookmarkStart w:id="488" w:name="_Toc510808714"/>
      <w:ins w:id="489" w:author="Minh Đức Lê" w:date="2018-03-11T23:21:00Z">
        <w:r w:rsidR="00114317">
          <w:t>Sơ đồ Usecase</w:t>
        </w:r>
      </w:ins>
      <w:bookmarkEnd w:id="488"/>
    </w:p>
    <w:p w:rsidR="00114317" w:rsidRDefault="00114317">
      <w:pPr>
        <w:rPr>
          <w:ins w:id="490" w:author="Minh Đức Lê" w:date="2018-04-06T20:26:00Z"/>
        </w:rPr>
        <w:pPrChange w:id="491" w:author="Minh Đức Lê" w:date="2018-03-11T23:28:00Z">
          <w:pPr>
            <w:pStyle w:val="Heading2"/>
          </w:pPr>
        </w:pPrChange>
      </w:pPr>
      <w:ins w:id="492" w:author="Minh Đức Lê" w:date="2018-03-11T23:30:00Z">
        <w:r w:rsidRPr="00CD6109">
          <w:rPr>
            <w:noProof/>
            <w:rPrChange w:id="493" w:author="Unknown">
              <w:rPr>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E226C" w:rsidRPr="001E226C" w:rsidDel="00494DF2" w:rsidRDefault="001E226C">
      <w:pPr>
        <w:rPr>
          <w:del w:id="494" w:author="Minh Đức Lê" w:date="2018-04-08T08:19:00Z"/>
          <w:rPrChange w:id="495" w:author="Minh Đức Lê" w:date="2018-04-06T20:26:00Z">
            <w:rPr>
              <w:del w:id="496" w:author="Minh Đức Lê" w:date="2018-04-08T08:19:00Z"/>
            </w:rPr>
          </w:rPrChange>
        </w:rPr>
        <w:pPrChange w:id="497" w:author="Minh Đức Lê" w:date="2018-04-06T20:26:00Z">
          <w:pPr>
            <w:pStyle w:val="Heading2"/>
          </w:pPr>
        </w:pPrChange>
      </w:pPr>
    </w:p>
    <w:p w:rsidR="001A08FA" w:rsidRPr="00A16910" w:rsidDel="00866498" w:rsidRDefault="001A08FA" w:rsidP="001A08FA">
      <w:pPr>
        <w:pStyle w:val="Heading3"/>
        <w:rPr>
          <w:del w:id="498" w:author="Minh Đức Lê" w:date="2018-03-11T23:38:00Z"/>
        </w:rPr>
      </w:pPr>
      <w:del w:id="499" w:author="Minh Đức Lê" w:date="2018-03-11T23:38:00Z">
        <w:r w:rsidDel="00866498">
          <w:delText>Tiêu đề tiểu mục</w:delText>
        </w:r>
        <w:r w:rsidR="006F7F72" w:rsidDel="00866498">
          <w:delText xml:space="preserve"> </w:delText>
        </w:r>
        <w:bookmarkStart w:id="500" w:name="_Toc510808715"/>
        <w:bookmarkEnd w:id="500"/>
      </w:del>
    </w:p>
    <w:p w:rsidR="001A08FA" w:rsidRPr="00A16910" w:rsidDel="00866498" w:rsidRDefault="00510BA3" w:rsidP="00585F4E">
      <w:pPr>
        <w:rPr>
          <w:del w:id="501" w:author="Minh Đức Lê" w:date="2018-03-11T23:38:00Z"/>
        </w:rPr>
      </w:pPr>
      <w:del w:id="502" w:author="Minh Đức Lê" w:date="2018-03-11T23:38:00Z">
        <w:r w:rsidDel="00866498">
          <w:delText xml:space="preserve">Nội dung tiểu  mục </w:delText>
        </w:r>
        <w:bookmarkStart w:id="503" w:name="_Toc510808716"/>
        <w:bookmarkEnd w:id="503"/>
      </w:del>
    </w:p>
    <w:p w:rsidR="001A08FA" w:rsidRPr="00A16910" w:rsidDel="00866498" w:rsidRDefault="001A08FA" w:rsidP="001A08FA">
      <w:pPr>
        <w:pStyle w:val="Heading3"/>
        <w:rPr>
          <w:del w:id="504" w:author="Minh Đức Lê" w:date="2018-03-11T23:38:00Z"/>
        </w:rPr>
      </w:pPr>
      <w:del w:id="505" w:author="Minh Đức Lê" w:date="2018-03-11T23:38:00Z">
        <w:r w:rsidDel="00866498">
          <w:delText>Tiêu đề tiểu mục</w:delText>
        </w:r>
        <w:bookmarkStart w:id="506" w:name="_Toc510808717"/>
        <w:bookmarkEnd w:id="506"/>
      </w:del>
    </w:p>
    <w:p w:rsidR="001A08FA" w:rsidDel="00866498" w:rsidRDefault="00510BA3" w:rsidP="00585F4E">
      <w:pPr>
        <w:rPr>
          <w:del w:id="507" w:author="Minh Đức Lê" w:date="2018-03-11T23:38:00Z"/>
        </w:rPr>
      </w:pPr>
      <w:del w:id="508" w:author="Minh Đức Lê" w:date="2018-03-11T23:38:00Z">
        <w:r w:rsidDel="00866498">
          <w:delText>Nội dung tiểu  mục</w:delText>
        </w:r>
        <w:bookmarkStart w:id="509" w:name="_Toc510808718"/>
        <w:bookmarkEnd w:id="509"/>
      </w:del>
    </w:p>
    <w:p w:rsidR="001A08FA" w:rsidRDefault="001A08FA" w:rsidP="001A08FA">
      <w:pPr>
        <w:pStyle w:val="Heading2"/>
      </w:pPr>
      <w:del w:id="510" w:author="Minh Đức Lê" w:date="2018-03-11T23:38:00Z">
        <w:r w:rsidDel="00866498">
          <w:delText>Tiêu đề mục</w:delText>
        </w:r>
      </w:del>
      <w:bookmarkStart w:id="511" w:name="_Toc510808719"/>
      <w:ins w:id="512" w:author="Minh Đức Lê" w:date="2018-03-11T23:38:00Z">
        <w:r w:rsidR="00866498">
          <w:t>Đặc tả các yêu cầu chức năng</w:t>
        </w:r>
      </w:ins>
      <w:bookmarkEnd w:id="511"/>
    </w:p>
    <w:p w:rsidR="001A08FA" w:rsidRPr="00A16910" w:rsidRDefault="001A08FA" w:rsidP="001A08FA">
      <w:pPr>
        <w:pStyle w:val="Heading3"/>
      </w:pPr>
      <w:del w:id="513" w:author="Minh Đức Lê" w:date="2018-03-11T23:38:00Z">
        <w:r w:rsidDel="00866498">
          <w:delText>Tiêu đề tiểu mục</w:delText>
        </w:r>
      </w:del>
      <w:bookmarkStart w:id="514" w:name="_Toc510808720"/>
      <w:ins w:id="515" w:author="Minh Đức Lê" w:date="2018-04-08T09:37:00Z">
        <w:r w:rsidR="00042A82">
          <w:rPr>
            <w:lang w:val="vi-VN"/>
          </w:rPr>
          <w:t>Đ</w:t>
        </w:r>
      </w:ins>
      <w:ins w:id="516" w:author="Minh Đức Lê" w:date="2018-03-22T16:13:00Z">
        <w:r w:rsidR="003F37B2">
          <w:t>ăng nhập</w:t>
        </w:r>
      </w:ins>
      <w:bookmarkEnd w:id="514"/>
    </w:p>
    <w:p w:rsidR="004B701D" w:rsidRDefault="00510BA3" w:rsidP="004B701D">
      <w:pPr>
        <w:rPr>
          <w:ins w:id="517" w:author="Minh Đức Lê" w:date="2018-04-06T00:51:00Z"/>
        </w:rPr>
      </w:pPr>
      <w:del w:id="518" w:author="Minh Đức Lê" w:date="2018-04-06T00:51:00Z">
        <w:r w:rsidDel="004B701D">
          <w:delText>Nội dung tiểu  mục</w:delText>
        </w:r>
      </w:del>
      <w:ins w:id="519" w:author="Minh Đức Lê" w:date="2018-04-06T00:51:00Z">
        <w:r w:rsidR="004B701D" w:rsidRPr="004B701D">
          <w:t xml:space="preserve"> </w:t>
        </w:r>
      </w:ins>
    </w:p>
    <w:tbl>
      <w:tblPr>
        <w:tblStyle w:val="TableGrid"/>
        <w:tblW w:w="9404" w:type="dxa"/>
        <w:tblLook w:val="01E0" w:firstRow="1" w:lastRow="1" w:firstColumn="1" w:lastColumn="1" w:noHBand="0" w:noVBand="0"/>
      </w:tblPr>
      <w:tblGrid>
        <w:gridCol w:w="2379"/>
        <w:gridCol w:w="7025"/>
      </w:tblGrid>
      <w:tr w:rsidR="004B701D" w:rsidTr="00CD6109">
        <w:trPr>
          <w:trHeight w:val="560"/>
          <w:ins w:id="520" w:author="Minh Đức Lê" w:date="2018-04-06T00:51:00Z"/>
        </w:trPr>
        <w:tc>
          <w:tcPr>
            <w:tcW w:w="9404" w:type="dxa"/>
            <w:gridSpan w:val="2"/>
            <w:tcBorders>
              <w:top w:val="single" w:sz="4" w:space="0" w:color="auto"/>
              <w:left w:val="single" w:sz="4" w:space="0" w:color="auto"/>
              <w:bottom w:val="single" w:sz="4" w:space="0" w:color="auto"/>
              <w:right w:val="single" w:sz="4" w:space="0" w:color="auto"/>
            </w:tcBorders>
            <w:hideMark/>
          </w:tcPr>
          <w:p w:rsidR="004B701D" w:rsidRDefault="004B701D" w:rsidP="00CD6109">
            <w:pPr>
              <w:spacing w:beforeAutospacing="0" w:afterAutospacing="0" w:line="360" w:lineRule="auto"/>
              <w:rPr>
                <w:ins w:id="521" w:author="Minh Đức Lê" w:date="2018-04-06T00:51:00Z"/>
                <w:b/>
                <w:szCs w:val="26"/>
              </w:rPr>
            </w:pPr>
            <w:ins w:id="522" w:author="Minh Đức Lê" w:date="2018-04-06T00:51:00Z">
              <w:r>
                <w:rPr>
                  <w:b/>
                  <w:bCs/>
                  <w:szCs w:val="26"/>
                </w:rPr>
                <w:t xml:space="preserve">Use case: </w:t>
              </w:r>
              <w:r>
                <w:rPr>
                  <w:i/>
                  <w:iCs/>
                  <w:color w:val="0000FF"/>
                  <w:szCs w:val="26"/>
                </w:rPr>
                <w:t>Đăng nhập</w:t>
              </w:r>
            </w:ins>
          </w:p>
        </w:tc>
      </w:tr>
      <w:tr w:rsidR="004B701D" w:rsidTr="00CD6109">
        <w:trPr>
          <w:trHeight w:val="680"/>
          <w:ins w:id="523"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24" w:author="Minh Đức Lê" w:date="2018-04-06T00:51:00Z"/>
                <w:rFonts w:ascii="Times New Roman" w:hAnsi="Times New Roman" w:cs="Times New Roman"/>
                <w:b w:val="0"/>
                <w:sz w:val="26"/>
                <w:szCs w:val="26"/>
              </w:rPr>
            </w:pPr>
            <w:ins w:id="525" w:author="Minh Đức Lê" w:date="2018-04-06T00:51: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26" w:author="Minh Đức Lê" w:date="2018-04-06T00:51:00Z"/>
                <w:rFonts w:ascii="Times New Roman" w:hAnsi="Times New Roman"/>
                <w:sz w:val="26"/>
                <w:szCs w:val="26"/>
              </w:rPr>
            </w:pPr>
            <w:ins w:id="527" w:author="Minh Đức Lê" w:date="2018-04-06T00:51:00Z">
              <w:r>
                <w:rPr>
                  <w:rFonts w:ascii="Times New Roman" w:hAnsi="Times New Roman"/>
                  <w:sz w:val="26"/>
                  <w:szCs w:val="26"/>
                </w:rPr>
                <w:t>Xử lí đăng nhập cho Khách hàng</w:t>
              </w:r>
            </w:ins>
          </w:p>
        </w:tc>
      </w:tr>
      <w:tr w:rsidR="004B701D" w:rsidTr="00CD6109">
        <w:trPr>
          <w:trHeight w:val="692"/>
          <w:ins w:id="528"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29" w:author="Minh Đức Lê" w:date="2018-04-06T00:51:00Z"/>
                <w:rFonts w:ascii="Times New Roman" w:hAnsi="Times New Roman" w:cs="Times New Roman"/>
                <w:b w:val="0"/>
                <w:sz w:val="26"/>
                <w:szCs w:val="26"/>
              </w:rPr>
            </w:pPr>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30" w:author="Minh Đức Lê" w:date="2018-04-06T00:51:00Z"/>
                <w:rFonts w:ascii="Times New Roman" w:hAnsi="Times New Roman"/>
                <w:sz w:val="26"/>
                <w:szCs w:val="26"/>
              </w:rPr>
            </w:pPr>
            <w:ins w:id="531"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4B701D" w:rsidTr="00CD6109">
        <w:trPr>
          <w:trHeight w:val="680"/>
          <w:ins w:id="532"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33" w:author="Minh Đức Lê" w:date="2018-04-06T00:51:00Z"/>
                <w:rFonts w:ascii="Times New Roman" w:hAnsi="Times New Roman" w:cs="Times New Roman"/>
                <w:b w:val="0"/>
                <w:sz w:val="26"/>
                <w:szCs w:val="26"/>
              </w:rPr>
            </w:pPr>
            <w:ins w:id="534" w:author="Minh Đức Lê" w:date="2018-04-06T00:51:00Z">
              <w:r>
                <w:rPr>
                  <w:rFonts w:ascii="Times New Roman" w:hAnsi="Times New Roman" w:cs="Times New Roman"/>
                  <w:b w:val="0"/>
                  <w:bCs w:val="0"/>
                  <w:sz w:val="26"/>
                  <w:szCs w:val="26"/>
                </w:rPr>
                <w:lastRenderedPageBreak/>
                <w:t>Tác nhân:</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pPr>
              <w:pStyle w:val="InfoBlue"/>
              <w:spacing w:beforeAutospacing="0" w:afterAutospacing="0" w:line="360" w:lineRule="auto"/>
              <w:rPr>
                <w:ins w:id="535" w:author="Minh Đức Lê" w:date="2018-04-06T00:51:00Z"/>
                <w:rFonts w:ascii="Times New Roman" w:hAnsi="Times New Roman"/>
                <w:sz w:val="26"/>
                <w:szCs w:val="26"/>
                <w:lang w:val="vi-VN"/>
              </w:rPr>
            </w:pPr>
            <w:ins w:id="536" w:author="Minh Đức Lê" w:date="2018-04-06T11:16:00Z">
              <w:r>
                <w:rPr>
                  <w:rFonts w:ascii="Times New Roman" w:hAnsi="Times New Roman"/>
                  <w:sz w:val="26"/>
                  <w:szCs w:val="26"/>
                </w:rPr>
                <w:t>Người dùng</w:t>
              </w:r>
            </w:ins>
            <w:ins w:id="537" w:author="Minh Đức Lê" w:date="2018-04-06T00:51:00Z">
              <w:r w:rsidR="004B701D">
                <w:rPr>
                  <w:rFonts w:ascii="Times New Roman" w:hAnsi="Times New Roman"/>
                  <w:sz w:val="26"/>
                  <w:szCs w:val="26"/>
                </w:rPr>
                <w:t xml:space="preserve"> (</w:t>
              </w:r>
            </w:ins>
            <w:ins w:id="538" w:author="Minh Đức Lê" w:date="2018-04-06T10:39:00Z">
              <w:r w:rsidR="00351862">
                <w:rPr>
                  <w:rFonts w:ascii="Times New Roman" w:hAnsi="Times New Roman"/>
                  <w:sz w:val="26"/>
                  <w:szCs w:val="26"/>
                </w:rPr>
                <w:t>Guest</w:t>
              </w:r>
            </w:ins>
            <w:ins w:id="539" w:author="Minh Đức Lê" w:date="2018-04-06T00:51:00Z">
              <w:r w:rsidR="004B701D">
                <w:rPr>
                  <w:rFonts w:ascii="Times New Roman" w:hAnsi="Times New Roman"/>
                  <w:sz w:val="26"/>
                  <w:szCs w:val="26"/>
                </w:rPr>
                <w:t>)</w:t>
              </w:r>
            </w:ins>
          </w:p>
        </w:tc>
      </w:tr>
      <w:tr w:rsidR="004B701D" w:rsidTr="00CD6109">
        <w:trPr>
          <w:trHeight w:val="680"/>
          <w:ins w:id="540"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41" w:author="Minh Đức Lê" w:date="2018-04-06T00:51:00Z"/>
                <w:rFonts w:ascii="Times New Roman" w:hAnsi="Times New Roman" w:cs="Times New Roman"/>
                <w:b w:val="0"/>
                <w:sz w:val="26"/>
                <w:szCs w:val="26"/>
              </w:rPr>
            </w:pPr>
            <w:ins w:id="542" w:author="Minh Đức Lê" w:date="2018-04-06T00:51: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9829E7">
            <w:pPr>
              <w:pStyle w:val="InfoBlue"/>
              <w:spacing w:beforeAutospacing="0" w:afterAutospacing="0" w:line="360" w:lineRule="auto"/>
              <w:rPr>
                <w:ins w:id="543" w:author="Minh Đức Lê" w:date="2018-04-06T00:51:00Z"/>
                <w:rFonts w:ascii="Times New Roman" w:hAnsi="Times New Roman"/>
                <w:sz w:val="26"/>
                <w:szCs w:val="26"/>
              </w:rPr>
            </w:pPr>
            <w:ins w:id="544" w:author="Minh Đức Lê" w:date="2018-04-06T10:38:00Z">
              <w:r>
                <w:rPr>
                  <w:rFonts w:ascii="Times New Roman" w:hAnsi="Times New Roman"/>
                  <w:sz w:val="26"/>
                  <w:szCs w:val="26"/>
                </w:rPr>
                <w:t>Cấp quyền</w:t>
              </w:r>
              <w:r w:rsidR="00351862">
                <w:rPr>
                  <w:rFonts w:ascii="Times New Roman" w:hAnsi="Times New Roman"/>
                  <w:sz w:val="26"/>
                  <w:szCs w:val="26"/>
                </w:rPr>
                <w:t xml:space="preserve"> cho ‘</w:t>
              </w:r>
            </w:ins>
            <w:ins w:id="545" w:author="Minh Đức Lê" w:date="2018-04-06T11:17:00Z">
              <w:r w:rsidR="00A7260C">
                <w:rPr>
                  <w:rFonts w:ascii="Times New Roman" w:hAnsi="Times New Roman"/>
                  <w:sz w:val="26"/>
                  <w:szCs w:val="26"/>
                </w:rPr>
                <w:t>Người dùng</w:t>
              </w:r>
            </w:ins>
            <w:ins w:id="546" w:author="Minh Đức Lê" w:date="2018-04-06T10:39:00Z">
              <w:r w:rsidR="00351862">
                <w:rPr>
                  <w:rFonts w:ascii="Times New Roman" w:hAnsi="Times New Roman"/>
                  <w:sz w:val="26"/>
                  <w:szCs w:val="26"/>
                </w:rPr>
                <w:t>’</w:t>
              </w:r>
            </w:ins>
            <w:ins w:id="547" w:author="Minh Đức Lê" w:date="2018-04-06T10:42:00Z">
              <w:r>
                <w:rPr>
                  <w:rFonts w:ascii="Times New Roman" w:hAnsi="Times New Roman"/>
                  <w:sz w:val="26"/>
                  <w:szCs w:val="26"/>
                </w:rPr>
                <w:t xml:space="preserve"> theo quyền của tài khoản</w:t>
              </w:r>
            </w:ins>
            <w:ins w:id="548" w:author="Minh Đức Lê" w:date="2018-04-06T10:38:00Z">
              <w:r w:rsidR="00351862">
                <w:rPr>
                  <w:rFonts w:ascii="Times New Roman" w:hAnsi="Times New Roman"/>
                  <w:sz w:val="26"/>
                  <w:szCs w:val="26"/>
                </w:rPr>
                <w:t xml:space="preserve">, </w:t>
              </w:r>
            </w:ins>
            <w:ins w:id="549" w:author="Minh Đức Lê" w:date="2018-04-06T10:43:00Z">
              <w:r w:rsidR="00E75D66">
                <w:rPr>
                  <w:rFonts w:ascii="Times New Roman" w:hAnsi="Times New Roman"/>
                  <w:sz w:val="26"/>
                  <w:szCs w:val="26"/>
                </w:rPr>
                <w:t xml:space="preserve">trả về </w:t>
              </w:r>
            </w:ins>
            <w:ins w:id="550" w:author="Minh Đức Lê" w:date="2018-04-06T10:38:00Z">
              <w:r w:rsidR="00351862">
                <w:rPr>
                  <w:rFonts w:ascii="Times New Roman" w:hAnsi="Times New Roman"/>
                  <w:sz w:val="26"/>
                  <w:szCs w:val="26"/>
                </w:rPr>
                <w:t>g</w:t>
              </w:r>
            </w:ins>
            <w:ins w:id="551" w:author="Minh Đức Lê" w:date="2018-04-06T00:51:00Z">
              <w:r w:rsidR="004B701D">
                <w:rPr>
                  <w:rFonts w:ascii="Times New Roman" w:hAnsi="Times New Roman"/>
                  <w:sz w:val="26"/>
                  <w:szCs w:val="26"/>
                </w:rPr>
                <w:t xml:space="preserve">iao diện </w:t>
              </w:r>
            </w:ins>
            <w:ins w:id="552" w:author="Minh Đức Lê" w:date="2018-04-06T10:38:00Z">
              <w:r w:rsidR="00351862">
                <w:rPr>
                  <w:rFonts w:ascii="Times New Roman" w:hAnsi="Times New Roman"/>
                  <w:sz w:val="26"/>
                  <w:szCs w:val="26"/>
                </w:rPr>
                <w:t>trước</w:t>
              </w:r>
            </w:ins>
            <w:ins w:id="553" w:author="Minh Đức Lê" w:date="2018-04-06T10:43:00Z">
              <w:r w:rsidR="00B45EC3">
                <w:rPr>
                  <w:rFonts w:ascii="Times New Roman" w:hAnsi="Times New Roman"/>
                  <w:sz w:val="26"/>
                  <w:szCs w:val="26"/>
                </w:rPr>
                <w:t xml:space="preserve"> bước</w:t>
              </w:r>
            </w:ins>
            <w:ins w:id="554" w:author="Minh Đức Lê" w:date="2018-04-06T10:38:00Z">
              <w:r w:rsidR="00351862">
                <w:rPr>
                  <w:rFonts w:ascii="Times New Roman" w:hAnsi="Times New Roman"/>
                  <w:sz w:val="26"/>
                  <w:szCs w:val="26"/>
                </w:rPr>
                <w:t xml:space="preserve"> đăng nhập</w:t>
              </w:r>
              <w:r w:rsidR="00E75D66">
                <w:rPr>
                  <w:rFonts w:ascii="Times New Roman" w:hAnsi="Times New Roman"/>
                  <w:sz w:val="26"/>
                  <w:szCs w:val="26"/>
                </w:rPr>
                <w:t>.</w:t>
              </w:r>
            </w:ins>
          </w:p>
        </w:tc>
      </w:tr>
      <w:tr w:rsidR="004B701D" w:rsidTr="00CD6109">
        <w:trPr>
          <w:trHeight w:val="2951"/>
          <w:ins w:id="555"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56" w:author="Minh Đức Lê" w:date="2018-04-06T00:51:00Z"/>
                <w:rFonts w:ascii="Times New Roman" w:hAnsi="Times New Roman" w:cs="Times New Roman"/>
                <w:b w:val="0"/>
                <w:sz w:val="26"/>
                <w:szCs w:val="26"/>
              </w:rPr>
            </w:pPr>
            <w:ins w:id="557" w:author="Minh Đức Lê" w:date="2018-04-06T00:51: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rsidP="004B701D">
            <w:pPr>
              <w:pStyle w:val="InfoBlue"/>
              <w:numPr>
                <w:ilvl w:val="0"/>
                <w:numId w:val="48"/>
              </w:numPr>
              <w:spacing w:beforeAutospacing="0" w:afterAutospacing="0" w:line="360" w:lineRule="auto"/>
              <w:rPr>
                <w:ins w:id="558" w:author="Minh Đức Lê" w:date="2018-04-06T00:51:00Z"/>
                <w:rFonts w:ascii="Times New Roman" w:hAnsi="Times New Roman"/>
                <w:sz w:val="26"/>
                <w:szCs w:val="26"/>
                <w:lang w:val="vi-VN"/>
              </w:rPr>
            </w:pPr>
            <w:ins w:id="559" w:author="Minh Đức Lê" w:date="2018-04-06T11:17:00Z">
              <w:r>
                <w:rPr>
                  <w:rFonts w:ascii="Times New Roman" w:hAnsi="Times New Roman"/>
                  <w:sz w:val="26"/>
                  <w:szCs w:val="26"/>
                </w:rPr>
                <w:t xml:space="preserve">Người dùng </w:t>
              </w:r>
            </w:ins>
            <w:ins w:id="560" w:author="Minh Đức Lê" w:date="2018-04-06T00:51:00Z">
              <w:r w:rsidR="004B701D">
                <w:rPr>
                  <w:rFonts w:ascii="Times New Roman" w:hAnsi="Times New Roman"/>
                  <w:sz w:val="26"/>
                  <w:szCs w:val="26"/>
                </w:rPr>
                <w:t>nhập tài khoản và mật khẩu</w:t>
              </w:r>
            </w:ins>
          </w:p>
          <w:p w:rsidR="004B701D" w:rsidRDefault="009829E7" w:rsidP="004B701D">
            <w:pPr>
              <w:pStyle w:val="InfoBlue"/>
              <w:numPr>
                <w:ilvl w:val="0"/>
                <w:numId w:val="48"/>
              </w:numPr>
              <w:spacing w:beforeAutospacing="0" w:afterAutospacing="0" w:line="360" w:lineRule="auto"/>
              <w:rPr>
                <w:ins w:id="561" w:author="Minh Đức Lê" w:date="2018-04-06T00:51:00Z"/>
                <w:rFonts w:ascii="Times New Roman" w:hAnsi="Times New Roman"/>
                <w:sz w:val="26"/>
                <w:szCs w:val="26"/>
                <w:lang w:val="vi-VN"/>
              </w:rPr>
            </w:pPr>
            <w:ins w:id="562" w:author="Minh Đức Lê" w:date="2018-04-06T00:51:00Z">
              <w:r>
                <w:rPr>
                  <w:rFonts w:ascii="Times New Roman" w:hAnsi="Times New Roman"/>
                  <w:sz w:val="26"/>
                  <w:szCs w:val="26"/>
                </w:rPr>
                <w:t>Khách</w:t>
              </w:r>
              <w:r w:rsidR="004B701D">
                <w:rPr>
                  <w:rFonts w:ascii="Times New Roman" w:hAnsi="Times New Roman"/>
                  <w:sz w:val="26"/>
                  <w:szCs w:val="26"/>
                </w:rPr>
                <w:t xml:space="preserve"> chọn chức năng “đăng nhập”</w:t>
              </w:r>
            </w:ins>
          </w:p>
          <w:p w:rsidR="004B701D" w:rsidRDefault="004B701D" w:rsidP="004B701D">
            <w:pPr>
              <w:pStyle w:val="InfoBlue"/>
              <w:numPr>
                <w:ilvl w:val="0"/>
                <w:numId w:val="48"/>
              </w:numPr>
              <w:spacing w:beforeAutospacing="0" w:afterAutospacing="0" w:line="360" w:lineRule="auto"/>
              <w:rPr>
                <w:ins w:id="563" w:author="Minh Đức Lê" w:date="2018-04-06T00:51:00Z"/>
                <w:rFonts w:ascii="Times New Roman" w:hAnsi="Times New Roman"/>
                <w:sz w:val="26"/>
                <w:szCs w:val="26"/>
                <w:lang w:val="vi-VN"/>
              </w:rPr>
            </w:pPr>
            <w:ins w:id="564" w:author="Minh Đức Lê" w:date="2018-04-06T00:51:00Z">
              <w:r>
                <w:rPr>
                  <w:rFonts w:ascii="Times New Roman" w:hAnsi="Times New Roman"/>
                  <w:sz w:val="26"/>
                  <w:szCs w:val="26"/>
                </w:rPr>
                <w:t>Hệ thống kiểm tra thông tin đăng nhập</w:t>
              </w:r>
            </w:ins>
          </w:p>
          <w:p w:rsidR="004B701D" w:rsidRDefault="004B701D" w:rsidP="004B701D">
            <w:pPr>
              <w:pStyle w:val="InfoBlue"/>
              <w:numPr>
                <w:ilvl w:val="0"/>
                <w:numId w:val="48"/>
              </w:numPr>
              <w:spacing w:beforeAutospacing="0" w:afterAutospacing="0" w:line="360" w:lineRule="auto"/>
              <w:rPr>
                <w:ins w:id="565" w:author="Minh Đức Lê" w:date="2018-04-06T00:51:00Z"/>
                <w:rFonts w:ascii="Times New Roman" w:hAnsi="Times New Roman"/>
                <w:sz w:val="26"/>
                <w:szCs w:val="26"/>
                <w:lang w:val="vi-VN"/>
              </w:rPr>
            </w:pPr>
            <w:ins w:id="566" w:author="Minh Đức Lê" w:date="2018-04-06T00:51:00Z">
              <w:r>
                <w:rPr>
                  <w:rFonts w:ascii="Times New Roman" w:hAnsi="Times New Roman"/>
                  <w:sz w:val="26"/>
                  <w:szCs w:val="26"/>
                </w:rPr>
                <w:t>Hệ thốn</w:t>
              </w:r>
              <w:r w:rsidR="00F42B6C">
                <w:rPr>
                  <w:rFonts w:ascii="Times New Roman" w:hAnsi="Times New Roman"/>
                  <w:sz w:val="26"/>
                  <w:szCs w:val="26"/>
                </w:rPr>
                <w:t>g lấy dữ liệu và giao diện trước đó cho người dùng</w:t>
              </w:r>
              <w:r>
                <w:rPr>
                  <w:rFonts w:ascii="Times New Roman" w:hAnsi="Times New Roman"/>
                  <w:sz w:val="26"/>
                  <w:szCs w:val="26"/>
                </w:rPr>
                <w:t xml:space="preserve"> </w:t>
              </w:r>
            </w:ins>
          </w:p>
          <w:p w:rsidR="004B701D" w:rsidRDefault="004B701D">
            <w:pPr>
              <w:pStyle w:val="InfoBlue"/>
              <w:numPr>
                <w:ilvl w:val="0"/>
                <w:numId w:val="48"/>
              </w:numPr>
              <w:spacing w:beforeAutospacing="0" w:afterAutospacing="0" w:line="360" w:lineRule="auto"/>
              <w:rPr>
                <w:ins w:id="567" w:author="Minh Đức Lê" w:date="2018-04-06T00:51:00Z"/>
                <w:rFonts w:ascii="Times New Roman" w:hAnsi="Times New Roman"/>
                <w:sz w:val="26"/>
                <w:szCs w:val="26"/>
                <w:lang w:val="vi-VN"/>
              </w:rPr>
            </w:pPr>
            <w:ins w:id="568" w:author="Minh Đức Lê" w:date="2018-04-06T00:51:00Z">
              <w:r>
                <w:rPr>
                  <w:rFonts w:ascii="Times New Roman" w:hAnsi="Times New Roman"/>
                  <w:sz w:val="26"/>
                  <w:szCs w:val="26"/>
                  <w:lang w:val="vi-VN"/>
                </w:rPr>
                <w:t>Hệ thống</w:t>
              </w:r>
            </w:ins>
            <w:ins w:id="569" w:author="Minh Đức Lê" w:date="2018-04-06T10:42:00Z">
              <w:r w:rsidR="009829E7">
                <w:rPr>
                  <w:rFonts w:ascii="Times New Roman" w:hAnsi="Times New Roman"/>
                  <w:sz w:val="26"/>
                  <w:szCs w:val="26"/>
                </w:rPr>
                <w:t xml:space="preserve"> cấp quyền và</w:t>
              </w:r>
            </w:ins>
            <w:ins w:id="570"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571" w:author="Minh Đức Lê" w:date="2018-04-06T10:41:00Z">
              <w:r w:rsidR="009829E7">
                <w:rPr>
                  <w:rFonts w:ascii="Times New Roman" w:hAnsi="Times New Roman"/>
                  <w:sz w:val="26"/>
                  <w:szCs w:val="26"/>
                </w:rPr>
                <w:t>trước</w:t>
              </w:r>
            </w:ins>
            <w:ins w:id="572" w:author="Minh Đức Lê" w:date="2018-04-06T10:42:00Z">
              <w:r w:rsidR="009829E7">
                <w:rPr>
                  <w:rFonts w:ascii="Times New Roman" w:hAnsi="Times New Roman"/>
                  <w:sz w:val="26"/>
                  <w:szCs w:val="26"/>
                </w:rPr>
                <w:t xml:space="preserve"> đó</w:t>
              </w:r>
            </w:ins>
            <w:ins w:id="573" w:author="Minh Đức Lê" w:date="2018-04-06T10:41:00Z">
              <w:r w:rsidR="00E75D66">
                <w:rPr>
                  <w:rFonts w:ascii="Times New Roman" w:hAnsi="Times New Roman"/>
                  <w:sz w:val="26"/>
                  <w:szCs w:val="26"/>
                </w:rPr>
                <w:t xml:space="preserve"> cho </w:t>
              </w:r>
            </w:ins>
            <w:ins w:id="574" w:author="Minh Đức Lê" w:date="2018-04-06T11:17:00Z">
              <w:r w:rsidR="00A7260C">
                <w:rPr>
                  <w:rFonts w:ascii="Times New Roman" w:hAnsi="Times New Roman"/>
                  <w:sz w:val="26"/>
                  <w:szCs w:val="26"/>
                </w:rPr>
                <w:t>Người dùng</w:t>
              </w:r>
            </w:ins>
            <w:ins w:id="575" w:author="Minh Đức Lê" w:date="2018-04-06T10:41:00Z">
              <w:r w:rsidR="00E75D66">
                <w:rPr>
                  <w:rFonts w:ascii="Times New Roman" w:hAnsi="Times New Roman"/>
                  <w:sz w:val="26"/>
                  <w:szCs w:val="26"/>
                </w:rPr>
                <w:t>.</w:t>
              </w:r>
            </w:ins>
          </w:p>
        </w:tc>
      </w:tr>
      <w:tr w:rsidR="004B701D" w:rsidTr="00CD6109">
        <w:trPr>
          <w:trHeight w:val="2951"/>
          <w:ins w:id="576" w:author="Minh Đức Lê" w:date="2018-04-06T00:51:00Z"/>
        </w:trPr>
        <w:tc>
          <w:tcPr>
            <w:tcW w:w="2379" w:type="dxa"/>
            <w:tcBorders>
              <w:top w:val="single" w:sz="4" w:space="0" w:color="auto"/>
              <w:left w:val="single" w:sz="4" w:space="0" w:color="auto"/>
              <w:bottom w:val="single" w:sz="4" w:space="0" w:color="auto"/>
              <w:right w:val="single" w:sz="4" w:space="0" w:color="auto"/>
            </w:tcBorders>
          </w:tcPr>
          <w:p w:rsidR="004B701D" w:rsidRPr="00BB7AC9" w:rsidRDefault="004B701D" w:rsidP="00CD6109">
            <w:pPr>
              <w:pStyle w:val="TableHeader"/>
              <w:spacing w:line="360" w:lineRule="auto"/>
              <w:rPr>
                <w:ins w:id="577" w:author="Minh Đức Lê" w:date="2018-04-06T00:51:00Z"/>
                <w:rFonts w:ascii="Times New Roman" w:hAnsi="Times New Roman" w:cs="Times New Roman"/>
                <w:b w:val="0"/>
                <w:bCs w:val="0"/>
                <w:sz w:val="26"/>
                <w:szCs w:val="26"/>
              </w:rPr>
            </w:pPr>
            <w:ins w:id="578" w:author="Minh Đức Lê" w:date="2018-04-06T00:51: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4B701D" w:rsidRPr="003809B1" w:rsidRDefault="004B701D" w:rsidP="004B701D">
            <w:pPr>
              <w:pStyle w:val="InfoBlue"/>
              <w:numPr>
                <w:ilvl w:val="0"/>
                <w:numId w:val="43"/>
              </w:numPr>
              <w:spacing w:line="360" w:lineRule="auto"/>
              <w:jc w:val="both"/>
              <w:rPr>
                <w:ins w:id="579" w:author="Minh Đức Lê" w:date="2018-04-06T00:51:00Z"/>
                <w:rFonts w:ascii="Times New Roman" w:hAnsi="Times New Roman"/>
                <w:sz w:val="26"/>
                <w:szCs w:val="26"/>
              </w:rPr>
            </w:pPr>
            <w:ins w:id="580"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w:t>
              </w:r>
              <w:r w:rsidRPr="003809B1">
                <w:rPr>
                  <w:rFonts w:ascii="Times New Roman" w:hAnsi="Times New Roman"/>
                  <w:sz w:val="26"/>
                  <w:szCs w:val="26"/>
                </w:rPr>
                <w:t>sẽ khóa tài khoản và gởi mail cảnh báo về chủ tài khoản sau đó hiển thị giao diện cảnh báo.</w:t>
              </w:r>
            </w:ins>
          </w:p>
        </w:tc>
      </w:tr>
    </w:tbl>
    <w:p w:rsidR="004B701D" w:rsidRDefault="004B701D" w:rsidP="004B701D">
      <w:pPr>
        <w:rPr>
          <w:ins w:id="581" w:author="Minh Đức Lê" w:date="2018-04-06T00:51:00Z"/>
        </w:rPr>
      </w:pPr>
    </w:p>
    <w:p w:rsidR="007B6B40" w:rsidRDefault="007B6B40" w:rsidP="00585F4E">
      <w:pPr>
        <w:rPr>
          <w:ins w:id="582" w:author="Minh Đức Lê" w:date="2018-03-12T00:49:00Z"/>
        </w:rPr>
      </w:pPr>
    </w:p>
    <w:p w:rsidR="002141A0" w:rsidRPr="00A16910" w:rsidRDefault="00F42B6C" w:rsidP="00585F4E">
      <w:ins w:id="583" w:author="Minh Đức Lê" w:date="2018-04-06T10:51:00Z">
        <w:r w:rsidRPr="00F42B6C">
          <w:rPr>
            <w:noProof/>
          </w:rPr>
          <w:lastRenderedPageBreak/>
          <w:drawing>
            <wp:inline distT="0" distB="0" distL="0" distR="0">
              <wp:extent cx="5580380" cy="38144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814471"/>
                      </a:xfrm>
                      <a:prstGeom prst="rect">
                        <a:avLst/>
                      </a:prstGeom>
                      <a:noFill/>
                      <a:ln>
                        <a:noFill/>
                      </a:ln>
                    </pic:spPr>
                  </pic:pic>
                </a:graphicData>
              </a:graphic>
            </wp:inline>
          </w:drawing>
        </w:r>
      </w:ins>
    </w:p>
    <w:p w:rsidR="00C95B26" w:rsidRDefault="001818F1">
      <w:pPr>
        <w:pStyle w:val="ListParagraph"/>
        <w:ind w:left="927" w:firstLine="0"/>
        <w:rPr>
          <w:ins w:id="584" w:author="Minh Đức Lê" w:date="2018-04-05T18:53:00Z"/>
          <w:b/>
        </w:rPr>
        <w:pPrChange w:id="585" w:author="Minh Đức Lê" w:date="2018-04-05T18:53:00Z">
          <w:pPr>
            <w:pStyle w:val="ListParagraph"/>
            <w:numPr>
              <w:numId w:val="41"/>
            </w:numPr>
            <w:ind w:left="927" w:hanging="360"/>
          </w:pPr>
        </w:pPrChange>
      </w:pPr>
      <w:ins w:id="586" w:author="Minh Đức Lê" w:date="2018-04-06T10:40:00Z">
        <w:r w:rsidRPr="001818F1">
          <w:rPr>
            <w:b/>
            <w:noProof/>
            <w:rPrChange w:id="587" w:author="Unknown">
              <w:rPr>
                <w:noProof/>
              </w:rPr>
            </w:rPrChange>
          </w:rPr>
          <w:drawing>
            <wp:inline distT="0" distB="0" distL="0" distR="0">
              <wp:extent cx="5580380" cy="285000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50006"/>
                      </a:xfrm>
                      <a:prstGeom prst="rect">
                        <a:avLst/>
                      </a:prstGeom>
                      <a:noFill/>
                      <a:ln>
                        <a:noFill/>
                      </a:ln>
                    </pic:spPr>
                  </pic:pic>
                </a:graphicData>
              </a:graphic>
            </wp:inline>
          </w:drawing>
        </w:r>
      </w:ins>
    </w:p>
    <w:p w:rsidR="00AB4D61" w:rsidRDefault="00AB4D61">
      <w:pPr>
        <w:pStyle w:val="Heading3"/>
        <w:rPr>
          <w:ins w:id="588" w:author="Minh Đức Lê" w:date="2018-03-25T23:13:00Z"/>
        </w:rPr>
      </w:pPr>
      <w:bookmarkStart w:id="589" w:name="_Toc510808721"/>
      <w:ins w:id="590" w:author="Minh Đức Lê" w:date="2018-03-25T23:13:00Z">
        <w:r>
          <w:t>Tạo tài khoản</w:t>
        </w:r>
        <w:bookmarkEnd w:id="589"/>
      </w:ins>
    </w:p>
    <w:p w:rsidR="00AB4D61" w:rsidRDefault="00AB4D61" w:rsidP="00AB4D61">
      <w:pPr>
        <w:rPr>
          <w:ins w:id="591"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592"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593" w:author="Minh Đức Lê" w:date="2018-03-25T23:13:00Z"/>
                <w:b/>
                <w:szCs w:val="26"/>
              </w:rPr>
            </w:pPr>
            <w:ins w:id="594" w:author="Minh Đức Lê" w:date="2018-03-25T23:13:00Z">
              <w:r>
                <w:rPr>
                  <w:b/>
                  <w:bCs/>
                  <w:szCs w:val="26"/>
                </w:rPr>
                <w:t xml:space="preserve">Use case: </w:t>
              </w:r>
              <w:r>
                <w:rPr>
                  <w:i/>
                  <w:iCs/>
                  <w:color w:val="0000FF"/>
                  <w:szCs w:val="26"/>
                </w:rPr>
                <w:t>Tạo tài khoản</w:t>
              </w:r>
            </w:ins>
          </w:p>
        </w:tc>
      </w:tr>
      <w:tr w:rsidR="00AB4D61" w:rsidTr="00C95B26">
        <w:trPr>
          <w:trHeight w:val="680"/>
          <w:ins w:id="59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596" w:author="Minh Đức Lê" w:date="2018-03-25T23:13:00Z"/>
                <w:rFonts w:ascii="Times New Roman" w:hAnsi="Times New Roman" w:cs="Times New Roman"/>
                <w:b w:val="0"/>
                <w:sz w:val="26"/>
                <w:szCs w:val="26"/>
              </w:rPr>
            </w:pPr>
            <w:ins w:id="597"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598" w:author="Minh Đức Lê" w:date="2018-03-25T23:13:00Z"/>
                <w:rFonts w:ascii="Times New Roman" w:hAnsi="Times New Roman"/>
                <w:sz w:val="26"/>
                <w:szCs w:val="26"/>
              </w:rPr>
            </w:pPr>
            <w:ins w:id="599" w:author="Minh Đức Lê" w:date="2018-03-25T23:13:00Z">
              <w:r>
                <w:rPr>
                  <w:rFonts w:ascii="Times New Roman" w:hAnsi="Times New Roman"/>
                  <w:sz w:val="26"/>
                  <w:szCs w:val="26"/>
                </w:rPr>
                <w:t>Xử lí tạo tài khoản cho khách</w:t>
              </w:r>
            </w:ins>
          </w:p>
        </w:tc>
      </w:tr>
      <w:tr w:rsidR="00AB4D61" w:rsidTr="00C95B26">
        <w:trPr>
          <w:trHeight w:val="692"/>
          <w:ins w:id="60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01" w:author="Minh Đức Lê" w:date="2018-03-25T23:13:00Z"/>
                <w:rFonts w:ascii="Times New Roman" w:hAnsi="Times New Roman" w:cs="Times New Roman"/>
                <w:b w:val="0"/>
                <w:sz w:val="26"/>
                <w:szCs w:val="26"/>
              </w:rPr>
            </w:pPr>
            <w:ins w:id="602" w:author="Minh Đức Lê" w:date="2018-03-25T23:13:00Z">
              <w:r>
                <w:rPr>
                  <w:rFonts w:ascii="Times New Roman" w:hAnsi="Times New Roman" w:cs="Times New Roman"/>
                  <w:b w:val="0"/>
                  <w:bCs w:val="0"/>
                  <w:sz w:val="26"/>
                  <w:szCs w:val="26"/>
                </w:rPr>
                <w:lastRenderedPageBreak/>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03" w:author="Minh Đức Lê" w:date="2018-03-25T23:13:00Z"/>
                <w:rFonts w:ascii="Times New Roman" w:hAnsi="Times New Roman"/>
                <w:sz w:val="26"/>
                <w:szCs w:val="26"/>
              </w:rPr>
            </w:pPr>
            <w:ins w:id="604"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60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606" w:author="Minh Đức Lê" w:date="2018-03-25T23:13:00Z"/>
                <w:rFonts w:ascii="Times New Roman" w:hAnsi="Times New Roman" w:cs="Times New Roman"/>
                <w:b w:val="0"/>
                <w:sz w:val="26"/>
                <w:szCs w:val="26"/>
              </w:rPr>
            </w:pPr>
            <w:ins w:id="607"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C95B26">
            <w:pPr>
              <w:pStyle w:val="InfoBlue"/>
              <w:spacing w:beforeAutospacing="0" w:afterAutospacing="0" w:line="360" w:lineRule="auto"/>
              <w:rPr>
                <w:ins w:id="608" w:author="Minh Đức Lê" w:date="2018-03-25T23:13:00Z"/>
                <w:rFonts w:ascii="Times New Roman" w:hAnsi="Times New Roman"/>
                <w:sz w:val="26"/>
                <w:szCs w:val="26"/>
                <w:lang w:val="vi-VN"/>
              </w:rPr>
            </w:pPr>
            <w:ins w:id="609" w:author="Minh Đức Lê" w:date="2018-04-06T11:17:00Z">
              <w:r>
                <w:rPr>
                  <w:rFonts w:ascii="Times New Roman" w:hAnsi="Times New Roman"/>
                  <w:sz w:val="26"/>
                  <w:szCs w:val="26"/>
                </w:rPr>
                <w:t xml:space="preserve">Người dùng </w:t>
              </w:r>
            </w:ins>
            <w:ins w:id="610" w:author="Minh Đức Lê" w:date="2018-03-25T23:13:00Z">
              <w:r w:rsidR="00AB4D61">
                <w:rPr>
                  <w:rFonts w:ascii="Times New Roman" w:hAnsi="Times New Roman"/>
                  <w:sz w:val="26"/>
                  <w:szCs w:val="26"/>
                </w:rPr>
                <w:t>(Guest)</w:t>
              </w:r>
            </w:ins>
          </w:p>
        </w:tc>
      </w:tr>
      <w:tr w:rsidR="00AB4D61" w:rsidTr="00C95B26">
        <w:trPr>
          <w:trHeight w:val="680"/>
          <w:ins w:id="611"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12" w:author="Minh Đức Lê" w:date="2018-03-25T23:13:00Z"/>
                <w:rFonts w:ascii="Times New Roman" w:hAnsi="Times New Roman" w:cs="Times New Roman"/>
                <w:b w:val="0"/>
                <w:sz w:val="26"/>
                <w:szCs w:val="26"/>
              </w:rPr>
            </w:pPr>
            <w:ins w:id="613"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14" w:author="Minh Đức Lê" w:date="2018-03-25T23:13:00Z"/>
                <w:rFonts w:ascii="Times New Roman" w:hAnsi="Times New Roman"/>
                <w:sz w:val="26"/>
                <w:szCs w:val="26"/>
              </w:rPr>
            </w:pPr>
            <w:ins w:id="615" w:author="Minh Đức Lê" w:date="2018-03-25T23:13:00Z">
              <w:r>
                <w:rPr>
                  <w:rFonts w:ascii="Times New Roman" w:hAnsi="Times New Roman"/>
                  <w:sz w:val="26"/>
                  <w:szCs w:val="26"/>
                </w:rPr>
                <w:t>Khách sẽ được cấp tài khoản đăng nhập</w:t>
              </w:r>
            </w:ins>
          </w:p>
        </w:tc>
      </w:tr>
      <w:tr w:rsidR="00AB4D61" w:rsidTr="00C95B26">
        <w:trPr>
          <w:trHeight w:val="2951"/>
          <w:ins w:id="616"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17" w:author="Minh Đức Lê" w:date="2018-03-25T23:13:00Z"/>
                <w:rFonts w:ascii="Times New Roman" w:hAnsi="Times New Roman" w:cs="Times New Roman"/>
                <w:b w:val="0"/>
                <w:sz w:val="26"/>
                <w:szCs w:val="26"/>
              </w:rPr>
            </w:pPr>
            <w:ins w:id="618"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AB4D61">
            <w:pPr>
              <w:pStyle w:val="InfoBlue"/>
              <w:numPr>
                <w:ilvl w:val="0"/>
                <w:numId w:val="42"/>
              </w:numPr>
              <w:spacing w:beforeAutospacing="0" w:afterAutospacing="0" w:line="360" w:lineRule="auto"/>
              <w:rPr>
                <w:ins w:id="619" w:author="Minh Đức Lê" w:date="2018-03-25T23:13:00Z"/>
                <w:rFonts w:ascii="Times New Roman" w:hAnsi="Times New Roman"/>
                <w:sz w:val="26"/>
                <w:szCs w:val="26"/>
                <w:lang w:val="vi-VN"/>
              </w:rPr>
            </w:pPr>
            <w:ins w:id="620" w:author="Minh Đức Lê" w:date="2018-04-06T11:17:00Z">
              <w:r>
                <w:rPr>
                  <w:rFonts w:ascii="Times New Roman" w:hAnsi="Times New Roman"/>
                  <w:sz w:val="26"/>
                  <w:szCs w:val="26"/>
                </w:rPr>
                <w:t>Người dùng</w:t>
              </w:r>
            </w:ins>
            <w:ins w:id="621" w:author="Minh Đức Lê" w:date="2018-03-25T23:13:00Z">
              <w:r w:rsidR="00AB4D61">
                <w:rPr>
                  <w:rFonts w:ascii="Times New Roman" w:hAnsi="Times New Roman"/>
                  <w:sz w:val="26"/>
                  <w:szCs w:val="26"/>
                </w:rPr>
                <w:t xml:space="preserve"> chọn chức năng “tạo tài khoản”</w:t>
              </w:r>
            </w:ins>
          </w:p>
          <w:p w:rsidR="00AB4D61" w:rsidRDefault="00AB4D61" w:rsidP="00AB4D61">
            <w:pPr>
              <w:pStyle w:val="InfoBlue"/>
              <w:numPr>
                <w:ilvl w:val="0"/>
                <w:numId w:val="42"/>
              </w:numPr>
              <w:spacing w:beforeAutospacing="0" w:afterAutospacing="0" w:line="360" w:lineRule="auto"/>
              <w:rPr>
                <w:ins w:id="622" w:author="Minh Đức Lê" w:date="2018-03-25T23:13:00Z"/>
                <w:rFonts w:ascii="Times New Roman" w:hAnsi="Times New Roman"/>
                <w:sz w:val="26"/>
                <w:szCs w:val="26"/>
                <w:lang w:val="vi-VN"/>
              </w:rPr>
            </w:pPr>
            <w:ins w:id="623"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624" w:author="Minh Đức Lê" w:date="2018-03-25T23:13:00Z"/>
                <w:rFonts w:ascii="Times New Roman" w:hAnsi="Times New Roman"/>
                <w:sz w:val="26"/>
                <w:szCs w:val="26"/>
                <w:lang w:val="vi-VN"/>
              </w:rPr>
            </w:pPr>
            <w:ins w:id="625"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626" w:author="Minh Đức Lê" w:date="2018-03-25T23:13:00Z"/>
                <w:rFonts w:ascii="Times New Roman" w:hAnsi="Times New Roman"/>
                <w:sz w:val="26"/>
                <w:szCs w:val="26"/>
                <w:lang w:val="vi-VN"/>
              </w:rPr>
            </w:pPr>
            <w:ins w:id="627"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628" w:author="Minh Đức Lê" w:date="2018-03-25T23:13:00Z"/>
                <w:rFonts w:ascii="Times New Roman" w:hAnsi="Times New Roman"/>
                <w:sz w:val="26"/>
                <w:szCs w:val="26"/>
                <w:lang w:val="vi-VN"/>
              </w:rPr>
            </w:pPr>
            <w:ins w:id="629"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630" w:author="Minh Đức Lê" w:date="2018-03-25T23:13:00Z"/>
                <w:rFonts w:ascii="Times New Roman" w:hAnsi="Times New Roman"/>
                <w:sz w:val="26"/>
                <w:szCs w:val="26"/>
                <w:lang w:val="vi-VN"/>
              </w:rPr>
            </w:pPr>
            <w:ins w:id="631" w:author="Minh Đức Lê" w:date="2018-03-25T23:13:00Z">
              <w:r>
                <w:rPr>
                  <w:rFonts w:ascii="Times New Roman" w:hAnsi="Times New Roman"/>
                  <w:sz w:val="26"/>
                  <w:szCs w:val="26"/>
                </w:rPr>
                <w:t>Hệ thống gởi mail xác nhận cho khách và lưu thông tin vào CSDL</w:t>
              </w:r>
            </w:ins>
          </w:p>
          <w:p w:rsidR="00AB4D61" w:rsidRPr="004074FE" w:rsidRDefault="00AB4D61" w:rsidP="00AB4D61">
            <w:pPr>
              <w:pStyle w:val="InfoBlue"/>
              <w:numPr>
                <w:ilvl w:val="0"/>
                <w:numId w:val="42"/>
              </w:numPr>
              <w:spacing w:beforeAutospacing="0" w:afterAutospacing="0" w:line="360" w:lineRule="auto"/>
              <w:rPr>
                <w:ins w:id="632" w:author="Minh Đức Lê" w:date="2018-04-08T10:07:00Z"/>
                <w:rFonts w:ascii="Times New Roman" w:hAnsi="Times New Roman"/>
                <w:sz w:val="26"/>
                <w:szCs w:val="26"/>
                <w:lang w:val="vi-VN"/>
                <w:rPrChange w:id="633" w:author="Minh Đức Lê" w:date="2018-04-08T10:07:00Z">
                  <w:rPr>
                    <w:ins w:id="634" w:author="Minh Đức Lê" w:date="2018-04-08T10:07:00Z"/>
                    <w:rFonts w:ascii="Times New Roman" w:hAnsi="Times New Roman"/>
                    <w:sz w:val="26"/>
                    <w:szCs w:val="26"/>
                  </w:rPr>
                </w:rPrChange>
              </w:rPr>
            </w:pPr>
            <w:ins w:id="635" w:author="Minh Đức Lê" w:date="2018-03-25T23:13:00Z">
              <w:r>
                <w:rPr>
                  <w:rFonts w:ascii="Times New Roman" w:hAnsi="Times New Roman"/>
                  <w:sz w:val="26"/>
                  <w:szCs w:val="26"/>
                </w:rPr>
                <w:t>Hệ thống hiển thị thông báo đăng kí thành công</w:t>
              </w:r>
            </w:ins>
          </w:p>
          <w:p w:rsidR="004074FE" w:rsidRDefault="004074FE" w:rsidP="004074FE">
            <w:pPr>
              <w:pStyle w:val="InfoBlue"/>
              <w:numPr>
                <w:ilvl w:val="0"/>
                <w:numId w:val="42"/>
              </w:numPr>
              <w:spacing w:beforeAutospacing="0" w:afterAutospacing="0" w:line="360" w:lineRule="auto"/>
              <w:rPr>
                <w:ins w:id="636" w:author="Minh Đức Lê" w:date="2018-03-25T23:13:00Z"/>
                <w:rFonts w:ascii="Times New Roman" w:hAnsi="Times New Roman"/>
                <w:sz w:val="26"/>
                <w:szCs w:val="26"/>
                <w:lang w:val="vi-VN"/>
              </w:rPr>
              <w:pPrChange w:id="637" w:author="Minh Đức Lê" w:date="2018-04-08T10:08:00Z">
                <w:pPr>
                  <w:pStyle w:val="InfoBlue"/>
                  <w:numPr>
                    <w:numId w:val="42"/>
                  </w:numPr>
                  <w:spacing w:beforeAutospacing="0" w:afterAutospacing="0" w:line="360" w:lineRule="auto"/>
                  <w:ind w:left="720" w:hanging="360"/>
                </w:pPr>
              </w:pPrChange>
            </w:pPr>
            <w:ins w:id="638" w:author="Minh Đức Lê" w:date="2018-04-08T10:07:00Z">
              <w:r>
                <w:rPr>
                  <w:rFonts w:ascii="Times New Roman" w:hAnsi="Times New Roman"/>
                  <w:sz w:val="26"/>
                  <w:szCs w:val="26"/>
                  <w:lang w:val="vi-VN"/>
                </w:rPr>
                <w:t xml:space="preserve">Hệ thống </w:t>
              </w:r>
            </w:ins>
            <w:ins w:id="639" w:author="Minh Đức Lê" w:date="2018-04-08T10:08:00Z">
              <w:r>
                <w:rPr>
                  <w:rFonts w:ascii="Times New Roman" w:hAnsi="Times New Roman"/>
                  <w:sz w:val="26"/>
                  <w:szCs w:val="26"/>
                  <w:lang w:val="vi-VN"/>
                </w:rPr>
                <w:t>chuyển sang</w:t>
              </w:r>
            </w:ins>
            <w:bookmarkStart w:id="640" w:name="_GoBack"/>
            <w:bookmarkEnd w:id="640"/>
            <w:ins w:id="641" w:author="Minh Đức Lê" w:date="2018-04-08T10:07:00Z">
              <w:r>
                <w:rPr>
                  <w:rFonts w:ascii="Times New Roman" w:hAnsi="Times New Roman"/>
                  <w:sz w:val="26"/>
                  <w:szCs w:val="26"/>
                  <w:lang w:val="vi-VN"/>
                </w:rPr>
                <w:t xml:space="preserve"> giao diện đăng nhập</w:t>
              </w:r>
            </w:ins>
          </w:p>
        </w:tc>
      </w:tr>
      <w:tr w:rsidR="00AB4D61" w:rsidTr="00C95B26">
        <w:trPr>
          <w:trHeight w:val="2951"/>
          <w:ins w:id="642"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643" w:author="Minh Đức Lê" w:date="2018-03-25T23:13:00Z"/>
                <w:rFonts w:ascii="Times New Roman" w:hAnsi="Times New Roman" w:cs="Times New Roman"/>
                <w:b w:val="0"/>
                <w:bCs w:val="0"/>
                <w:sz w:val="26"/>
                <w:szCs w:val="26"/>
              </w:rPr>
            </w:pPr>
            <w:ins w:id="644"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645" w:author="Minh Đức Lê" w:date="2018-03-25T23:13:00Z"/>
                <w:rFonts w:ascii="Times New Roman" w:hAnsi="Times New Roman"/>
                <w:sz w:val="26"/>
                <w:szCs w:val="26"/>
              </w:rPr>
            </w:pPr>
            <w:ins w:id="646"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647" w:author="Minh Đức Lê" w:date="2018-03-25T23:13:00Z"/>
                <w:rFonts w:ascii="Times New Roman" w:hAnsi="Times New Roman"/>
                <w:sz w:val="26"/>
                <w:szCs w:val="26"/>
              </w:rPr>
            </w:pPr>
            <w:ins w:id="648"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649" w:author="Minh Đức Lê" w:date="2018-03-25T23:13:00Z"/>
          <w:rFonts w:ascii="Arial" w:hAnsi="Arial" w:cs="Arial"/>
          <w:noProof/>
        </w:rPr>
      </w:pPr>
    </w:p>
    <w:p w:rsidR="00AB4D61" w:rsidRDefault="00AB4D61" w:rsidP="00AB4D61">
      <w:pPr>
        <w:rPr>
          <w:ins w:id="650" w:author="Minh Đức Lê" w:date="2018-03-25T23:13:00Z"/>
        </w:rPr>
      </w:pPr>
    </w:p>
    <w:p w:rsidR="00AB4D61" w:rsidRDefault="004F2D28" w:rsidP="00AB4D61">
      <w:pPr>
        <w:rPr>
          <w:ins w:id="651" w:author="Minh Đức Lê" w:date="2018-03-25T23:13:00Z"/>
        </w:rPr>
      </w:pPr>
      <w:ins w:id="652" w:author="Minh Đức Lê" w:date="2018-04-08T09:37:00Z">
        <w:r w:rsidRPr="004F2D28">
          <w:rPr>
            <w:noProof/>
          </w:rPr>
          <w:lastRenderedPageBreak/>
          <w:drawing>
            <wp:inline distT="0" distB="0" distL="0" distR="0">
              <wp:extent cx="5580380" cy="5006259"/>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5006259"/>
                      </a:xfrm>
                      <a:prstGeom prst="rect">
                        <a:avLst/>
                      </a:prstGeom>
                      <a:noFill/>
                      <a:ln>
                        <a:noFill/>
                      </a:ln>
                    </pic:spPr>
                  </pic:pic>
                </a:graphicData>
              </a:graphic>
            </wp:inline>
          </w:drawing>
        </w:r>
      </w:ins>
    </w:p>
    <w:p w:rsidR="00AB4D61" w:rsidRDefault="00AB4D61" w:rsidP="00AB4D61">
      <w:pPr>
        <w:rPr>
          <w:ins w:id="653" w:author="Minh Đức Lê" w:date="2018-03-25T23:13:00Z"/>
        </w:rPr>
      </w:pPr>
    </w:p>
    <w:p w:rsidR="00AB4D61" w:rsidRDefault="00AB4D61" w:rsidP="00AB4D61">
      <w:pPr>
        <w:rPr>
          <w:ins w:id="654" w:author="Minh Đức Lê" w:date="2018-03-25T23:13:00Z"/>
        </w:rPr>
      </w:pPr>
    </w:p>
    <w:p w:rsidR="00AB4D61" w:rsidRDefault="00AB4D61" w:rsidP="00AB4D61">
      <w:pPr>
        <w:rPr>
          <w:ins w:id="655" w:author="Minh Đức Lê" w:date="2018-03-25T23:13:00Z"/>
        </w:rPr>
      </w:pPr>
      <w:ins w:id="656" w:author="Minh Đức Lê" w:date="2018-03-25T23:13:00Z">
        <w:r>
          <w:rPr>
            <w:rFonts w:ascii="Arial" w:hAnsi="Arial" w:cs="Arial"/>
            <w:noProof/>
            <w:rPrChange w:id="657"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CD6109" w:rsidRDefault="00AB4D61">
      <w:pPr>
        <w:rPr>
          <w:ins w:id="658" w:author="Minh Đức Lê" w:date="2018-03-25T23:13:00Z"/>
        </w:rPr>
        <w:pPrChange w:id="659" w:author="Minh Đức Lê" w:date="2018-03-25T23:13:00Z">
          <w:pPr>
            <w:pStyle w:val="Heading3"/>
          </w:pPr>
        </w:pPrChange>
      </w:pPr>
    </w:p>
    <w:p w:rsidR="002720C5" w:rsidRDefault="00042A82">
      <w:pPr>
        <w:pStyle w:val="Heading3"/>
        <w:rPr>
          <w:ins w:id="660" w:author="Minh Đức Lê" w:date="2018-03-25T23:14:00Z"/>
        </w:rPr>
      </w:pPr>
      <w:bookmarkStart w:id="661" w:name="_Toc510808722"/>
      <w:ins w:id="662" w:author="Minh Đức Lê" w:date="2018-04-08T09:37:00Z">
        <w:r>
          <w:rPr>
            <w:lang w:val="vi-VN"/>
          </w:rPr>
          <w:t>T</w:t>
        </w:r>
      </w:ins>
      <w:ins w:id="663" w:author="Minh Đức Lê" w:date="2018-03-25T23:14:00Z">
        <w:r w:rsidR="002720C5">
          <w:t>ìm kiếm</w:t>
        </w:r>
      </w:ins>
      <w:bookmarkEnd w:id="661"/>
      <w:ins w:id="664" w:author="Minh Đức Lê" w:date="2018-04-08T09:37:00Z">
        <w:r>
          <w:rPr>
            <w:lang w:val="vi-VN"/>
          </w:rPr>
          <w:t xml:space="preserve"> báo</w:t>
        </w:r>
      </w:ins>
    </w:p>
    <w:p w:rsidR="002720C5" w:rsidRDefault="002720C5" w:rsidP="002720C5">
      <w:pPr>
        <w:rPr>
          <w:ins w:id="665"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666"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Pr="00042A82" w:rsidRDefault="002720C5" w:rsidP="00C95B26">
            <w:pPr>
              <w:spacing w:beforeAutospacing="0" w:afterAutospacing="0" w:line="360" w:lineRule="auto"/>
              <w:rPr>
                <w:ins w:id="667" w:author="Minh Đức Lê" w:date="2018-03-25T23:14:00Z"/>
                <w:b/>
                <w:szCs w:val="26"/>
                <w:lang w:val="vi-VN"/>
                <w:rPrChange w:id="668" w:author="Minh Đức Lê" w:date="2018-04-08T09:37:00Z">
                  <w:rPr>
                    <w:ins w:id="669" w:author="Minh Đức Lê" w:date="2018-03-25T23:14:00Z"/>
                    <w:b/>
                    <w:szCs w:val="26"/>
                  </w:rPr>
                </w:rPrChange>
              </w:rPr>
            </w:pPr>
            <w:ins w:id="670" w:author="Minh Đức Lê" w:date="2018-03-25T23:14:00Z">
              <w:r>
                <w:rPr>
                  <w:b/>
                  <w:bCs/>
                  <w:szCs w:val="26"/>
                </w:rPr>
                <w:t>Use case:</w:t>
              </w:r>
              <w:r>
                <w:rPr>
                  <w:i/>
                  <w:iCs/>
                  <w:color w:val="0000FF"/>
                  <w:szCs w:val="26"/>
                </w:rPr>
                <w:t xml:space="preserve"> Tìm kiếm</w:t>
              </w:r>
            </w:ins>
            <w:ins w:id="671" w:author="Minh Đức Lê" w:date="2018-04-08T09:37:00Z">
              <w:r w:rsidR="00042A82">
                <w:rPr>
                  <w:i/>
                  <w:iCs/>
                  <w:color w:val="0000FF"/>
                  <w:szCs w:val="26"/>
                  <w:lang w:val="vi-VN"/>
                </w:rPr>
                <w:t xml:space="preserve"> báo</w:t>
              </w:r>
            </w:ins>
          </w:p>
        </w:tc>
      </w:tr>
      <w:tr w:rsidR="002720C5" w:rsidTr="00C95B26">
        <w:trPr>
          <w:trHeight w:val="680"/>
          <w:ins w:id="672"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73" w:author="Minh Đức Lê" w:date="2018-03-25T23:14:00Z"/>
                <w:rFonts w:ascii="Times New Roman" w:hAnsi="Times New Roman" w:cs="Times New Roman"/>
                <w:b w:val="0"/>
                <w:sz w:val="26"/>
                <w:szCs w:val="26"/>
              </w:rPr>
            </w:pPr>
            <w:ins w:id="674"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675" w:author="Minh Đức Lê" w:date="2018-03-25T23:14:00Z"/>
                <w:rFonts w:ascii="Times New Roman" w:hAnsi="Times New Roman"/>
                <w:sz w:val="26"/>
                <w:szCs w:val="26"/>
              </w:rPr>
            </w:pPr>
            <w:ins w:id="676" w:author="Minh Đức Lê" w:date="2018-03-25T23:14:00Z">
              <w:r>
                <w:rPr>
                  <w:rFonts w:ascii="Times New Roman" w:hAnsi="Times New Roman"/>
                  <w:sz w:val="26"/>
                  <w:szCs w:val="26"/>
                </w:rPr>
                <w:t>Thao tác tìm kiếm báo thuận tiện</w:t>
              </w:r>
            </w:ins>
          </w:p>
        </w:tc>
      </w:tr>
      <w:tr w:rsidR="002720C5" w:rsidTr="00C95B26">
        <w:trPr>
          <w:trHeight w:val="692"/>
          <w:ins w:id="677"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678" w:author="Minh Đức Lê" w:date="2018-03-25T23:14:00Z"/>
                <w:rFonts w:ascii="Times New Roman" w:hAnsi="Times New Roman" w:cs="Times New Roman"/>
                <w:b w:val="0"/>
                <w:sz w:val="26"/>
                <w:szCs w:val="26"/>
              </w:rPr>
            </w:pPr>
            <w:ins w:id="679"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680" w:author="Minh Đức Lê" w:date="2018-03-25T23:14:00Z"/>
                <w:rFonts w:ascii="Times New Roman" w:hAnsi="Times New Roman"/>
                <w:sz w:val="26"/>
                <w:szCs w:val="26"/>
              </w:rPr>
            </w:pPr>
            <w:ins w:id="681" w:author="Minh Đức Lê" w:date="2018-03-25T23:14:00Z">
              <w:r>
                <w:rPr>
                  <w:rFonts w:ascii="Times New Roman" w:hAnsi="Times New Roman"/>
                  <w:sz w:val="26"/>
                  <w:szCs w:val="26"/>
                </w:rPr>
                <w:t>Khách hàng nhập tên báo cần tìm</w:t>
              </w:r>
            </w:ins>
          </w:p>
        </w:tc>
      </w:tr>
      <w:tr w:rsidR="002720C5" w:rsidTr="00C95B26">
        <w:trPr>
          <w:trHeight w:val="680"/>
          <w:ins w:id="682"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83" w:author="Minh Đức Lê" w:date="2018-03-25T23:14:00Z"/>
                <w:rFonts w:ascii="Times New Roman" w:hAnsi="Times New Roman" w:cs="Times New Roman"/>
                <w:b w:val="0"/>
                <w:sz w:val="26"/>
                <w:szCs w:val="26"/>
              </w:rPr>
            </w:pPr>
            <w:ins w:id="684"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C95B26">
            <w:pPr>
              <w:pStyle w:val="InfoBlue"/>
              <w:spacing w:beforeAutospacing="0" w:afterAutospacing="0" w:line="360" w:lineRule="auto"/>
              <w:rPr>
                <w:ins w:id="685" w:author="Minh Đức Lê" w:date="2018-03-25T23:14:00Z"/>
                <w:rFonts w:ascii="Times New Roman" w:hAnsi="Times New Roman"/>
                <w:sz w:val="26"/>
                <w:szCs w:val="26"/>
                <w:lang w:val="vi-VN"/>
              </w:rPr>
            </w:pPr>
            <w:ins w:id="686" w:author="Minh Đức Lê" w:date="2018-04-06T11:17:00Z">
              <w:r>
                <w:rPr>
                  <w:rFonts w:ascii="Times New Roman" w:hAnsi="Times New Roman"/>
                  <w:sz w:val="26"/>
                  <w:szCs w:val="26"/>
                </w:rPr>
                <w:t>Người dùng</w:t>
              </w:r>
            </w:ins>
            <w:ins w:id="687" w:author="Minh Đức Lê" w:date="2018-03-25T23:14:00Z">
              <w:r w:rsidR="002720C5">
                <w:rPr>
                  <w:rFonts w:ascii="Times New Roman" w:hAnsi="Times New Roman"/>
                  <w:sz w:val="26"/>
                  <w:szCs w:val="26"/>
                </w:rPr>
                <w:t xml:space="preserve"> (Guest)</w:t>
              </w:r>
            </w:ins>
          </w:p>
        </w:tc>
      </w:tr>
      <w:tr w:rsidR="002720C5" w:rsidTr="00C95B26">
        <w:trPr>
          <w:trHeight w:val="680"/>
          <w:ins w:id="688"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689" w:author="Minh Đức Lê" w:date="2018-03-25T23:14:00Z"/>
                <w:rFonts w:ascii="Times New Roman" w:hAnsi="Times New Roman" w:cs="Times New Roman"/>
                <w:b w:val="0"/>
                <w:sz w:val="26"/>
                <w:szCs w:val="26"/>
              </w:rPr>
            </w:pPr>
            <w:ins w:id="690"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691" w:author="Minh Đức Lê" w:date="2018-03-25T23:14:00Z"/>
                <w:rFonts w:ascii="Times New Roman" w:hAnsi="Times New Roman"/>
                <w:sz w:val="26"/>
                <w:szCs w:val="26"/>
              </w:rPr>
            </w:pPr>
            <w:ins w:id="692" w:author="Minh Đức Lê" w:date="2018-03-25T23:14:00Z">
              <w:r>
                <w:rPr>
                  <w:rFonts w:ascii="Times New Roman" w:hAnsi="Times New Roman"/>
                  <w:sz w:val="26"/>
                  <w:szCs w:val="26"/>
                </w:rPr>
                <w:t>Hiện thị kết quả tìm được</w:t>
              </w:r>
            </w:ins>
          </w:p>
        </w:tc>
      </w:tr>
      <w:tr w:rsidR="002720C5" w:rsidTr="00C95B26">
        <w:trPr>
          <w:trHeight w:val="2951"/>
          <w:ins w:id="693"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694" w:author="Minh Đức Lê" w:date="2018-03-25T23:14:00Z"/>
                <w:rFonts w:ascii="Times New Roman" w:hAnsi="Times New Roman" w:cs="Times New Roman"/>
                <w:b w:val="0"/>
                <w:sz w:val="26"/>
                <w:szCs w:val="26"/>
              </w:rPr>
            </w:pPr>
            <w:ins w:id="695"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2720C5">
            <w:pPr>
              <w:pStyle w:val="InfoBlue"/>
              <w:numPr>
                <w:ilvl w:val="0"/>
                <w:numId w:val="44"/>
              </w:numPr>
              <w:spacing w:beforeAutospacing="0" w:afterAutospacing="0" w:line="360" w:lineRule="auto"/>
              <w:rPr>
                <w:ins w:id="696" w:author="Minh Đức Lê" w:date="2018-03-25T23:14:00Z"/>
                <w:rFonts w:ascii="Times New Roman" w:hAnsi="Times New Roman"/>
                <w:sz w:val="26"/>
                <w:szCs w:val="26"/>
                <w:lang w:val="vi-VN"/>
              </w:rPr>
            </w:pPr>
            <w:ins w:id="697" w:author="Minh Đức Lê" w:date="2018-04-06T11:17:00Z">
              <w:r>
                <w:rPr>
                  <w:rFonts w:ascii="Times New Roman" w:hAnsi="Times New Roman"/>
                  <w:sz w:val="26"/>
                  <w:szCs w:val="26"/>
                </w:rPr>
                <w:t>Người dùng</w:t>
              </w:r>
            </w:ins>
            <w:ins w:id="698" w:author="Minh Đức Lê" w:date="2018-03-25T23:14:00Z">
              <w:r w:rsidR="002720C5">
                <w:rPr>
                  <w:rFonts w:ascii="Times New Roman" w:hAnsi="Times New Roman"/>
                  <w:sz w:val="26"/>
                  <w:szCs w:val="26"/>
                </w:rPr>
                <w:t xml:space="preserve"> nhập thông tin cần tìm</w:t>
              </w:r>
            </w:ins>
          </w:p>
          <w:p w:rsidR="002720C5" w:rsidRPr="0091229D" w:rsidRDefault="00A7260C" w:rsidP="002720C5">
            <w:pPr>
              <w:pStyle w:val="InfoBlue"/>
              <w:numPr>
                <w:ilvl w:val="0"/>
                <w:numId w:val="44"/>
              </w:numPr>
              <w:spacing w:beforeAutospacing="0" w:afterAutospacing="0" w:line="360" w:lineRule="auto"/>
              <w:rPr>
                <w:ins w:id="699" w:author="Minh Đức Lê" w:date="2018-03-25T23:14:00Z"/>
                <w:rFonts w:ascii="Times New Roman" w:hAnsi="Times New Roman"/>
                <w:sz w:val="26"/>
                <w:szCs w:val="26"/>
                <w:lang w:val="vi-VN"/>
              </w:rPr>
            </w:pPr>
            <w:ins w:id="700" w:author="Minh Đức Lê" w:date="2018-04-06T11:17:00Z">
              <w:r>
                <w:rPr>
                  <w:rFonts w:ascii="Times New Roman" w:hAnsi="Times New Roman"/>
                  <w:sz w:val="26"/>
                  <w:szCs w:val="26"/>
                </w:rPr>
                <w:t>Người dùng</w:t>
              </w:r>
            </w:ins>
            <w:ins w:id="701" w:author="Minh Đức Lê" w:date="2018-03-25T23:14:00Z">
              <w:r w:rsidR="002720C5">
                <w:rPr>
                  <w:rFonts w:ascii="Times New Roman" w:hAnsi="Times New Roman"/>
                  <w:sz w:val="26"/>
                  <w:szCs w:val="26"/>
                </w:rPr>
                <w:t xml:space="preserve"> chọn chức năng “tìm kiếm”</w:t>
              </w:r>
            </w:ins>
          </w:p>
          <w:p w:rsidR="002720C5" w:rsidRDefault="002720C5" w:rsidP="002720C5">
            <w:pPr>
              <w:pStyle w:val="InfoBlue"/>
              <w:numPr>
                <w:ilvl w:val="0"/>
                <w:numId w:val="44"/>
              </w:numPr>
              <w:spacing w:beforeAutospacing="0" w:afterAutospacing="0" w:line="360" w:lineRule="auto"/>
              <w:rPr>
                <w:ins w:id="702" w:author="Minh Đức Lê" w:date="2018-03-25T23:14:00Z"/>
                <w:rFonts w:ascii="Times New Roman" w:hAnsi="Times New Roman"/>
                <w:sz w:val="26"/>
                <w:szCs w:val="26"/>
                <w:lang w:val="vi-VN"/>
              </w:rPr>
            </w:pPr>
            <w:ins w:id="703"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704" w:author="Minh Đức Lê" w:date="2018-03-25T23:14:00Z"/>
                <w:rFonts w:ascii="Times New Roman" w:hAnsi="Times New Roman"/>
                <w:sz w:val="26"/>
                <w:szCs w:val="26"/>
                <w:lang w:val="vi-VN"/>
              </w:rPr>
            </w:pPr>
            <w:ins w:id="705"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706"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707" w:author="Minh Đức Lê" w:date="2018-03-25T23:14:00Z"/>
                <w:rFonts w:ascii="Times New Roman" w:hAnsi="Times New Roman" w:cs="Times New Roman"/>
                <w:b w:val="0"/>
                <w:bCs w:val="0"/>
                <w:sz w:val="26"/>
                <w:szCs w:val="26"/>
              </w:rPr>
            </w:pPr>
            <w:ins w:id="708"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709" w:author="Minh Đức Lê" w:date="2018-03-25T23:14:00Z"/>
                <w:rFonts w:ascii="Times New Roman" w:hAnsi="Times New Roman"/>
                <w:sz w:val="26"/>
                <w:szCs w:val="26"/>
              </w:rPr>
            </w:pPr>
            <w:ins w:id="710"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711" w:author="Minh Đức Lê" w:date="2018-03-25T23:14:00Z"/>
        </w:rPr>
      </w:pPr>
    </w:p>
    <w:p w:rsidR="002720C5" w:rsidRDefault="002720C5" w:rsidP="002720C5">
      <w:pPr>
        <w:rPr>
          <w:ins w:id="712" w:author="Minh Đức Lê" w:date="2018-03-25T23:14:00Z"/>
        </w:rPr>
      </w:pPr>
      <w:ins w:id="713" w:author="Minh Đức Lê" w:date="2018-03-25T23:14:00Z">
        <w:r>
          <w:rPr>
            <w:rFonts w:ascii="Arial" w:hAnsi="Arial" w:cs="Arial"/>
            <w:noProof/>
            <w:rPrChange w:id="714"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CD6109" w:rsidRDefault="00C95B26">
      <w:pPr>
        <w:rPr>
          <w:ins w:id="715" w:author="Minh Đức Lê" w:date="2018-03-25T23:14:00Z"/>
        </w:rPr>
        <w:pPrChange w:id="716" w:author="Minh Đức Lê" w:date="2018-03-25T23:14:00Z">
          <w:pPr>
            <w:pStyle w:val="Heading3"/>
          </w:pPr>
        </w:pPrChange>
      </w:pPr>
      <w:ins w:id="717" w:author="Minh Đức Lê" w:date="2018-04-05T18:54:00Z">
        <w:r w:rsidRPr="00CD6109">
          <w:rPr>
            <w:noProof/>
            <w:rPrChange w:id="718" w:author="Unknown">
              <w:rPr>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50384"/>
                      </a:xfrm>
                      <a:prstGeom prst="rect">
                        <a:avLst/>
                      </a:prstGeom>
                    </pic:spPr>
                  </pic:pic>
                </a:graphicData>
              </a:graphic>
            </wp:inline>
          </w:drawing>
        </w:r>
      </w:ins>
    </w:p>
    <w:p w:rsidR="00000D03" w:rsidRDefault="00000D03">
      <w:pPr>
        <w:pStyle w:val="Heading3"/>
        <w:rPr>
          <w:ins w:id="719" w:author="Minh Đức Lê" w:date="2018-03-25T23:15:00Z"/>
        </w:rPr>
      </w:pPr>
      <w:bookmarkStart w:id="720" w:name="_Toc510808723"/>
      <w:ins w:id="721" w:author="Minh Đức Lê" w:date="2018-03-25T23:15:00Z">
        <w:r>
          <w:t>Xem danh mục</w:t>
        </w:r>
        <w:bookmarkEnd w:id="720"/>
      </w:ins>
    </w:p>
    <w:p w:rsidR="00000D03" w:rsidRDefault="00000D03" w:rsidP="00000D03">
      <w:pPr>
        <w:rPr>
          <w:ins w:id="722"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23"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24" w:author="Minh Đức Lê" w:date="2018-03-25T23:15:00Z"/>
                <w:b/>
                <w:szCs w:val="26"/>
              </w:rPr>
            </w:pPr>
            <w:ins w:id="725" w:author="Minh Đức Lê" w:date="2018-03-25T23:15:00Z">
              <w:r>
                <w:rPr>
                  <w:b/>
                  <w:bCs/>
                  <w:szCs w:val="26"/>
                </w:rPr>
                <w:t>Use case:</w:t>
              </w:r>
              <w:r>
                <w:rPr>
                  <w:i/>
                  <w:iCs/>
                  <w:color w:val="0000FF"/>
                  <w:szCs w:val="26"/>
                </w:rPr>
                <w:t xml:space="preserve"> Xem danh mục</w:t>
              </w:r>
            </w:ins>
          </w:p>
        </w:tc>
      </w:tr>
      <w:tr w:rsidR="00000D03" w:rsidTr="00C95B26">
        <w:trPr>
          <w:trHeight w:val="680"/>
          <w:ins w:id="72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27" w:author="Minh Đức Lê" w:date="2018-03-25T23:15:00Z"/>
                <w:rFonts w:ascii="Times New Roman" w:hAnsi="Times New Roman" w:cs="Times New Roman"/>
                <w:b w:val="0"/>
                <w:sz w:val="26"/>
                <w:szCs w:val="26"/>
              </w:rPr>
            </w:pPr>
            <w:ins w:id="728"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29" w:author="Minh Đức Lê" w:date="2018-03-25T23:15:00Z"/>
                <w:rFonts w:ascii="Times New Roman" w:hAnsi="Times New Roman"/>
                <w:sz w:val="26"/>
                <w:szCs w:val="26"/>
              </w:rPr>
            </w:pPr>
            <w:ins w:id="730" w:author="Minh Đức Lê" w:date="2018-03-25T23:15:00Z">
              <w:r>
                <w:rPr>
                  <w:rFonts w:ascii="Times New Roman" w:hAnsi="Times New Roman"/>
                  <w:sz w:val="26"/>
                  <w:szCs w:val="26"/>
                </w:rPr>
                <w:t>Khách thao tác với danh mục</w:t>
              </w:r>
            </w:ins>
          </w:p>
        </w:tc>
      </w:tr>
      <w:tr w:rsidR="00000D03" w:rsidTr="00C95B26">
        <w:trPr>
          <w:trHeight w:val="692"/>
          <w:ins w:id="73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32" w:author="Minh Đức Lê" w:date="2018-03-25T23:15:00Z"/>
                <w:rFonts w:ascii="Times New Roman" w:hAnsi="Times New Roman" w:cs="Times New Roman"/>
                <w:b w:val="0"/>
                <w:sz w:val="26"/>
                <w:szCs w:val="26"/>
              </w:rPr>
            </w:pPr>
            <w:ins w:id="733"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734" w:author="Minh Đức Lê" w:date="2018-03-25T23:15:00Z"/>
                <w:rFonts w:ascii="Times New Roman" w:hAnsi="Times New Roman"/>
                <w:sz w:val="26"/>
                <w:szCs w:val="26"/>
              </w:rPr>
            </w:pPr>
            <w:ins w:id="735" w:author="Minh Đức Lê" w:date="2018-03-25T23:15:00Z">
              <w:r>
                <w:rPr>
                  <w:rFonts w:ascii="Times New Roman" w:hAnsi="Times New Roman"/>
                  <w:sz w:val="26"/>
                  <w:szCs w:val="26"/>
                </w:rPr>
                <w:t>Khách tra cứu danh mục</w:t>
              </w:r>
            </w:ins>
          </w:p>
        </w:tc>
      </w:tr>
      <w:tr w:rsidR="00000D03" w:rsidTr="00C95B26">
        <w:trPr>
          <w:trHeight w:val="680"/>
          <w:ins w:id="73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37" w:author="Minh Đức Lê" w:date="2018-03-25T23:15:00Z"/>
                <w:rFonts w:ascii="Times New Roman" w:hAnsi="Times New Roman" w:cs="Times New Roman"/>
                <w:b w:val="0"/>
                <w:sz w:val="26"/>
                <w:szCs w:val="26"/>
              </w:rPr>
            </w:pPr>
            <w:ins w:id="738"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739" w:author="Minh Đức Lê" w:date="2018-03-25T23:15:00Z"/>
                <w:rFonts w:ascii="Times New Roman" w:hAnsi="Times New Roman"/>
                <w:sz w:val="26"/>
                <w:szCs w:val="26"/>
                <w:lang w:val="vi-VN"/>
              </w:rPr>
            </w:pPr>
            <w:ins w:id="740" w:author="Minh Đức Lê" w:date="2018-04-06T11:17:00Z">
              <w:r>
                <w:rPr>
                  <w:rFonts w:ascii="Times New Roman" w:hAnsi="Times New Roman"/>
                  <w:sz w:val="26"/>
                  <w:szCs w:val="26"/>
                </w:rPr>
                <w:t>Người dùng</w:t>
              </w:r>
            </w:ins>
            <w:ins w:id="741" w:author="Minh Đức Lê" w:date="2018-03-25T23:15:00Z">
              <w:r w:rsidR="00000D03">
                <w:rPr>
                  <w:rFonts w:ascii="Times New Roman" w:hAnsi="Times New Roman"/>
                  <w:sz w:val="26"/>
                  <w:szCs w:val="26"/>
                </w:rPr>
                <w:t xml:space="preserve"> (Guest)</w:t>
              </w:r>
            </w:ins>
          </w:p>
        </w:tc>
      </w:tr>
      <w:tr w:rsidR="00000D03" w:rsidTr="00C95B26">
        <w:trPr>
          <w:trHeight w:val="680"/>
          <w:ins w:id="742"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43" w:author="Minh Đức Lê" w:date="2018-03-25T23:15:00Z"/>
                <w:rFonts w:ascii="Times New Roman" w:hAnsi="Times New Roman" w:cs="Times New Roman"/>
                <w:b w:val="0"/>
                <w:sz w:val="26"/>
                <w:szCs w:val="26"/>
              </w:rPr>
            </w:pPr>
            <w:ins w:id="744"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45" w:author="Minh Đức Lê" w:date="2018-03-25T23:15:00Z"/>
                <w:rFonts w:ascii="Times New Roman" w:hAnsi="Times New Roman"/>
                <w:sz w:val="26"/>
                <w:szCs w:val="26"/>
              </w:rPr>
            </w:pPr>
            <w:ins w:id="746" w:author="Minh Đức Lê" w:date="2018-03-25T23:15:00Z">
              <w:r>
                <w:rPr>
                  <w:rFonts w:ascii="Times New Roman" w:hAnsi="Times New Roman"/>
                  <w:sz w:val="26"/>
                  <w:szCs w:val="26"/>
                </w:rPr>
                <w:t>Hiện thị danh mục</w:t>
              </w:r>
            </w:ins>
          </w:p>
        </w:tc>
      </w:tr>
      <w:tr w:rsidR="00000D03" w:rsidTr="00C95B26">
        <w:trPr>
          <w:trHeight w:val="2951"/>
          <w:ins w:id="74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48" w:author="Minh Đức Lê" w:date="2018-03-25T23:15:00Z"/>
                <w:rFonts w:ascii="Times New Roman" w:hAnsi="Times New Roman" w:cs="Times New Roman"/>
                <w:b w:val="0"/>
                <w:sz w:val="26"/>
                <w:szCs w:val="26"/>
              </w:rPr>
            </w:pPr>
            <w:ins w:id="749"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5"/>
              </w:numPr>
              <w:spacing w:beforeAutospacing="0" w:afterAutospacing="0" w:line="360" w:lineRule="auto"/>
              <w:rPr>
                <w:ins w:id="750" w:author="Minh Đức Lê" w:date="2018-03-25T23:15:00Z"/>
                <w:rFonts w:ascii="Times New Roman" w:hAnsi="Times New Roman"/>
                <w:sz w:val="26"/>
                <w:szCs w:val="26"/>
                <w:lang w:val="vi-VN"/>
              </w:rPr>
            </w:pPr>
            <w:ins w:id="751" w:author="Minh Đức Lê" w:date="2018-04-06T11:17:00Z">
              <w:r>
                <w:rPr>
                  <w:rFonts w:ascii="Times New Roman" w:hAnsi="Times New Roman"/>
                  <w:sz w:val="26"/>
                  <w:szCs w:val="26"/>
                </w:rPr>
                <w:t>Người dùng</w:t>
              </w:r>
            </w:ins>
            <w:ins w:id="752" w:author="Minh Đức Lê" w:date="2018-03-25T23:15:00Z">
              <w:r w:rsidR="00000D03">
                <w:rPr>
                  <w:rFonts w:ascii="Times New Roman" w:hAnsi="Times New Roman"/>
                  <w:sz w:val="26"/>
                  <w:szCs w:val="26"/>
                </w:rPr>
                <w:t xml:space="preserve"> chọn chức năng “Xem danh mục”</w:t>
              </w:r>
            </w:ins>
          </w:p>
          <w:p w:rsidR="00000D03" w:rsidRPr="0091229D" w:rsidRDefault="00000D03" w:rsidP="00000D03">
            <w:pPr>
              <w:pStyle w:val="InfoBlue"/>
              <w:numPr>
                <w:ilvl w:val="0"/>
                <w:numId w:val="45"/>
              </w:numPr>
              <w:spacing w:beforeAutospacing="0" w:afterAutospacing="0" w:line="360" w:lineRule="auto"/>
              <w:rPr>
                <w:ins w:id="753" w:author="Minh Đức Lê" w:date="2018-03-25T23:15:00Z"/>
                <w:rFonts w:ascii="Times New Roman" w:hAnsi="Times New Roman"/>
                <w:sz w:val="26"/>
                <w:szCs w:val="26"/>
                <w:lang w:val="vi-VN"/>
              </w:rPr>
            </w:pPr>
            <w:ins w:id="754"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755" w:author="Minh Đức Lê" w:date="2018-03-25T23:15:00Z"/>
                <w:rFonts w:ascii="Times New Roman" w:hAnsi="Times New Roman"/>
                <w:sz w:val="26"/>
                <w:szCs w:val="26"/>
                <w:lang w:val="vi-VN"/>
              </w:rPr>
            </w:pPr>
            <w:ins w:id="756" w:author="Minh Đức Lê" w:date="2018-03-25T23:15:00Z">
              <w:r>
                <w:rPr>
                  <w:rFonts w:ascii="Times New Roman" w:hAnsi="Times New Roman"/>
                  <w:sz w:val="26"/>
                  <w:szCs w:val="26"/>
                </w:rPr>
                <w:t>Hệ thống hiển thị danh</w:t>
              </w:r>
            </w:ins>
            <w:ins w:id="757" w:author="Minh Đức Lê" w:date="2018-04-06T10:31:00Z">
              <w:r w:rsidR="00CD6109">
                <w:rPr>
                  <w:rFonts w:ascii="Times New Roman" w:hAnsi="Times New Roman"/>
                  <w:sz w:val="26"/>
                  <w:szCs w:val="26"/>
                </w:rPr>
                <w:t xml:space="preserve"> sách báo của danh</w:t>
              </w:r>
            </w:ins>
            <w:ins w:id="758" w:author="Minh Đức Lê" w:date="2018-03-25T23:15:00Z">
              <w:r>
                <w:rPr>
                  <w:rFonts w:ascii="Times New Roman" w:hAnsi="Times New Roman"/>
                  <w:sz w:val="26"/>
                  <w:szCs w:val="26"/>
                </w:rPr>
                <w:t xml:space="preserve"> mục</w:t>
              </w:r>
            </w:ins>
          </w:p>
        </w:tc>
      </w:tr>
    </w:tbl>
    <w:p w:rsidR="00000D03" w:rsidRDefault="00000D03" w:rsidP="00000D03">
      <w:pPr>
        <w:ind w:firstLine="0"/>
        <w:rPr>
          <w:ins w:id="759" w:author="Minh Đức Lê" w:date="2018-03-25T23:15:00Z"/>
        </w:rPr>
      </w:pPr>
    </w:p>
    <w:p w:rsidR="00000D03" w:rsidRDefault="00CD6109" w:rsidP="00000D03">
      <w:pPr>
        <w:ind w:firstLine="0"/>
        <w:rPr>
          <w:ins w:id="760" w:author="Minh Đức Lê" w:date="2018-03-25T23:15:00Z"/>
        </w:rPr>
      </w:pPr>
      <w:ins w:id="761" w:author="Minh Đức Lê" w:date="2018-04-06T10:33:00Z">
        <w:r w:rsidRPr="00CD6109">
          <w:rPr>
            <w:noProof/>
          </w:rPr>
          <w:drawing>
            <wp:inline distT="0" distB="0" distL="0" distR="0">
              <wp:extent cx="5580380" cy="2802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802666"/>
                      </a:xfrm>
                      <a:prstGeom prst="rect">
                        <a:avLst/>
                      </a:prstGeom>
                      <a:noFill/>
                      <a:ln>
                        <a:noFill/>
                      </a:ln>
                    </pic:spPr>
                  </pic:pic>
                </a:graphicData>
              </a:graphic>
            </wp:inline>
          </w:drawing>
        </w:r>
      </w:ins>
    </w:p>
    <w:p w:rsidR="00000D03" w:rsidRDefault="00FC2991">
      <w:pPr>
        <w:rPr>
          <w:ins w:id="762" w:author="Minh Đức Lê" w:date="2018-04-05T18:54:00Z"/>
        </w:rPr>
        <w:pPrChange w:id="763" w:author="Minh Đức Lê" w:date="2018-03-25T23:15:00Z">
          <w:pPr>
            <w:pStyle w:val="Heading3"/>
          </w:pPr>
        </w:pPrChange>
      </w:pPr>
      <w:ins w:id="764" w:author="Minh Đức Lê" w:date="2018-04-06T10:33:00Z">
        <w:r w:rsidRPr="00FC2991">
          <w:rPr>
            <w:noProof/>
            <w:rPrChange w:id="765" w:author="Unknown">
              <w:rPr>
                <w:noProof/>
              </w:rPr>
            </w:rPrChange>
          </w:rPr>
          <w:drawing>
            <wp:inline distT="0" distB="0" distL="0" distR="0">
              <wp:extent cx="4988560" cy="265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8560" cy="2654300"/>
                      </a:xfrm>
                      <a:prstGeom prst="rect">
                        <a:avLst/>
                      </a:prstGeom>
                      <a:noFill/>
                      <a:ln>
                        <a:noFill/>
                      </a:ln>
                    </pic:spPr>
                  </pic:pic>
                </a:graphicData>
              </a:graphic>
            </wp:inline>
          </w:drawing>
        </w:r>
      </w:ins>
    </w:p>
    <w:p w:rsidR="00C95B26" w:rsidRPr="00CD6109" w:rsidRDefault="00C95B26">
      <w:pPr>
        <w:rPr>
          <w:ins w:id="766" w:author="Minh Đức Lê" w:date="2018-03-25T23:15:00Z"/>
        </w:rPr>
        <w:pPrChange w:id="767" w:author="Minh Đức Lê" w:date="2018-03-25T23:15:00Z">
          <w:pPr>
            <w:pStyle w:val="Heading3"/>
          </w:pPr>
        </w:pPrChange>
      </w:pPr>
    </w:p>
    <w:p w:rsidR="00000D03" w:rsidRDefault="00000D03">
      <w:pPr>
        <w:pStyle w:val="Heading3"/>
        <w:rPr>
          <w:ins w:id="768" w:author="Minh Đức Lê" w:date="2018-03-25T23:15:00Z"/>
        </w:rPr>
      </w:pPr>
      <w:bookmarkStart w:id="769" w:name="_Toc510808724"/>
      <w:ins w:id="770" w:author="Minh Đức Lê" w:date="2018-03-25T23:15:00Z">
        <w:r>
          <w:lastRenderedPageBreak/>
          <w:t>Xem chi tiết</w:t>
        </w:r>
        <w:bookmarkEnd w:id="769"/>
      </w:ins>
    </w:p>
    <w:p w:rsidR="00000D03" w:rsidRDefault="00000D03" w:rsidP="00000D03">
      <w:pPr>
        <w:ind w:firstLine="0"/>
        <w:rPr>
          <w:ins w:id="771"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72"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73" w:author="Minh Đức Lê" w:date="2018-03-25T23:15:00Z"/>
                <w:b/>
                <w:szCs w:val="26"/>
              </w:rPr>
            </w:pPr>
            <w:ins w:id="774" w:author="Minh Đức Lê" w:date="2018-03-25T23:15:00Z">
              <w:r>
                <w:rPr>
                  <w:b/>
                  <w:bCs/>
                  <w:szCs w:val="26"/>
                </w:rPr>
                <w:t>Use case:</w:t>
              </w:r>
              <w:r>
                <w:rPr>
                  <w:i/>
                  <w:iCs/>
                  <w:color w:val="0000FF"/>
                  <w:szCs w:val="26"/>
                </w:rPr>
                <w:t xml:space="preserve"> Xem chi tiết</w:t>
              </w:r>
            </w:ins>
          </w:p>
        </w:tc>
      </w:tr>
      <w:tr w:rsidR="00000D03" w:rsidTr="00C95B26">
        <w:trPr>
          <w:trHeight w:val="680"/>
          <w:ins w:id="77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76" w:author="Minh Đức Lê" w:date="2018-03-25T23:15:00Z"/>
                <w:rFonts w:ascii="Times New Roman" w:hAnsi="Times New Roman" w:cs="Times New Roman"/>
                <w:b w:val="0"/>
                <w:sz w:val="26"/>
                <w:szCs w:val="26"/>
              </w:rPr>
            </w:pPr>
            <w:ins w:id="777"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778" w:author="Minh Đức Lê" w:date="2018-03-25T23:15:00Z"/>
                <w:rFonts w:ascii="Times New Roman" w:hAnsi="Times New Roman"/>
                <w:sz w:val="26"/>
                <w:szCs w:val="26"/>
              </w:rPr>
            </w:pPr>
            <w:ins w:id="779" w:author="Minh Đức Lê" w:date="2018-03-25T23:15:00Z">
              <w:r>
                <w:rPr>
                  <w:rFonts w:ascii="Times New Roman" w:hAnsi="Times New Roman"/>
                  <w:sz w:val="26"/>
                  <w:szCs w:val="26"/>
                </w:rPr>
                <w:t xml:space="preserve">Khách muốn xem chi tiết </w:t>
              </w:r>
            </w:ins>
            <w:ins w:id="780" w:author="Minh Đức Lê" w:date="2018-04-06T10:34:00Z">
              <w:r w:rsidR="00141929">
                <w:rPr>
                  <w:rFonts w:ascii="Times New Roman" w:hAnsi="Times New Roman"/>
                  <w:sz w:val="26"/>
                  <w:szCs w:val="26"/>
                </w:rPr>
                <w:t>báo</w:t>
              </w:r>
            </w:ins>
          </w:p>
        </w:tc>
      </w:tr>
      <w:tr w:rsidR="00000D03" w:rsidTr="00C95B26">
        <w:trPr>
          <w:trHeight w:val="692"/>
          <w:ins w:id="78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82" w:author="Minh Đức Lê" w:date="2018-03-25T23:15:00Z"/>
                <w:rFonts w:ascii="Times New Roman" w:hAnsi="Times New Roman" w:cs="Times New Roman"/>
                <w:b w:val="0"/>
                <w:sz w:val="26"/>
                <w:szCs w:val="26"/>
              </w:rPr>
            </w:pPr>
            <w:ins w:id="783"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pPr>
              <w:pStyle w:val="InfoBlue"/>
              <w:spacing w:beforeAutospacing="0" w:afterAutospacing="0" w:line="360" w:lineRule="auto"/>
              <w:rPr>
                <w:ins w:id="784" w:author="Minh Đức Lê" w:date="2018-03-25T23:15:00Z"/>
                <w:rFonts w:ascii="Times New Roman" w:hAnsi="Times New Roman"/>
                <w:sz w:val="26"/>
                <w:szCs w:val="26"/>
              </w:rPr>
            </w:pPr>
            <w:ins w:id="785" w:author="Minh Đức Lê" w:date="2018-03-25T23:15:00Z">
              <w:r>
                <w:rPr>
                  <w:rFonts w:ascii="Times New Roman" w:hAnsi="Times New Roman"/>
                  <w:sz w:val="26"/>
                  <w:szCs w:val="26"/>
                </w:rPr>
                <w:t>Khách tra cứu chi tiết</w:t>
              </w:r>
            </w:ins>
            <w:ins w:id="786" w:author="Minh Đức Lê" w:date="2018-04-06T10:34:00Z">
              <w:r w:rsidR="00141929">
                <w:rPr>
                  <w:rFonts w:ascii="Times New Roman" w:hAnsi="Times New Roman"/>
                  <w:sz w:val="26"/>
                  <w:szCs w:val="26"/>
                </w:rPr>
                <w:t xml:space="preserve"> giới thiệu về</w:t>
              </w:r>
            </w:ins>
            <w:ins w:id="787" w:author="Minh Đức Lê" w:date="2018-03-25T23:15:00Z">
              <w:r>
                <w:rPr>
                  <w:rFonts w:ascii="Times New Roman" w:hAnsi="Times New Roman"/>
                  <w:sz w:val="26"/>
                  <w:szCs w:val="26"/>
                </w:rPr>
                <w:t xml:space="preserve"> </w:t>
              </w:r>
            </w:ins>
            <w:ins w:id="788" w:author="Minh Đức Lê" w:date="2018-04-06T10:34:00Z">
              <w:r w:rsidR="00141929">
                <w:rPr>
                  <w:rFonts w:ascii="Times New Roman" w:hAnsi="Times New Roman"/>
                  <w:sz w:val="26"/>
                  <w:szCs w:val="26"/>
                </w:rPr>
                <w:t>báo</w:t>
              </w:r>
            </w:ins>
          </w:p>
        </w:tc>
      </w:tr>
      <w:tr w:rsidR="00000D03" w:rsidTr="00C95B26">
        <w:trPr>
          <w:trHeight w:val="680"/>
          <w:ins w:id="78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90" w:author="Minh Đức Lê" w:date="2018-03-25T23:15:00Z"/>
                <w:rFonts w:ascii="Times New Roman" w:hAnsi="Times New Roman" w:cs="Times New Roman"/>
                <w:b w:val="0"/>
                <w:sz w:val="26"/>
                <w:szCs w:val="26"/>
              </w:rPr>
            </w:pPr>
            <w:ins w:id="791"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792" w:author="Minh Đức Lê" w:date="2018-03-25T23:15:00Z"/>
                <w:rFonts w:ascii="Times New Roman" w:hAnsi="Times New Roman"/>
                <w:sz w:val="26"/>
                <w:szCs w:val="26"/>
                <w:lang w:val="vi-VN"/>
              </w:rPr>
            </w:pPr>
            <w:ins w:id="793" w:author="Minh Đức Lê" w:date="2018-04-06T11:17:00Z">
              <w:r>
                <w:rPr>
                  <w:rFonts w:ascii="Times New Roman" w:hAnsi="Times New Roman"/>
                  <w:sz w:val="26"/>
                  <w:szCs w:val="26"/>
                </w:rPr>
                <w:t>Người dùng</w:t>
              </w:r>
            </w:ins>
            <w:ins w:id="794" w:author="Minh Đức Lê" w:date="2018-03-25T23:15:00Z">
              <w:r w:rsidR="00000D03">
                <w:rPr>
                  <w:rFonts w:ascii="Times New Roman" w:hAnsi="Times New Roman"/>
                  <w:sz w:val="26"/>
                  <w:szCs w:val="26"/>
                </w:rPr>
                <w:t xml:space="preserve"> (Guest)</w:t>
              </w:r>
            </w:ins>
          </w:p>
        </w:tc>
      </w:tr>
      <w:tr w:rsidR="00000D03" w:rsidTr="00C95B26">
        <w:trPr>
          <w:trHeight w:val="680"/>
          <w:ins w:id="79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96" w:author="Minh Đức Lê" w:date="2018-03-25T23:15:00Z"/>
                <w:rFonts w:ascii="Times New Roman" w:hAnsi="Times New Roman" w:cs="Times New Roman"/>
                <w:b w:val="0"/>
                <w:sz w:val="26"/>
                <w:szCs w:val="26"/>
              </w:rPr>
            </w:pPr>
            <w:ins w:id="797"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798" w:author="Minh Đức Lê" w:date="2018-03-25T23:15:00Z"/>
                <w:rFonts w:ascii="Times New Roman" w:hAnsi="Times New Roman"/>
                <w:sz w:val="26"/>
                <w:szCs w:val="26"/>
              </w:rPr>
            </w:pPr>
            <w:ins w:id="799" w:author="Minh Đức Lê" w:date="2018-03-25T23:15:00Z">
              <w:r>
                <w:rPr>
                  <w:rFonts w:ascii="Times New Roman" w:hAnsi="Times New Roman"/>
                  <w:sz w:val="26"/>
                  <w:szCs w:val="26"/>
                </w:rPr>
                <w:t xml:space="preserve">Hiện thị chi tiết </w:t>
              </w:r>
            </w:ins>
            <w:ins w:id="800" w:author="Minh Đức Lê" w:date="2018-04-06T10:34:00Z">
              <w:r w:rsidR="00141929">
                <w:rPr>
                  <w:rFonts w:ascii="Times New Roman" w:hAnsi="Times New Roman"/>
                  <w:sz w:val="26"/>
                  <w:szCs w:val="26"/>
                </w:rPr>
                <w:t>báo</w:t>
              </w:r>
            </w:ins>
          </w:p>
        </w:tc>
      </w:tr>
      <w:tr w:rsidR="00000D03" w:rsidTr="00C95B26">
        <w:trPr>
          <w:trHeight w:val="2951"/>
          <w:ins w:id="80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802" w:author="Minh Đức Lê" w:date="2018-03-25T23:15:00Z"/>
                <w:rFonts w:ascii="Times New Roman" w:hAnsi="Times New Roman" w:cs="Times New Roman"/>
                <w:b w:val="0"/>
                <w:sz w:val="26"/>
                <w:szCs w:val="26"/>
              </w:rPr>
            </w:pPr>
            <w:ins w:id="803"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6"/>
              </w:numPr>
              <w:spacing w:beforeAutospacing="0" w:afterAutospacing="0" w:line="360" w:lineRule="auto"/>
              <w:rPr>
                <w:ins w:id="804" w:author="Minh Đức Lê" w:date="2018-03-25T23:15:00Z"/>
                <w:rFonts w:ascii="Times New Roman" w:hAnsi="Times New Roman"/>
                <w:sz w:val="26"/>
                <w:szCs w:val="26"/>
                <w:lang w:val="vi-VN"/>
              </w:rPr>
            </w:pPr>
            <w:ins w:id="805" w:author="Minh Đức Lê" w:date="2018-04-06T11:18:00Z">
              <w:r>
                <w:rPr>
                  <w:rFonts w:ascii="Times New Roman" w:hAnsi="Times New Roman"/>
                  <w:sz w:val="26"/>
                  <w:szCs w:val="26"/>
                </w:rPr>
                <w:t>Người dùng</w:t>
              </w:r>
            </w:ins>
            <w:ins w:id="806" w:author="Minh Đức Lê" w:date="2018-03-25T23:15:00Z">
              <w:r w:rsidR="00000D03">
                <w:rPr>
                  <w:rFonts w:ascii="Times New Roman" w:hAnsi="Times New Roman"/>
                  <w:sz w:val="26"/>
                  <w:szCs w:val="26"/>
                </w:rPr>
                <w:t xml:space="preserve"> chọn chức năng “Xem chi tiết”</w:t>
              </w:r>
            </w:ins>
          </w:p>
          <w:p w:rsidR="00000D03" w:rsidRPr="0091229D" w:rsidRDefault="00000D03" w:rsidP="00000D03">
            <w:pPr>
              <w:pStyle w:val="InfoBlue"/>
              <w:numPr>
                <w:ilvl w:val="0"/>
                <w:numId w:val="46"/>
              </w:numPr>
              <w:spacing w:beforeAutospacing="0" w:afterAutospacing="0" w:line="360" w:lineRule="auto"/>
              <w:rPr>
                <w:ins w:id="807" w:author="Minh Đức Lê" w:date="2018-03-25T23:15:00Z"/>
                <w:rFonts w:ascii="Times New Roman" w:hAnsi="Times New Roman"/>
                <w:sz w:val="26"/>
                <w:szCs w:val="26"/>
                <w:lang w:val="vi-VN"/>
              </w:rPr>
            </w:pPr>
            <w:ins w:id="808"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809" w:author="Minh Đức Lê" w:date="2018-03-25T23:15:00Z"/>
                <w:rFonts w:ascii="Times New Roman" w:hAnsi="Times New Roman"/>
                <w:sz w:val="26"/>
                <w:szCs w:val="26"/>
                <w:lang w:val="vi-VN"/>
              </w:rPr>
            </w:pPr>
            <w:ins w:id="810"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811" w:author="Minh Đức Lê" w:date="2018-03-25T23:15:00Z"/>
        </w:rPr>
      </w:pPr>
    </w:p>
    <w:p w:rsidR="00000D03" w:rsidRDefault="00000D03" w:rsidP="00000D03">
      <w:pPr>
        <w:ind w:firstLine="0"/>
        <w:rPr>
          <w:ins w:id="812" w:author="Minh Đức Lê" w:date="2018-03-25T23:15:00Z"/>
        </w:rPr>
      </w:pPr>
      <w:ins w:id="813" w:author="Minh Đức Lê" w:date="2018-03-25T23:15:00Z">
        <w:r>
          <w:rPr>
            <w:rFonts w:ascii="Arial" w:hAnsi="Arial" w:cs="Arial"/>
            <w:noProof/>
            <w:rPrChange w:id="814"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815" w:author="Minh Đức Lê" w:date="2018-03-25T23:15:00Z"/>
        </w:rPr>
      </w:pPr>
      <w:ins w:id="816"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97666"/>
                      </a:xfrm>
                      <a:prstGeom prst="rect">
                        <a:avLst/>
                      </a:prstGeom>
                    </pic:spPr>
                  </pic:pic>
                </a:graphicData>
              </a:graphic>
            </wp:inline>
          </w:drawing>
        </w:r>
      </w:ins>
    </w:p>
    <w:p w:rsidR="00000D03" w:rsidRPr="00CD6109" w:rsidRDefault="00000D03">
      <w:pPr>
        <w:rPr>
          <w:ins w:id="817" w:author="Minh Đức Lê" w:date="2018-03-25T23:15:00Z"/>
        </w:rPr>
        <w:pPrChange w:id="818" w:author="Minh Đức Lê" w:date="2018-03-25T23:15:00Z">
          <w:pPr>
            <w:pStyle w:val="Heading3"/>
          </w:pPr>
        </w:pPrChange>
      </w:pPr>
    </w:p>
    <w:p w:rsidR="002731B4" w:rsidRDefault="00BF2324">
      <w:pPr>
        <w:pStyle w:val="Heading3"/>
        <w:rPr>
          <w:ins w:id="819" w:author="Minh Đức Lê" w:date="2018-03-25T23:15:00Z"/>
        </w:rPr>
      </w:pPr>
      <w:bookmarkStart w:id="820" w:name="_Toc510808725"/>
      <w:ins w:id="821" w:author="Minh Đức Lê" w:date="2018-04-08T09:37:00Z">
        <w:r>
          <w:rPr>
            <w:lang w:val="vi-VN"/>
          </w:rPr>
          <w:t>T</w:t>
        </w:r>
      </w:ins>
      <w:ins w:id="822" w:author="Minh Đức Lê" w:date="2018-03-25T23:15:00Z">
        <w:r w:rsidR="002731B4">
          <w:t>hống kê doanh thu</w:t>
        </w:r>
        <w:bookmarkEnd w:id="820"/>
      </w:ins>
    </w:p>
    <w:p w:rsidR="002731B4" w:rsidRDefault="002731B4" w:rsidP="002731B4">
      <w:pPr>
        <w:ind w:firstLine="0"/>
        <w:rPr>
          <w:ins w:id="823"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824"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825" w:author="Minh Đức Lê" w:date="2018-03-25T23:16:00Z"/>
                <w:b/>
                <w:szCs w:val="26"/>
              </w:rPr>
            </w:pPr>
            <w:ins w:id="826" w:author="Minh Đức Lê" w:date="2018-03-25T23:16:00Z">
              <w:r>
                <w:rPr>
                  <w:b/>
                  <w:bCs/>
                  <w:szCs w:val="26"/>
                </w:rPr>
                <w:t>Use case:</w:t>
              </w:r>
              <w:r>
                <w:rPr>
                  <w:i/>
                  <w:iCs/>
                  <w:color w:val="0000FF"/>
                  <w:szCs w:val="26"/>
                </w:rPr>
                <w:t xml:space="preserve">  Thống kê doanh thu</w:t>
              </w:r>
            </w:ins>
          </w:p>
        </w:tc>
      </w:tr>
      <w:tr w:rsidR="002731B4" w:rsidTr="00C95B26">
        <w:trPr>
          <w:trHeight w:val="680"/>
          <w:ins w:id="827"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28" w:author="Minh Đức Lê" w:date="2018-03-25T23:16:00Z"/>
                <w:rFonts w:ascii="Times New Roman" w:hAnsi="Times New Roman" w:cs="Times New Roman"/>
                <w:b w:val="0"/>
                <w:sz w:val="26"/>
                <w:szCs w:val="26"/>
              </w:rPr>
            </w:pPr>
            <w:ins w:id="829"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30" w:author="Minh Đức Lê" w:date="2018-03-25T23:16:00Z"/>
                <w:rFonts w:ascii="Times New Roman" w:hAnsi="Times New Roman"/>
                <w:sz w:val="26"/>
                <w:szCs w:val="26"/>
              </w:rPr>
            </w:pPr>
            <w:ins w:id="831" w:author="Minh Đức Lê" w:date="2018-03-25T23:16:00Z">
              <w:r>
                <w:rPr>
                  <w:rFonts w:ascii="Times New Roman" w:hAnsi="Times New Roman"/>
                  <w:sz w:val="26"/>
                  <w:szCs w:val="26"/>
                </w:rPr>
                <w:t>Admin muốn thống kê doanh thu trong tháng</w:t>
              </w:r>
            </w:ins>
          </w:p>
        </w:tc>
      </w:tr>
      <w:tr w:rsidR="002731B4" w:rsidTr="00C95B26">
        <w:trPr>
          <w:trHeight w:val="692"/>
          <w:ins w:id="832"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33" w:author="Minh Đức Lê" w:date="2018-03-25T23:16:00Z"/>
                <w:rFonts w:ascii="Times New Roman" w:hAnsi="Times New Roman" w:cs="Times New Roman"/>
                <w:b w:val="0"/>
                <w:sz w:val="26"/>
                <w:szCs w:val="26"/>
              </w:rPr>
            </w:pPr>
            <w:ins w:id="834"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835" w:author="Minh Đức Lê" w:date="2018-03-25T23:16:00Z"/>
                <w:rFonts w:ascii="Times New Roman" w:hAnsi="Times New Roman"/>
                <w:sz w:val="26"/>
                <w:szCs w:val="26"/>
              </w:rPr>
            </w:pPr>
            <w:ins w:id="836" w:author="Minh Đức Lê" w:date="2018-03-25T23:16:00Z">
              <w:r>
                <w:rPr>
                  <w:rFonts w:ascii="Times New Roman" w:hAnsi="Times New Roman"/>
                  <w:sz w:val="26"/>
                  <w:szCs w:val="26"/>
                </w:rPr>
                <w:t>Admin thao tác thống kê</w:t>
              </w:r>
            </w:ins>
          </w:p>
        </w:tc>
      </w:tr>
      <w:tr w:rsidR="002731B4" w:rsidTr="00C95B26">
        <w:trPr>
          <w:trHeight w:val="680"/>
          <w:ins w:id="837"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38" w:author="Minh Đức Lê" w:date="2018-03-25T23:16:00Z"/>
                <w:rFonts w:ascii="Times New Roman" w:hAnsi="Times New Roman" w:cs="Times New Roman"/>
                <w:b w:val="0"/>
                <w:sz w:val="26"/>
                <w:szCs w:val="26"/>
              </w:rPr>
            </w:pPr>
            <w:ins w:id="839"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40" w:author="Minh Đức Lê" w:date="2018-03-25T23:16:00Z"/>
                <w:rFonts w:ascii="Times New Roman" w:hAnsi="Times New Roman"/>
                <w:sz w:val="26"/>
                <w:szCs w:val="26"/>
                <w:lang w:val="vi-VN"/>
              </w:rPr>
            </w:pPr>
            <w:ins w:id="841" w:author="Minh Đức Lê" w:date="2018-03-25T23:16:00Z">
              <w:r>
                <w:rPr>
                  <w:rFonts w:ascii="Times New Roman" w:hAnsi="Times New Roman"/>
                  <w:sz w:val="26"/>
                  <w:szCs w:val="26"/>
                </w:rPr>
                <w:t>Admin</w:t>
              </w:r>
            </w:ins>
          </w:p>
        </w:tc>
      </w:tr>
      <w:tr w:rsidR="002731B4" w:rsidTr="00C95B26">
        <w:trPr>
          <w:trHeight w:val="680"/>
          <w:ins w:id="842"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43" w:author="Minh Đức Lê" w:date="2018-03-25T23:16:00Z"/>
                <w:rFonts w:ascii="Times New Roman" w:hAnsi="Times New Roman" w:cs="Times New Roman"/>
                <w:b w:val="0"/>
                <w:sz w:val="26"/>
                <w:szCs w:val="26"/>
              </w:rPr>
            </w:pPr>
            <w:ins w:id="844"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45" w:author="Minh Đức Lê" w:date="2018-03-25T23:16:00Z"/>
                <w:rFonts w:ascii="Times New Roman" w:hAnsi="Times New Roman"/>
                <w:sz w:val="26"/>
                <w:szCs w:val="26"/>
              </w:rPr>
            </w:pPr>
            <w:ins w:id="846" w:author="Minh Đức Lê" w:date="2018-03-25T23:16:00Z">
              <w:r>
                <w:rPr>
                  <w:rFonts w:ascii="Times New Roman" w:hAnsi="Times New Roman"/>
                  <w:sz w:val="26"/>
                  <w:szCs w:val="26"/>
                </w:rPr>
                <w:t>Hiện thị bảng thống kê</w:t>
              </w:r>
            </w:ins>
          </w:p>
        </w:tc>
      </w:tr>
      <w:tr w:rsidR="002731B4" w:rsidTr="00C95B26">
        <w:trPr>
          <w:trHeight w:val="2951"/>
          <w:ins w:id="847"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48" w:author="Minh Đức Lê" w:date="2018-03-25T23:16:00Z"/>
                <w:rFonts w:ascii="Times New Roman" w:hAnsi="Times New Roman" w:cs="Times New Roman"/>
                <w:b w:val="0"/>
                <w:sz w:val="26"/>
                <w:szCs w:val="26"/>
              </w:rPr>
            </w:pPr>
            <w:ins w:id="849"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850" w:author="Minh Đức Lê" w:date="2018-03-25T23:16:00Z"/>
                <w:rFonts w:ascii="Times New Roman" w:hAnsi="Times New Roman"/>
                <w:sz w:val="26"/>
                <w:szCs w:val="26"/>
                <w:lang w:val="vi-VN"/>
              </w:rPr>
            </w:pPr>
            <w:ins w:id="851"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852" w:author="Minh Đức Lê" w:date="2018-03-25T23:16:00Z"/>
                <w:rFonts w:ascii="Times New Roman" w:hAnsi="Times New Roman"/>
                <w:sz w:val="26"/>
                <w:szCs w:val="26"/>
                <w:lang w:val="vi-VN"/>
              </w:rPr>
            </w:pPr>
            <w:ins w:id="853"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854" w:author="Minh Đức Lê" w:date="2018-03-25T23:16:00Z"/>
                <w:rFonts w:ascii="Times New Roman" w:hAnsi="Times New Roman"/>
                <w:sz w:val="26"/>
                <w:szCs w:val="26"/>
                <w:lang w:val="vi-VN"/>
              </w:rPr>
            </w:pPr>
            <w:ins w:id="855"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856" w:author="Minh Đức Lê" w:date="2018-03-25T23:16:00Z"/>
                <w:rFonts w:ascii="Times New Roman" w:hAnsi="Times New Roman"/>
                <w:sz w:val="26"/>
                <w:szCs w:val="26"/>
                <w:lang w:val="vi-VN"/>
              </w:rPr>
            </w:pPr>
            <w:ins w:id="857"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858" w:author="Minh Đức Lê" w:date="2018-03-25T23:16:00Z"/>
                <w:rFonts w:ascii="Times New Roman" w:hAnsi="Times New Roman"/>
                <w:sz w:val="26"/>
                <w:szCs w:val="26"/>
                <w:lang w:val="vi-VN"/>
              </w:rPr>
            </w:pPr>
            <w:ins w:id="859"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860" w:author="Minh Đức Lê" w:date="2018-03-25T23:16:00Z"/>
        </w:rPr>
      </w:pPr>
      <w:ins w:id="861" w:author="Minh Đức Lê" w:date="2018-03-25T23:16:00Z">
        <w:r>
          <w:rPr>
            <w:rFonts w:ascii="Arial" w:hAnsi="Arial" w:cs="Arial"/>
            <w:noProof/>
            <w:rPrChange w:id="862"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CD6109" w:rsidRDefault="00C95B26">
      <w:pPr>
        <w:rPr>
          <w:ins w:id="863" w:author="Minh Đức Lê" w:date="2018-03-25T23:15:00Z"/>
        </w:rPr>
        <w:pPrChange w:id="864" w:author="Minh Đức Lê" w:date="2018-03-25T23:16:00Z">
          <w:pPr>
            <w:pStyle w:val="Heading3"/>
          </w:pPr>
        </w:pPrChange>
      </w:pPr>
      <w:ins w:id="865" w:author="Minh Đức Lê" w:date="2018-04-05T18:55:00Z">
        <w:r w:rsidRPr="00CD6109">
          <w:rPr>
            <w:noProof/>
            <w:rPrChange w:id="866" w:author="Unknown">
              <w:rPr>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893746"/>
                      </a:xfrm>
                      <a:prstGeom prst="rect">
                        <a:avLst/>
                      </a:prstGeom>
                    </pic:spPr>
                  </pic:pic>
                </a:graphicData>
              </a:graphic>
            </wp:inline>
          </w:drawing>
        </w:r>
      </w:ins>
    </w:p>
    <w:p w:rsidR="003F37B2" w:rsidRDefault="001A08FA">
      <w:pPr>
        <w:pStyle w:val="Heading3"/>
        <w:rPr>
          <w:ins w:id="867" w:author="Minh Đức Lê" w:date="2018-03-22T16:13:00Z"/>
        </w:rPr>
      </w:pPr>
      <w:del w:id="868" w:author="Minh Đức Lê" w:date="2018-03-22T16:13:00Z">
        <w:r w:rsidDel="003F37B2">
          <w:delText>Tiêu đề tiểu mục</w:delText>
        </w:r>
      </w:del>
      <w:bookmarkStart w:id="869" w:name="_Toc510808726"/>
      <w:ins w:id="870" w:author="Minh Đức Lê" w:date="2018-04-08T09:38:00Z">
        <w:r w:rsidR="005650B0">
          <w:rPr>
            <w:lang w:val="vi-VN"/>
          </w:rPr>
          <w:t>Th</w:t>
        </w:r>
      </w:ins>
      <w:ins w:id="871" w:author="Minh Đức Lê" w:date="2018-03-22T16:13:00Z">
        <w:r w:rsidR="003F37B2">
          <w:t>anh toán</w:t>
        </w:r>
        <w:bookmarkEnd w:id="869"/>
      </w:ins>
    </w:p>
    <w:p w:rsidR="003F37B2" w:rsidRDefault="003F37B2">
      <w:pPr>
        <w:ind w:firstLine="0"/>
        <w:rPr>
          <w:ins w:id="872" w:author="Minh Đức Lê" w:date="2018-03-22T16:13:00Z"/>
        </w:rPr>
        <w:pPrChange w:id="873" w:author="Minh Đức Lê" w:date="2018-04-08T09:38:00Z">
          <w:pPr/>
        </w:pPrChange>
      </w:pPr>
    </w:p>
    <w:tbl>
      <w:tblPr>
        <w:tblStyle w:val="TableGrid"/>
        <w:tblW w:w="9262" w:type="dxa"/>
        <w:tblLook w:val="01E0" w:firstRow="1" w:lastRow="1" w:firstColumn="1" w:lastColumn="1" w:noHBand="0" w:noVBand="0"/>
      </w:tblPr>
      <w:tblGrid>
        <w:gridCol w:w="2343"/>
        <w:gridCol w:w="6919"/>
      </w:tblGrid>
      <w:tr w:rsidR="003F37B2" w:rsidRPr="00382660" w:rsidTr="00C95B26">
        <w:trPr>
          <w:ins w:id="874" w:author="Minh Đức Lê" w:date="2018-03-22T16:13:00Z"/>
        </w:trPr>
        <w:tc>
          <w:tcPr>
            <w:tcW w:w="9262" w:type="dxa"/>
            <w:gridSpan w:val="2"/>
          </w:tcPr>
          <w:p w:rsidR="003F37B2" w:rsidRPr="00382660" w:rsidRDefault="003F37B2">
            <w:pPr>
              <w:spacing w:line="360" w:lineRule="auto"/>
              <w:rPr>
                <w:ins w:id="875" w:author="Minh Đức Lê" w:date="2018-03-22T16:13:00Z"/>
                <w:b/>
                <w:szCs w:val="26"/>
              </w:rPr>
            </w:pPr>
            <w:ins w:id="876" w:author="Minh Đức Lê" w:date="2018-03-22T16:13:00Z">
              <w:r w:rsidRPr="00732AAF">
                <w:rPr>
                  <w:b/>
                  <w:bCs/>
                  <w:szCs w:val="26"/>
                </w:rPr>
                <w:t xml:space="preserve">Use case: </w:t>
              </w:r>
            </w:ins>
            <w:ins w:id="877" w:author="Minh Đức Lê" w:date="2018-03-22T16:14:00Z">
              <w:r w:rsidR="0038521F">
                <w:rPr>
                  <w:i/>
                  <w:iCs/>
                  <w:color w:val="0000FF"/>
                  <w:szCs w:val="26"/>
                </w:rPr>
                <w:t>Thanh toán</w:t>
              </w:r>
            </w:ins>
          </w:p>
        </w:tc>
      </w:tr>
      <w:tr w:rsidR="003F37B2" w:rsidRPr="00732AAF" w:rsidTr="00C95B26">
        <w:trPr>
          <w:ins w:id="878" w:author="Minh Đức Lê" w:date="2018-03-22T16:13:00Z"/>
        </w:trPr>
        <w:tc>
          <w:tcPr>
            <w:tcW w:w="2343" w:type="dxa"/>
          </w:tcPr>
          <w:p w:rsidR="003F37B2" w:rsidRPr="001213DA" w:rsidRDefault="003F37B2" w:rsidP="00C95B26">
            <w:pPr>
              <w:pStyle w:val="TableHeader"/>
              <w:spacing w:before="0" w:after="0" w:line="360" w:lineRule="auto"/>
              <w:rPr>
                <w:ins w:id="879" w:author="Minh Đức Lê" w:date="2018-03-22T16:13:00Z"/>
                <w:rFonts w:ascii="Times New Roman" w:hAnsi="Times New Roman" w:cs="Times New Roman"/>
                <w:b w:val="0"/>
                <w:sz w:val="26"/>
                <w:szCs w:val="26"/>
              </w:rPr>
            </w:pPr>
            <w:ins w:id="880"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881" w:author="Minh Đức Lê" w:date="2018-03-22T16:13:00Z"/>
                <w:rFonts w:ascii="Times New Roman" w:hAnsi="Times New Roman"/>
                <w:sz w:val="26"/>
                <w:szCs w:val="26"/>
                <w:rPrChange w:id="882" w:author="Minh Đức Lê" w:date="2018-03-22T16:14:00Z">
                  <w:rPr>
                    <w:ins w:id="883" w:author="Minh Đức Lê" w:date="2018-03-22T16:13:00Z"/>
                    <w:rFonts w:ascii="Times New Roman" w:hAnsi="Times New Roman"/>
                    <w:sz w:val="26"/>
                    <w:szCs w:val="26"/>
                    <w:lang w:val="vi-VN"/>
                  </w:rPr>
                </w:rPrChange>
              </w:rPr>
            </w:pPr>
            <w:ins w:id="884" w:author="Minh Đức Lê" w:date="2018-03-22T16:14:00Z">
              <w:r>
                <w:rPr>
                  <w:rFonts w:ascii="Times New Roman" w:hAnsi="Times New Roman"/>
                  <w:sz w:val="26"/>
                  <w:szCs w:val="26"/>
                </w:rPr>
                <w:t>Thanh toán dơn hàng cho thành viên</w:t>
              </w:r>
            </w:ins>
          </w:p>
        </w:tc>
      </w:tr>
      <w:tr w:rsidR="003F37B2" w:rsidRPr="00732AAF" w:rsidTr="00C95B26">
        <w:trPr>
          <w:ins w:id="885" w:author="Minh Đức Lê" w:date="2018-03-22T16:13:00Z"/>
        </w:trPr>
        <w:tc>
          <w:tcPr>
            <w:tcW w:w="2343" w:type="dxa"/>
          </w:tcPr>
          <w:p w:rsidR="003F37B2" w:rsidRPr="001213DA" w:rsidRDefault="003F37B2" w:rsidP="00C95B26">
            <w:pPr>
              <w:pStyle w:val="TableHeader"/>
              <w:spacing w:before="0" w:after="0" w:line="360" w:lineRule="auto"/>
              <w:rPr>
                <w:ins w:id="886" w:author="Minh Đức Lê" w:date="2018-03-22T16:13:00Z"/>
                <w:rFonts w:ascii="Times New Roman" w:hAnsi="Times New Roman" w:cs="Times New Roman"/>
                <w:b w:val="0"/>
                <w:sz w:val="26"/>
                <w:szCs w:val="26"/>
              </w:rPr>
            </w:pPr>
            <w:ins w:id="887"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888" w:author="Minh Đức Lê" w:date="2018-03-22T16:13:00Z"/>
                <w:rFonts w:ascii="Times New Roman" w:hAnsi="Times New Roman"/>
                <w:sz w:val="26"/>
                <w:szCs w:val="26"/>
                <w:rPrChange w:id="889" w:author="Minh Đức Lê" w:date="2018-03-22T16:14:00Z">
                  <w:rPr>
                    <w:ins w:id="890" w:author="Minh Đức Lê" w:date="2018-03-22T16:13:00Z"/>
                    <w:rFonts w:ascii="Times New Roman" w:hAnsi="Times New Roman"/>
                    <w:sz w:val="26"/>
                    <w:szCs w:val="26"/>
                    <w:lang w:val="vi-VN"/>
                  </w:rPr>
                </w:rPrChange>
              </w:rPr>
            </w:pPr>
            <w:ins w:id="891" w:author="Minh Đức Lê" w:date="2018-03-22T16:15:00Z">
              <w:r>
                <w:rPr>
                  <w:rFonts w:ascii="Times New Roman" w:hAnsi="Times New Roman"/>
                  <w:sz w:val="26"/>
                  <w:szCs w:val="26"/>
                </w:rPr>
                <w:t>Khách hàng</w:t>
              </w:r>
            </w:ins>
            <w:ins w:id="892" w:author="Minh Đức Lê" w:date="2018-03-22T16:14:00Z">
              <w:r>
                <w:rPr>
                  <w:rFonts w:ascii="Times New Roman" w:hAnsi="Times New Roman"/>
                  <w:sz w:val="26"/>
                  <w:szCs w:val="26"/>
                </w:rPr>
                <w:t xml:space="preserve"> </w:t>
              </w:r>
            </w:ins>
            <w:ins w:id="893"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894" w:author="Minh Đức Lê" w:date="2018-03-22T16:14:00Z">
              <w:r>
                <w:rPr>
                  <w:rFonts w:ascii="Times New Roman" w:hAnsi="Times New Roman"/>
                  <w:sz w:val="26"/>
                  <w:szCs w:val="26"/>
                </w:rPr>
                <w:t>thanh toán cho đơn hàng của mình</w:t>
              </w:r>
            </w:ins>
          </w:p>
        </w:tc>
      </w:tr>
      <w:tr w:rsidR="003F37B2" w:rsidRPr="00732AAF" w:rsidTr="00C95B26">
        <w:trPr>
          <w:ins w:id="895" w:author="Minh Đức Lê" w:date="2018-03-22T16:13:00Z"/>
        </w:trPr>
        <w:tc>
          <w:tcPr>
            <w:tcW w:w="2343" w:type="dxa"/>
          </w:tcPr>
          <w:p w:rsidR="003F37B2" w:rsidRPr="001213DA" w:rsidRDefault="003F37B2" w:rsidP="00C95B26">
            <w:pPr>
              <w:pStyle w:val="TableHeader"/>
              <w:spacing w:before="0" w:after="0" w:line="360" w:lineRule="auto"/>
              <w:rPr>
                <w:ins w:id="896" w:author="Minh Đức Lê" w:date="2018-03-22T16:13:00Z"/>
                <w:rFonts w:ascii="Times New Roman" w:hAnsi="Times New Roman" w:cs="Times New Roman"/>
                <w:b w:val="0"/>
                <w:sz w:val="26"/>
                <w:szCs w:val="26"/>
              </w:rPr>
            </w:pPr>
            <w:ins w:id="897"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898" w:author="Minh Đức Lê" w:date="2018-03-22T16:13:00Z"/>
                <w:rFonts w:ascii="Times New Roman" w:hAnsi="Times New Roman"/>
                <w:sz w:val="26"/>
                <w:szCs w:val="26"/>
                <w:lang w:val="vi-VN"/>
              </w:rPr>
            </w:pPr>
            <w:ins w:id="899" w:author="Minh Đức Lê" w:date="2018-03-22T16:15:00Z">
              <w:r>
                <w:rPr>
                  <w:rFonts w:ascii="Times New Roman" w:hAnsi="Times New Roman"/>
                  <w:sz w:val="26"/>
                  <w:szCs w:val="26"/>
                </w:rPr>
                <w:t xml:space="preserve">Khách hàng </w:t>
              </w:r>
            </w:ins>
            <w:ins w:id="900" w:author="Minh Đức Lê" w:date="2018-03-22T16:13:00Z">
              <w:r w:rsidR="003F37B2">
                <w:rPr>
                  <w:rFonts w:ascii="Times New Roman" w:hAnsi="Times New Roman"/>
                  <w:sz w:val="26"/>
                  <w:szCs w:val="26"/>
                </w:rPr>
                <w:t>(</w:t>
              </w:r>
            </w:ins>
            <w:ins w:id="901" w:author="Minh Đức Lê" w:date="2018-03-22T16:15:00Z">
              <w:r>
                <w:rPr>
                  <w:rFonts w:ascii="Times New Roman" w:hAnsi="Times New Roman"/>
                  <w:sz w:val="26"/>
                  <w:szCs w:val="26"/>
                </w:rPr>
                <w:t>Customer</w:t>
              </w:r>
            </w:ins>
            <w:ins w:id="902" w:author="Minh Đức Lê" w:date="2018-03-22T16:13:00Z">
              <w:r w:rsidR="003F37B2">
                <w:rPr>
                  <w:rFonts w:ascii="Times New Roman" w:hAnsi="Times New Roman"/>
                  <w:sz w:val="26"/>
                  <w:szCs w:val="26"/>
                </w:rPr>
                <w:t>)</w:t>
              </w:r>
            </w:ins>
          </w:p>
        </w:tc>
      </w:tr>
      <w:tr w:rsidR="003F37B2" w:rsidRPr="00D866F6" w:rsidTr="00C95B26">
        <w:trPr>
          <w:ins w:id="903" w:author="Minh Đức Lê" w:date="2018-03-22T16:13:00Z"/>
        </w:trPr>
        <w:tc>
          <w:tcPr>
            <w:tcW w:w="2343" w:type="dxa"/>
          </w:tcPr>
          <w:p w:rsidR="003F37B2" w:rsidRPr="001213DA" w:rsidRDefault="003F37B2" w:rsidP="00C95B26">
            <w:pPr>
              <w:pStyle w:val="TableHeader"/>
              <w:spacing w:before="0" w:after="0" w:line="360" w:lineRule="auto"/>
              <w:rPr>
                <w:ins w:id="904" w:author="Minh Đức Lê" w:date="2018-03-22T16:13:00Z"/>
                <w:rFonts w:ascii="Times New Roman" w:hAnsi="Times New Roman" w:cs="Times New Roman"/>
                <w:b w:val="0"/>
                <w:sz w:val="26"/>
                <w:szCs w:val="26"/>
              </w:rPr>
            </w:pPr>
            <w:ins w:id="905"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906" w:author="Minh Đức Lê" w:date="2018-03-22T16:13:00Z"/>
                <w:rFonts w:ascii="Times New Roman" w:hAnsi="Times New Roman"/>
                <w:sz w:val="26"/>
                <w:szCs w:val="26"/>
              </w:rPr>
            </w:pPr>
            <w:ins w:id="907" w:author="Minh Đức Lê" w:date="2018-03-22T16:15:00Z">
              <w:r>
                <w:rPr>
                  <w:rFonts w:ascii="Times New Roman" w:hAnsi="Times New Roman"/>
                  <w:sz w:val="26"/>
                  <w:szCs w:val="26"/>
                </w:rPr>
                <w:t>Hóa đơn sẽ được tạo và gửi yêu cầu về Admin</w:t>
              </w:r>
            </w:ins>
          </w:p>
        </w:tc>
      </w:tr>
      <w:tr w:rsidR="003F37B2" w:rsidRPr="001213DA" w:rsidTr="00C95B26">
        <w:trPr>
          <w:ins w:id="908" w:author="Minh Đức Lê" w:date="2018-03-22T16:13:00Z"/>
        </w:trPr>
        <w:tc>
          <w:tcPr>
            <w:tcW w:w="2343" w:type="dxa"/>
          </w:tcPr>
          <w:p w:rsidR="003F37B2" w:rsidRPr="00732AAF" w:rsidRDefault="003F37B2" w:rsidP="00C95B26">
            <w:pPr>
              <w:pStyle w:val="TableHeader"/>
              <w:spacing w:before="0" w:after="0" w:line="360" w:lineRule="auto"/>
              <w:rPr>
                <w:ins w:id="909" w:author="Minh Đức Lê" w:date="2018-03-22T16:13:00Z"/>
                <w:rFonts w:ascii="Times New Roman" w:hAnsi="Times New Roman" w:cs="Times New Roman"/>
                <w:b w:val="0"/>
                <w:sz w:val="26"/>
                <w:szCs w:val="26"/>
              </w:rPr>
            </w:pPr>
            <w:ins w:id="910"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911" w:author="Minh Đức Lê" w:date="2018-03-22T16:13:00Z"/>
                <w:rFonts w:ascii="Times New Roman" w:hAnsi="Times New Roman"/>
                <w:sz w:val="26"/>
                <w:szCs w:val="26"/>
                <w:lang w:val="vi-VN"/>
              </w:rPr>
            </w:pPr>
            <w:ins w:id="912" w:author="Minh Đức Lê" w:date="2018-03-22T16:17:00Z">
              <w:r>
                <w:rPr>
                  <w:rFonts w:ascii="Times New Roman" w:hAnsi="Times New Roman"/>
                  <w:sz w:val="26"/>
                  <w:szCs w:val="26"/>
                </w:rPr>
                <w:t xml:space="preserve">Khách hàng </w:t>
              </w:r>
            </w:ins>
            <w:ins w:id="913" w:author="Minh Đức Lê" w:date="2018-03-22T16:13:00Z">
              <w:r w:rsidR="003F37B2" w:rsidRPr="00732AAF">
                <w:rPr>
                  <w:rFonts w:ascii="Times New Roman" w:hAnsi="Times New Roman"/>
                  <w:sz w:val="26"/>
                  <w:szCs w:val="26"/>
                  <w:lang w:val="vi-VN"/>
                </w:rPr>
                <w:t>chọn chức năng “</w:t>
              </w:r>
            </w:ins>
            <w:ins w:id="914" w:author="Minh Đức Lê" w:date="2018-03-22T16:16:00Z">
              <w:r>
                <w:rPr>
                  <w:rFonts w:ascii="Times New Roman" w:hAnsi="Times New Roman"/>
                  <w:sz w:val="26"/>
                  <w:szCs w:val="26"/>
                </w:rPr>
                <w:t>Thanh toán</w:t>
              </w:r>
            </w:ins>
            <w:ins w:id="915" w:author="Minh Đức Lê" w:date="2018-03-22T16:13:00Z">
              <w:r w:rsidR="003F37B2" w:rsidRPr="00732AAF">
                <w:rPr>
                  <w:rFonts w:ascii="Times New Roman" w:hAnsi="Times New Roman"/>
                  <w:sz w:val="26"/>
                  <w:szCs w:val="26"/>
                  <w:lang w:val="vi-VN"/>
                </w:rPr>
                <w:t>”</w:t>
              </w:r>
            </w:ins>
          </w:p>
          <w:p w:rsidR="003F37B2" w:rsidRPr="00F42B6C" w:rsidRDefault="003F37B2" w:rsidP="003F37B2">
            <w:pPr>
              <w:pStyle w:val="InfoBlue"/>
              <w:numPr>
                <w:ilvl w:val="0"/>
                <w:numId w:val="35"/>
              </w:numPr>
              <w:spacing w:before="0" w:after="0" w:line="360" w:lineRule="auto"/>
              <w:rPr>
                <w:ins w:id="916" w:author="Minh Đức Lê" w:date="2018-04-06T10:53:00Z"/>
                <w:rFonts w:ascii="Times New Roman" w:hAnsi="Times New Roman"/>
                <w:sz w:val="26"/>
                <w:szCs w:val="26"/>
                <w:lang w:val="vi-VN"/>
                <w:rPrChange w:id="917" w:author="Minh Đức Lê" w:date="2018-04-06T10:53:00Z">
                  <w:rPr>
                    <w:ins w:id="918" w:author="Minh Đức Lê" w:date="2018-04-06T10:53:00Z"/>
                    <w:rFonts w:ascii="Times New Roman" w:hAnsi="Times New Roman"/>
                    <w:sz w:val="26"/>
                    <w:szCs w:val="26"/>
                  </w:rPr>
                </w:rPrChange>
              </w:rPr>
            </w:pPr>
            <w:ins w:id="919" w:author="Minh Đức Lê" w:date="2018-03-22T16:13:00Z">
              <w:r w:rsidRPr="0066293D">
                <w:rPr>
                  <w:rFonts w:ascii="Times New Roman" w:hAnsi="Times New Roman"/>
                  <w:sz w:val="26"/>
                  <w:szCs w:val="26"/>
                  <w:lang w:val="vi-VN"/>
                </w:rPr>
                <w:t>Hệ thống hiện giao diện</w:t>
              </w:r>
            </w:ins>
            <w:ins w:id="920" w:author="Minh Đức Lê" w:date="2018-03-22T16:16:00Z">
              <w:r w:rsidR="0038521F">
                <w:rPr>
                  <w:rFonts w:ascii="Times New Roman" w:hAnsi="Times New Roman"/>
                  <w:sz w:val="26"/>
                  <w:szCs w:val="26"/>
                </w:rPr>
                <w:t xml:space="preserve"> GDThanhToan</w:t>
              </w:r>
            </w:ins>
          </w:p>
          <w:p w:rsidR="00F42B6C" w:rsidRPr="00382660" w:rsidRDefault="00F42B6C" w:rsidP="003F37B2">
            <w:pPr>
              <w:pStyle w:val="InfoBlue"/>
              <w:numPr>
                <w:ilvl w:val="0"/>
                <w:numId w:val="35"/>
              </w:numPr>
              <w:spacing w:before="0" w:after="0" w:line="360" w:lineRule="auto"/>
              <w:rPr>
                <w:ins w:id="921" w:author="Minh Đức Lê" w:date="2018-03-22T16:13:00Z"/>
                <w:rFonts w:ascii="Times New Roman" w:hAnsi="Times New Roman"/>
                <w:sz w:val="26"/>
                <w:szCs w:val="26"/>
                <w:lang w:val="vi-VN"/>
              </w:rPr>
            </w:pPr>
            <w:ins w:id="922" w:author="Minh Đức Lê" w:date="2018-04-06T10:53:00Z">
              <w:r>
                <w:rPr>
                  <w:rFonts w:ascii="Times New Roman" w:hAnsi="Times New Roman"/>
                  <w:sz w:val="26"/>
                  <w:szCs w:val="26"/>
                </w:rPr>
                <w:t>Khách hàng chọn phương thức thanh toán</w:t>
              </w:r>
              <w:r w:rsidR="00A71A47">
                <w:rPr>
                  <w:rFonts w:ascii="Times New Roman" w:hAnsi="Times New Roman"/>
                  <w:sz w:val="26"/>
                  <w:szCs w:val="26"/>
                </w:rPr>
                <w:t>.</w:t>
              </w:r>
            </w:ins>
          </w:p>
          <w:p w:rsidR="003F37B2" w:rsidRPr="00020B1E" w:rsidRDefault="0038521F" w:rsidP="003F37B2">
            <w:pPr>
              <w:pStyle w:val="InfoBlue"/>
              <w:numPr>
                <w:ilvl w:val="0"/>
                <w:numId w:val="35"/>
              </w:numPr>
              <w:spacing w:before="0" w:after="0" w:line="360" w:lineRule="auto"/>
              <w:rPr>
                <w:ins w:id="923" w:author="Minh Đức Lê" w:date="2018-04-06T13:17:00Z"/>
                <w:rFonts w:ascii="Times New Roman" w:hAnsi="Times New Roman"/>
                <w:sz w:val="26"/>
                <w:szCs w:val="26"/>
                <w:lang w:val="vi-VN"/>
                <w:rPrChange w:id="924" w:author="Minh Đức Lê" w:date="2018-04-06T13:17:00Z">
                  <w:rPr>
                    <w:ins w:id="925" w:author="Minh Đức Lê" w:date="2018-04-06T13:17:00Z"/>
                    <w:rFonts w:ascii="Times New Roman" w:hAnsi="Times New Roman"/>
                    <w:sz w:val="26"/>
                    <w:szCs w:val="26"/>
                  </w:rPr>
                </w:rPrChange>
              </w:rPr>
            </w:pPr>
            <w:ins w:id="926" w:author="Minh Đức Lê" w:date="2018-03-22T16:17:00Z">
              <w:r>
                <w:rPr>
                  <w:rFonts w:ascii="Times New Roman" w:hAnsi="Times New Roman"/>
                  <w:sz w:val="26"/>
                  <w:szCs w:val="26"/>
                </w:rPr>
                <w:t xml:space="preserve">Khách hàng </w:t>
              </w:r>
            </w:ins>
            <w:ins w:id="927"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928" w:author="Minh Đức Lê" w:date="2018-03-22T16:17:00Z">
              <w:r>
                <w:rPr>
                  <w:rFonts w:ascii="Times New Roman" w:hAnsi="Times New Roman"/>
                  <w:sz w:val="26"/>
                  <w:szCs w:val="26"/>
                </w:rPr>
                <w:t>thanh toán vào mẫu.</w:t>
              </w:r>
            </w:ins>
          </w:p>
          <w:p w:rsidR="00020B1E" w:rsidRPr="001213DA" w:rsidRDefault="00020B1E" w:rsidP="003F37B2">
            <w:pPr>
              <w:pStyle w:val="InfoBlue"/>
              <w:numPr>
                <w:ilvl w:val="0"/>
                <w:numId w:val="35"/>
              </w:numPr>
              <w:spacing w:before="0" w:after="0" w:line="360" w:lineRule="auto"/>
              <w:rPr>
                <w:ins w:id="929" w:author="Minh Đức Lê" w:date="2018-03-22T16:13:00Z"/>
                <w:rFonts w:ascii="Times New Roman" w:hAnsi="Times New Roman"/>
                <w:sz w:val="26"/>
                <w:szCs w:val="26"/>
                <w:lang w:val="vi-VN"/>
              </w:rPr>
            </w:pPr>
            <w:ins w:id="930" w:author="Minh Đức Lê" w:date="2018-04-06T13:17:00Z">
              <w:r>
                <w:rPr>
                  <w:rFonts w:ascii="Times New Roman" w:hAnsi="Times New Roman"/>
                  <w:sz w:val="26"/>
                  <w:szCs w:val="26"/>
                  <w:lang w:val="vi-VN"/>
                </w:rPr>
                <w:t xml:space="preserve">Khách hàng chọn chức năng </w:t>
              </w:r>
            </w:ins>
            <w:ins w:id="931" w:author="Minh Đức Lê" w:date="2018-04-06T13:18:00Z">
              <w:r w:rsidR="0058111D">
                <w:rPr>
                  <w:rFonts w:ascii="Times New Roman" w:hAnsi="Times New Roman"/>
                  <w:sz w:val="26"/>
                  <w:szCs w:val="26"/>
                  <w:lang w:val="vi-VN"/>
                </w:rPr>
                <w:t>‘</w:t>
              </w:r>
            </w:ins>
            <w:ins w:id="932" w:author="Minh Đức Lê" w:date="2018-04-06T13:17:00Z">
              <w:r w:rsidR="0058111D">
                <w:rPr>
                  <w:rFonts w:ascii="Times New Roman" w:hAnsi="Times New Roman"/>
                  <w:sz w:val="26"/>
                  <w:szCs w:val="26"/>
                  <w:lang w:val="vi-VN"/>
                </w:rPr>
                <w:t>Đ</w:t>
              </w:r>
              <w:r>
                <w:rPr>
                  <w:rFonts w:ascii="Times New Roman" w:hAnsi="Times New Roman"/>
                  <w:sz w:val="26"/>
                  <w:szCs w:val="26"/>
                  <w:lang w:val="vi-VN"/>
                </w:rPr>
                <w:t>ặt báo ngay</w:t>
              </w:r>
            </w:ins>
            <w:ins w:id="933" w:author="Minh Đức Lê" w:date="2018-04-06T13:18:00Z">
              <w:r w:rsidR="0058111D">
                <w:rPr>
                  <w:rFonts w:ascii="Times New Roman" w:hAnsi="Times New Roman"/>
                  <w:sz w:val="26"/>
                  <w:szCs w:val="26"/>
                  <w:lang w:val="vi-VN"/>
                </w:rPr>
                <w:t>’</w:t>
              </w:r>
            </w:ins>
            <w:ins w:id="934" w:author="Minh Đức Lê" w:date="2018-04-06T13:17:00Z">
              <w:r>
                <w:rPr>
                  <w:rFonts w:ascii="Times New Roman" w:hAnsi="Times New Roman"/>
                  <w:sz w:val="26"/>
                  <w:szCs w:val="26"/>
                  <w:lang w:val="vi-VN"/>
                </w:rPr>
                <w:t>.</w:t>
              </w:r>
            </w:ins>
          </w:p>
          <w:p w:rsidR="003F37B2" w:rsidRPr="001213DA" w:rsidRDefault="0026423B" w:rsidP="003F37B2">
            <w:pPr>
              <w:pStyle w:val="InfoBlue"/>
              <w:numPr>
                <w:ilvl w:val="0"/>
                <w:numId w:val="35"/>
              </w:numPr>
              <w:spacing w:before="0" w:after="0" w:line="360" w:lineRule="auto"/>
              <w:rPr>
                <w:ins w:id="935" w:author="Minh Đức Lê" w:date="2018-03-22T16:13:00Z"/>
                <w:rFonts w:ascii="Times New Roman" w:hAnsi="Times New Roman"/>
                <w:sz w:val="26"/>
                <w:szCs w:val="26"/>
                <w:lang w:val="vi-VN"/>
              </w:rPr>
            </w:pPr>
            <w:ins w:id="936" w:author="Minh Đức Lê" w:date="2018-04-06T11:01:00Z">
              <w:r>
                <w:rPr>
                  <w:rFonts w:ascii="Times New Roman" w:hAnsi="Times New Roman"/>
                  <w:sz w:val="26"/>
                  <w:szCs w:val="26"/>
                </w:rPr>
                <w:t>Lưu thong tin thanh toán và t</w:t>
              </w:r>
            </w:ins>
            <w:ins w:id="937" w:author="Minh Đức Lê" w:date="2018-03-22T16:13:00Z">
              <w:r w:rsidR="003F37B2" w:rsidRPr="001213DA">
                <w:rPr>
                  <w:rFonts w:ascii="Times New Roman" w:hAnsi="Times New Roman"/>
                  <w:sz w:val="26"/>
                  <w:szCs w:val="26"/>
                  <w:lang w:val="vi-VN"/>
                </w:rPr>
                <w:t xml:space="preserve">hông báo </w:t>
              </w:r>
            </w:ins>
            <w:ins w:id="938"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939" w:author="Minh Đức Lê" w:date="2018-03-22T16:13:00Z"/>
                <w:rFonts w:ascii="Times New Roman" w:hAnsi="Times New Roman"/>
                <w:sz w:val="26"/>
                <w:szCs w:val="26"/>
                <w:lang w:val="vi-VN"/>
              </w:rPr>
            </w:pPr>
            <w:ins w:id="940"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941" w:author="Minh Đức Lê" w:date="2018-03-22T16:18:00Z">
              <w:r w:rsidR="00032E43">
                <w:rPr>
                  <w:rFonts w:ascii="Times New Roman" w:hAnsi="Times New Roman"/>
                  <w:sz w:val="26"/>
                  <w:szCs w:val="26"/>
                </w:rPr>
                <w:t>GDTrangChu</w:t>
              </w:r>
            </w:ins>
          </w:p>
        </w:tc>
      </w:tr>
    </w:tbl>
    <w:p w:rsidR="003F37B2" w:rsidRDefault="005E2C6D">
      <w:pPr>
        <w:rPr>
          <w:ins w:id="942" w:author="Minh Đức Lê" w:date="2018-04-06T11:01:00Z"/>
        </w:rPr>
        <w:pPrChange w:id="943" w:author="Minh Đức Lê" w:date="2018-03-22T16:13:00Z">
          <w:pPr>
            <w:pStyle w:val="Heading3"/>
          </w:pPr>
        </w:pPrChange>
      </w:pPr>
      <w:ins w:id="944" w:author="Minh Đức Lê" w:date="2018-04-06T13:22:00Z">
        <w:r w:rsidRPr="005E2C6D">
          <w:rPr>
            <w:noProof/>
            <w:rPrChange w:id="945" w:author="Unknown">
              <w:rPr>
                <w:b w:val="0"/>
                <w:bCs w:val="0"/>
                <w:i w:val="0"/>
                <w:noProof/>
              </w:rPr>
            </w:rPrChange>
          </w:rPr>
          <w:lastRenderedPageBreak/>
          <w:drawing>
            <wp:inline distT="0" distB="0" distL="0" distR="0">
              <wp:extent cx="5580380" cy="640824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6408249"/>
                      </a:xfrm>
                      <a:prstGeom prst="rect">
                        <a:avLst/>
                      </a:prstGeom>
                      <a:noFill/>
                      <a:ln>
                        <a:noFill/>
                      </a:ln>
                    </pic:spPr>
                  </pic:pic>
                </a:graphicData>
              </a:graphic>
            </wp:inline>
          </w:drawing>
        </w:r>
      </w:ins>
    </w:p>
    <w:p w:rsidR="009244D0" w:rsidRPr="009244D0" w:rsidRDefault="00C56121">
      <w:pPr>
        <w:rPr>
          <w:ins w:id="946" w:author="Minh Đức Lê" w:date="2018-03-25T23:11:00Z"/>
          <w:rPrChange w:id="947" w:author="Minh Đức Lê" w:date="2018-04-06T11:01:00Z">
            <w:rPr>
              <w:ins w:id="948" w:author="Minh Đức Lê" w:date="2018-03-25T23:11:00Z"/>
            </w:rPr>
          </w:rPrChange>
        </w:rPr>
        <w:pPrChange w:id="949" w:author="Minh Đức Lê" w:date="2018-03-22T16:13:00Z">
          <w:pPr>
            <w:pStyle w:val="Heading3"/>
          </w:pPr>
        </w:pPrChange>
      </w:pPr>
      <w:ins w:id="950" w:author="Minh Đức Lê" w:date="2018-04-06T13:25:00Z">
        <w:r w:rsidRPr="00C56121">
          <w:rPr>
            <w:noProof/>
            <w:rPrChange w:id="951" w:author="Unknown">
              <w:rPr>
                <w:b w:val="0"/>
                <w:bCs w:val="0"/>
                <w:i w:val="0"/>
                <w:noProof/>
              </w:rPr>
            </w:rPrChange>
          </w:rPr>
          <w:lastRenderedPageBreak/>
          <w:drawing>
            <wp:inline distT="0" distB="0" distL="0" distR="0">
              <wp:extent cx="5498465" cy="46196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8465" cy="4619625"/>
                      </a:xfrm>
                      <a:prstGeom prst="rect">
                        <a:avLst/>
                      </a:prstGeom>
                      <a:noFill/>
                      <a:ln>
                        <a:noFill/>
                      </a:ln>
                    </pic:spPr>
                  </pic:pic>
                </a:graphicData>
              </a:graphic>
            </wp:inline>
          </w:drawing>
        </w:r>
      </w:ins>
    </w:p>
    <w:p w:rsidR="000026CD" w:rsidRPr="00CD6109" w:rsidRDefault="000026CD">
      <w:pPr>
        <w:rPr>
          <w:ins w:id="952" w:author="Minh Đức Lê" w:date="2018-03-22T16:12:00Z"/>
        </w:rPr>
        <w:pPrChange w:id="953" w:author="Minh Đức Lê" w:date="2018-03-22T16:13:00Z">
          <w:pPr>
            <w:pStyle w:val="Heading3"/>
          </w:pPr>
        </w:pPrChange>
      </w:pPr>
    </w:p>
    <w:p w:rsidR="003F37B2" w:rsidDel="009337A1" w:rsidRDefault="003F37B2" w:rsidP="003F37B2">
      <w:pPr>
        <w:pStyle w:val="Heading3"/>
        <w:rPr>
          <w:del w:id="954" w:author="Minh Đức Lê" w:date="2018-03-25T23:10:00Z"/>
          <w:rFonts w:cs="Times New Roman"/>
          <w:b w:val="0"/>
          <w:bCs w:val="0"/>
          <w:i w:val="0"/>
          <w:szCs w:val="24"/>
        </w:rPr>
      </w:pPr>
      <w:bookmarkStart w:id="955" w:name="_Toc510808727"/>
      <w:bookmarkEnd w:id="955"/>
    </w:p>
    <w:p w:rsidR="00E800F6" w:rsidDel="003F37B2" w:rsidRDefault="00510BA3">
      <w:pPr>
        <w:pStyle w:val="Heading3"/>
        <w:numPr>
          <w:ilvl w:val="0"/>
          <w:numId w:val="0"/>
        </w:numPr>
        <w:ind w:left="720"/>
        <w:rPr>
          <w:del w:id="956" w:author="Minh Đức Lê" w:date="2018-03-22T16:12:00Z"/>
        </w:rPr>
        <w:pPrChange w:id="957" w:author="Minh Đức Lê" w:date="2018-03-22T16:13:00Z">
          <w:pPr>
            <w:pStyle w:val="Heading3"/>
          </w:pPr>
        </w:pPrChange>
      </w:pPr>
      <w:del w:id="958" w:author="Minh Đức Lê" w:date="2018-03-22T16:12:00Z">
        <w:r w:rsidDel="003F37B2">
          <w:delText>Nội dung tiểu  mục</w:delText>
        </w:r>
        <w:bookmarkStart w:id="959" w:name="_Toc510808728"/>
        <w:bookmarkEnd w:id="959"/>
      </w:del>
    </w:p>
    <w:p w:rsidR="003F37B2" w:rsidRPr="002A3530" w:rsidRDefault="005650B0" w:rsidP="003F37B2">
      <w:pPr>
        <w:pStyle w:val="Heading3"/>
        <w:rPr>
          <w:ins w:id="960" w:author="Minh Đức Lê" w:date="2018-03-22T16:12:00Z"/>
        </w:rPr>
      </w:pPr>
      <w:bookmarkStart w:id="961" w:name="_Toc510808729"/>
      <w:ins w:id="962" w:author="Minh Đức Lê" w:date="2018-04-08T09:38:00Z">
        <w:r>
          <w:rPr>
            <w:lang w:val="vi-VN"/>
          </w:rPr>
          <w:t>T</w:t>
        </w:r>
      </w:ins>
      <w:ins w:id="963" w:author="Minh Đức Lê" w:date="2018-04-06T13:16:00Z">
        <w:r w:rsidR="006D7BFE">
          <w:rPr>
            <w:lang w:val="vi-VN"/>
          </w:rPr>
          <w:t>hêm giỏ</w:t>
        </w:r>
      </w:ins>
      <w:ins w:id="964" w:author="Minh Đức Lê" w:date="2018-04-06T11:13:00Z">
        <w:r w:rsidR="00C002A4">
          <w:t xml:space="preserve"> </w:t>
        </w:r>
      </w:ins>
      <w:ins w:id="965" w:author="Minh Đức Lê" w:date="2018-04-05T22:57:00Z">
        <w:r w:rsidR="000B4BF0">
          <w:t>báo</w:t>
        </w:r>
      </w:ins>
      <w:bookmarkEnd w:id="961"/>
    </w:p>
    <w:p w:rsidR="00A22534" w:rsidRDefault="00A22534" w:rsidP="00A22534">
      <w:pPr>
        <w:rPr>
          <w:ins w:id="966" w:author="Minh Đức Lê" w:date="2018-03-22T16:19:00Z"/>
        </w:rPr>
      </w:pPr>
    </w:p>
    <w:tbl>
      <w:tblPr>
        <w:tblStyle w:val="TableGrid"/>
        <w:tblW w:w="9262" w:type="dxa"/>
        <w:tblLook w:val="01E0" w:firstRow="1" w:lastRow="1" w:firstColumn="1" w:lastColumn="1" w:noHBand="0" w:noVBand="0"/>
      </w:tblPr>
      <w:tblGrid>
        <w:gridCol w:w="2343"/>
        <w:gridCol w:w="6919"/>
      </w:tblGrid>
      <w:tr w:rsidR="00A22534" w:rsidRPr="00382660" w:rsidTr="00C95B26">
        <w:trPr>
          <w:ins w:id="967" w:author="Minh Đức Lê" w:date="2018-03-22T16:19:00Z"/>
        </w:trPr>
        <w:tc>
          <w:tcPr>
            <w:tcW w:w="9262" w:type="dxa"/>
            <w:gridSpan w:val="2"/>
          </w:tcPr>
          <w:p w:rsidR="00A22534" w:rsidRPr="00382660" w:rsidRDefault="00A22534">
            <w:pPr>
              <w:spacing w:line="360" w:lineRule="auto"/>
              <w:rPr>
                <w:ins w:id="968" w:author="Minh Đức Lê" w:date="2018-03-22T16:19:00Z"/>
                <w:b/>
                <w:szCs w:val="26"/>
              </w:rPr>
            </w:pPr>
            <w:ins w:id="969" w:author="Minh Đức Lê" w:date="2018-03-22T16:19:00Z">
              <w:r w:rsidRPr="00732AAF">
                <w:rPr>
                  <w:b/>
                  <w:bCs/>
                  <w:szCs w:val="26"/>
                </w:rPr>
                <w:t xml:space="preserve">Use case: </w:t>
              </w:r>
            </w:ins>
            <w:ins w:id="970" w:author="Minh Đức Lê" w:date="2018-04-06T11:12:00Z">
              <w:r w:rsidR="00CE6BCF">
                <w:rPr>
                  <w:i/>
                  <w:iCs/>
                  <w:color w:val="0000FF"/>
                  <w:szCs w:val="26"/>
                </w:rPr>
                <w:t>Thêm giỏ</w:t>
              </w:r>
            </w:ins>
            <w:ins w:id="971" w:author="Minh Đức Lê" w:date="2018-03-22T16:19:00Z">
              <w:r w:rsidR="003635F3">
                <w:rPr>
                  <w:i/>
                  <w:iCs/>
                  <w:color w:val="0000FF"/>
                  <w:szCs w:val="26"/>
                </w:rPr>
                <w:t xml:space="preserve"> </w:t>
              </w:r>
            </w:ins>
            <w:ins w:id="972" w:author="Minh Đức Lê" w:date="2018-03-22T16:29:00Z">
              <w:r w:rsidR="00973326">
                <w:rPr>
                  <w:i/>
                  <w:iCs/>
                  <w:color w:val="0000FF"/>
                  <w:szCs w:val="26"/>
                </w:rPr>
                <w:t>báo</w:t>
              </w:r>
            </w:ins>
          </w:p>
        </w:tc>
      </w:tr>
      <w:tr w:rsidR="00A22534" w:rsidRPr="00732AAF" w:rsidTr="00C95B26">
        <w:trPr>
          <w:ins w:id="973" w:author="Minh Đức Lê" w:date="2018-03-22T16:19:00Z"/>
        </w:trPr>
        <w:tc>
          <w:tcPr>
            <w:tcW w:w="2343" w:type="dxa"/>
          </w:tcPr>
          <w:p w:rsidR="00A22534" w:rsidRPr="001213DA" w:rsidRDefault="00A22534" w:rsidP="00C95B26">
            <w:pPr>
              <w:pStyle w:val="TableHeader"/>
              <w:spacing w:before="0" w:after="0" w:line="360" w:lineRule="auto"/>
              <w:rPr>
                <w:ins w:id="974" w:author="Minh Đức Lê" w:date="2018-03-22T16:19:00Z"/>
                <w:rFonts w:ascii="Times New Roman" w:hAnsi="Times New Roman" w:cs="Times New Roman"/>
                <w:b w:val="0"/>
                <w:sz w:val="26"/>
                <w:szCs w:val="26"/>
              </w:rPr>
            </w:pPr>
            <w:ins w:id="975"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pPr>
              <w:pStyle w:val="InfoBlue"/>
              <w:spacing w:before="0" w:after="0" w:line="360" w:lineRule="auto"/>
              <w:rPr>
                <w:ins w:id="976" w:author="Minh Đức Lê" w:date="2018-03-22T16:19:00Z"/>
                <w:rFonts w:ascii="Times New Roman" w:hAnsi="Times New Roman"/>
                <w:sz w:val="26"/>
                <w:szCs w:val="26"/>
              </w:rPr>
            </w:pPr>
            <w:ins w:id="977" w:author="Minh Đức Lê" w:date="2018-03-22T16:20:00Z">
              <w:r>
                <w:rPr>
                  <w:rFonts w:ascii="Times New Roman" w:hAnsi="Times New Roman"/>
                  <w:sz w:val="26"/>
                  <w:szCs w:val="26"/>
                </w:rPr>
                <w:t xml:space="preserve">Thêm </w:t>
              </w:r>
            </w:ins>
            <w:ins w:id="978" w:author="Minh Đức Lê" w:date="2018-04-06T11:06:00Z">
              <w:r w:rsidR="002B6EB6">
                <w:rPr>
                  <w:rFonts w:ascii="Times New Roman" w:hAnsi="Times New Roman"/>
                  <w:sz w:val="26"/>
                  <w:szCs w:val="26"/>
                </w:rPr>
                <w:t>báo</w:t>
              </w:r>
            </w:ins>
            <w:ins w:id="979" w:author="Minh Đức Lê" w:date="2018-03-22T16:20:00Z">
              <w:r>
                <w:rPr>
                  <w:rFonts w:ascii="Times New Roman" w:hAnsi="Times New Roman"/>
                  <w:sz w:val="26"/>
                  <w:szCs w:val="26"/>
                </w:rPr>
                <w:t xml:space="preserve"> vào giỏ hàng người dùng</w:t>
              </w:r>
            </w:ins>
          </w:p>
        </w:tc>
      </w:tr>
      <w:tr w:rsidR="00A22534" w:rsidRPr="00732AAF" w:rsidTr="00C95B26">
        <w:trPr>
          <w:ins w:id="980" w:author="Minh Đức Lê" w:date="2018-03-22T16:19:00Z"/>
        </w:trPr>
        <w:tc>
          <w:tcPr>
            <w:tcW w:w="2343" w:type="dxa"/>
          </w:tcPr>
          <w:p w:rsidR="00A22534" w:rsidRPr="001213DA" w:rsidRDefault="00A22534" w:rsidP="00C95B26">
            <w:pPr>
              <w:pStyle w:val="TableHeader"/>
              <w:spacing w:before="0" w:after="0" w:line="360" w:lineRule="auto"/>
              <w:rPr>
                <w:ins w:id="981" w:author="Minh Đức Lê" w:date="2018-03-22T16:19:00Z"/>
                <w:rFonts w:ascii="Times New Roman" w:hAnsi="Times New Roman" w:cs="Times New Roman"/>
                <w:b w:val="0"/>
                <w:sz w:val="26"/>
                <w:szCs w:val="26"/>
              </w:rPr>
            </w:pPr>
            <w:ins w:id="982"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983" w:author="Minh Đức Lê" w:date="2018-03-22T16:19:00Z"/>
                <w:rFonts w:ascii="Times New Roman" w:hAnsi="Times New Roman"/>
                <w:sz w:val="26"/>
                <w:szCs w:val="26"/>
              </w:rPr>
            </w:pPr>
            <w:ins w:id="984" w:author="Minh Đức Lê" w:date="2018-03-22T16:20:00Z">
              <w:r>
                <w:rPr>
                  <w:rFonts w:ascii="Times New Roman" w:hAnsi="Times New Roman"/>
                  <w:sz w:val="26"/>
                  <w:szCs w:val="26"/>
                </w:rPr>
                <w:t>Người dùng</w:t>
              </w:r>
            </w:ins>
            <w:ins w:id="985" w:author="Minh Đức Lê" w:date="2018-04-06T11:07:00Z">
              <w:r w:rsidR="002B6EB6">
                <w:rPr>
                  <w:rFonts w:ascii="Times New Roman" w:hAnsi="Times New Roman"/>
                  <w:sz w:val="26"/>
                  <w:szCs w:val="26"/>
                </w:rPr>
                <w:t xml:space="preserve"> nhập thông tin và</w:t>
              </w:r>
            </w:ins>
            <w:ins w:id="986" w:author="Minh Đức Lê" w:date="2018-03-22T16:19:00Z">
              <w:r w:rsidR="00A22534">
                <w:rPr>
                  <w:rFonts w:ascii="Times New Roman" w:hAnsi="Times New Roman"/>
                  <w:sz w:val="26"/>
                  <w:szCs w:val="26"/>
                </w:rPr>
                <w:t xml:space="preserve"> </w:t>
              </w:r>
            </w:ins>
            <w:ins w:id="987" w:author="Minh Đức Lê" w:date="2018-03-22T16:20:00Z">
              <w:r>
                <w:rPr>
                  <w:rFonts w:ascii="Times New Roman" w:hAnsi="Times New Roman"/>
                  <w:sz w:val="26"/>
                  <w:szCs w:val="26"/>
                </w:rPr>
                <w:t xml:space="preserve">chọn thêm giỏ hàng cho </w:t>
              </w:r>
            </w:ins>
            <w:ins w:id="988" w:author="Minh Đức Lê" w:date="2018-03-22T16:21:00Z">
              <w:r w:rsidR="00F0022D">
                <w:rPr>
                  <w:rFonts w:ascii="Times New Roman" w:hAnsi="Times New Roman"/>
                  <w:sz w:val="26"/>
                  <w:szCs w:val="26"/>
                </w:rPr>
                <w:t>báo</w:t>
              </w:r>
            </w:ins>
            <w:ins w:id="989" w:author="Minh Đức Lê" w:date="2018-03-22T16:20:00Z">
              <w:r>
                <w:rPr>
                  <w:rFonts w:ascii="Times New Roman" w:hAnsi="Times New Roman"/>
                  <w:sz w:val="26"/>
                  <w:szCs w:val="26"/>
                </w:rPr>
                <w:t xml:space="preserve"> mình muốn.</w:t>
              </w:r>
            </w:ins>
            <w:ins w:id="990" w:author="Minh Đức Lê" w:date="2018-04-06T11:06:00Z">
              <w:r w:rsidR="002B6EB6">
                <w:rPr>
                  <w:rFonts w:ascii="Times New Roman" w:hAnsi="Times New Roman"/>
                  <w:sz w:val="26"/>
                  <w:szCs w:val="26"/>
                </w:rPr>
                <w:t xml:space="preserve"> </w:t>
              </w:r>
            </w:ins>
            <w:ins w:id="991" w:author="Minh Đức Lê" w:date="2018-04-06T11:07:00Z">
              <w:r w:rsidR="002B6EB6">
                <w:rPr>
                  <w:rFonts w:ascii="Times New Roman" w:hAnsi="Times New Roman"/>
                  <w:sz w:val="26"/>
                  <w:szCs w:val="26"/>
                </w:rPr>
                <w:t>Sau đó b</w:t>
              </w:r>
            </w:ins>
            <w:ins w:id="992" w:author="Minh Đức Lê" w:date="2018-04-06T11:06:00Z">
              <w:r w:rsidR="002B6EB6">
                <w:rPr>
                  <w:rFonts w:ascii="Times New Roman" w:hAnsi="Times New Roman"/>
                  <w:sz w:val="26"/>
                  <w:szCs w:val="26"/>
                </w:rPr>
                <w:t>áo sẽ vào giỏ</w:t>
              </w:r>
            </w:ins>
            <w:ins w:id="993" w:author="Minh Đức Lê" w:date="2018-04-06T11:07:00Z">
              <w:r w:rsidR="002B6EB6">
                <w:rPr>
                  <w:rFonts w:ascii="Times New Roman" w:hAnsi="Times New Roman"/>
                  <w:sz w:val="26"/>
                  <w:szCs w:val="26"/>
                </w:rPr>
                <w:t>.</w:t>
              </w:r>
            </w:ins>
          </w:p>
        </w:tc>
      </w:tr>
      <w:tr w:rsidR="00A22534" w:rsidRPr="00732AAF" w:rsidTr="00C95B26">
        <w:trPr>
          <w:ins w:id="994" w:author="Minh Đức Lê" w:date="2018-03-22T16:19:00Z"/>
        </w:trPr>
        <w:tc>
          <w:tcPr>
            <w:tcW w:w="2343" w:type="dxa"/>
          </w:tcPr>
          <w:p w:rsidR="00A22534" w:rsidRPr="001213DA" w:rsidRDefault="00A22534" w:rsidP="00C95B26">
            <w:pPr>
              <w:pStyle w:val="TableHeader"/>
              <w:spacing w:before="0" w:after="0" w:line="360" w:lineRule="auto"/>
              <w:rPr>
                <w:ins w:id="995" w:author="Minh Đức Lê" w:date="2018-03-22T16:19:00Z"/>
                <w:rFonts w:ascii="Times New Roman" w:hAnsi="Times New Roman" w:cs="Times New Roman"/>
                <w:b w:val="0"/>
                <w:sz w:val="26"/>
                <w:szCs w:val="26"/>
              </w:rPr>
            </w:pPr>
            <w:ins w:id="996"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997" w:author="Minh Đức Lê" w:date="2018-03-22T16:19:00Z"/>
                <w:rFonts w:ascii="Times New Roman" w:hAnsi="Times New Roman"/>
                <w:sz w:val="26"/>
                <w:szCs w:val="26"/>
                <w:lang w:val="vi-VN"/>
              </w:rPr>
            </w:pPr>
            <w:ins w:id="998" w:author="Minh Đức Lê" w:date="2018-03-22T16:20:00Z">
              <w:r>
                <w:rPr>
                  <w:rFonts w:ascii="Times New Roman" w:hAnsi="Times New Roman"/>
                  <w:sz w:val="26"/>
                  <w:szCs w:val="26"/>
                </w:rPr>
                <w:t xml:space="preserve">Người dùng </w:t>
              </w:r>
            </w:ins>
            <w:ins w:id="999" w:author="Minh Đức Lê" w:date="2018-03-22T16:19:00Z">
              <w:r w:rsidR="00A22534">
                <w:rPr>
                  <w:rFonts w:ascii="Times New Roman" w:hAnsi="Times New Roman"/>
                  <w:sz w:val="26"/>
                  <w:szCs w:val="26"/>
                </w:rPr>
                <w:t>(</w:t>
              </w:r>
            </w:ins>
            <w:ins w:id="1000" w:author="Minh Đức Lê" w:date="2018-03-22T16:20:00Z">
              <w:r>
                <w:rPr>
                  <w:rFonts w:ascii="Times New Roman" w:hAnsi="Times New Roman"/>
                  <w:sz w:val="26"/>
                  <w:szCs w:val="26"/>
                </w:rPr>
                <w:t>Guest</w:t>
              </w:r>
            </w:ins>
            <w:ins w:id="1001" w:author="Minh Đức Lê" w:date="2018-03-22T16:19:00Z">
              <w:r w:rsidR="00A22534">
                <w:rPr>
                  <w:rFonts w:ascii="Times New Roman" w:hAnsi="Times New Roman"/>
                  <w:sz w:val="26"/>
                  <w:szCs w:val="26"/>
                </w:rPr>
                <w:t>)</w:t>
              </w:r>
            </w:ins>
          </w:p>
        </w:tc>
      </w:tr>
      <w:tr w:rsidR="00A22534" w:rsidRPr="00D866F6" w:rsidTr="00C95B26">
        <w:trPr>
          <w:ins w:id="1002" w:author="Minh Đức Lê" w:date="2018-03-22T16:19:00Z"/>
        </w:trPr>
        <w:tc>
          <w:tcPr>
            <w:tcW w:w="2343" w:type="dxa"/>
          </w:tcPr>
          <w:p w:rsidR="00A22534" w:rsidRPr="001213DA" w:rsidRDefault="00A22534" w:rsidP="00C95B26">
            <w:pPr>
              <w:pStyle w:val="TableHeader"/>
              <w:spacing w:before="0" w:after="0" w:line="360" w:lineRule="auto"/>
              <w:rPr>
                <w:ins w:id="1003" w:author="Minh Đức Lê" w:date="2018-03-22T16:19:00Z"/>
                <w:rFonts w:ascii="Times New Roman" w:hAnsi="Times New Roman" w:cs="Times New Roman"/>
                <w:b w:val="0"/>
                <w:sz w:val="26"/>
                <w:szCs w:val="26"/>
              </w:rPr>
            </w:pPr>
            <w:ins w:id="1004"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1005" w:author="Minh Đức Lê" w:date="2018-03-22T16:19:00Z"/>
                <w:rFonts w:ascii="Times New Roman" w:hAnsi="Times New Roman"/>
                <w:sz w:val="26"/>
                <w:szCs w:val="26"/>
              </w:rPr>
            </w:pPr>
            <w:ins w:id="1006" w:author="Minh Đức Lê" w:date="2018-03-22T16:21:00Z">
              <w:r>
                <w:rPr>
                  <w:rFonts w:ascii="Times New Roman" w:hAnsi="Times New Roman"/>
                  <w:sz w:val="26"/>
                  <w:szCs w:val="26"/>
                </w:rPr>
                <w:t xml:space="preserve">Giỏ </w:t>
              </w:r>
            </w:ins>
            <w:ins w:id="1007" w:author="Minh Đức Lê" w:date="2018-04-06T11:06:00Z">
              <w:r w:rsidR="002B6EB6">
                <w:rPr>
                  <w:rFonts w:ascii="Times New Roman" w:hAnsi="Times New Roman"/>
                  <w:sz w:val="26"/>
                  <w:szCs w:val="26"/>
                </w:rPr>
                <w:t>báo</w:t>
              </w:r>
            </w:ins>
            <w:ins w:id="1008" w:author="Minh Đức Lê" w:date="2018-03-22T16:21:00Z">
              <w:r>
                <w:rPr>
                  <w:rFonts w:ascii="Times New Roman" w:hAnsi="Times New Roman"/>
                  <w:sz w:val="26"/>
                  <w:szCs w:val="26"/>
                </w:rPr>
                <w:t xml:space="preserve"> sẽ có báo của người dùng vừa thêm</w:t>
              </w:r>
            </w:ins>
          </w:p>
        </w:tc>
      </w:tr>
      <w:tr w:rsidR="00A22534" w:rsidRPr="001213DA" w:rsidTr="00C95B26">
        <w:trPr>
          <w:ins w:id="1009" w:author="Minh Đức Lê" w:date="2018-03-22T16:19:00Z"/>
        </w:trPr>
        <w:tc>
          <w:tcPr>
            <w:tcW w:w="2343" w:type="dxa"/>
          </w:tcPr>
          <w:p w:rsidR="00A22534" w:rsidRPr="00732AAF" w:rsidRDefault="00A22534" w:rsidP="00C95B26">
            <w:pPr>
              <w:pStyle w:val="TableHeader"/>
              <w:spacing w:before="0" w:after="0" w:line="360" w:lineRule="auto"/>
              <w:rPr>
                <w:ins w:id="1010" w:author="Minh Đức Lê" w:date="2018-03-22T16:19:00Z"/>
                <w:rFonts w:ascii="Times New Roman" w:hAnsi="Times New Roman" w:cs="Times New Roman"/>
                <w:b w:val="0"/>
                <w:sz w:val="26"/>
                <w:szCs w:val="26"/>
              </w:rPr>
            </w:pPr>
            <w:ins w:id="1011"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C002A4" w:rsidRDefault="00C002A4" w:rsidP="00A22534">
            <w:pPr>
              <w:pStyle w:val="InfoBlue"/>
              <w:numPr>
                <w:ilvl w:val="0"/>
                <w:numId w:val="36"/>
              </w:numPr>
              <w:spacing w:before="0" w:after="0" w:line="360" w:lineRule="auto"/>
              <w:rPr>
                <w:ins w:id="1012" w:author="Minh Đức Lê" w:date="2018-04-06T11:14:00Z"/>
                <w:rFonts w:ascii="Times New Roman" w:hAnsi="Times New Roman"/>
                <w:sz w:val="26"/>
                <w:szCs w:val="26"/>
                <w:lang w:val="vi-VN"/>
                <w:rPrChange w:id="1013" w:author="Minh Đức Lê" w:date="2018-04-06T11:14:00Z">
                  <w:rPr>
                    <w:ins w:id="1014" w:author="Minh Đức Lê" w:date="2018-04-06T11:14:00Z"/>
                    <w:rFonts w:ascii="Times New Roman" w:hAnsi="Times New Roman"/>
                    <w:sz w:val="26"/>
                    <w:szCs w:val="26"/>
                  </w:rPr>
                </w:rPrChange>
              </w:rPr>
            </w:pPr>
            <w:ins w:id="1015" w:author="Minh Đức Lê" w:date="2018-04-06T11:14:00Z">
              <w:r>
                <w:rPr>
                  <w:rFonts w:ascii="Times New Roman" w:hAnsi="Times New Roman"/>
                  <w:sz w:val="26"/>
                  <w:szCs w:val="26"/>
                </w:rPr>
                <w:t>Người dùng</w:t>
              </w:r>
            </w:ins>
            <w:ins w:id="1016" w:author="Minh Đức Lê" w:date="2018-03-22T16:19:00Z">
              <w:r w:rsidR="00A22534">
                <w:rPr>
                  <w:rFonts w:ascii="Times New Roman" w:hAnsi="Times New Roman"/>
                  <w:sz w:val="26"/>
                  <w:szCs w:val="26"/>
                </w:rPr>
                <w:t xml:space="preserve"> </w:t>
              </w:r>
            </w:ins>
            <w:ins w:id="1017" w:author="Minh Đức Lê" w:date="2018-04-06T11:12:00Z">
              <w:r>
                <w:rPr>
                  <w:rFonts w:ascii="Times New Roman" w:hAnsi="Times New Roman"/>
                  <w:sz w:val="26"/>
                  <w:szCs w:val="26"/>
                </w:rPr>
                <w:t xml:space="preserve">nhập thông tin </w:t>
              </w:r>
            </w:ins>
            <w:ins w:id="1018" w:author="Minh Đức Lê" w:date="2018-04-06T11:13:00Z">
              <w:r>
                <w:rPr>
                  <w:rFonts w:ascii="Times New Roman" w:hAnsi="Times New Roman"/>
                  <w:sz w:val="26"/>
                  <w:szCs w:val="26"/>
                </w:rPr>
                <w:t>đặt báo vào mẫu trong giao diện chi tiết báo</w:t>
              </w:r>
            </w:ins>
          </w:p>
          <w:p w:rsidR="00C002A4" w:rsidRPr="008B4739" w:rsidRDefault="00C002A4" w:rsidP="00A22534">
            <w:pPr>
              <w:pStyle w:val="InfoBlue"/>
              <w:numPr>
                <w:ilvl w:val="0"/>
                <w:numId w:val="36"/>
              </w:numPr>
              <w:spacing w:before="0" w:after="0" w:line="360" w:lineRule="auto"/>
              <w:rPr>
                <w:ins w:id="1019" w:author="Minh Đức Lê" w:date="2018-04-08T10:05:00Z"/>
                <w:rFonts w:ascii="Times New Roman" w:hAnsi="Times New Roman"/>
                <w:sz w:val="26"/>
                <w:szCs w:val="26"/>
                <w:lang w:val="vi-VN"/>
                <w:rPrChange w:id="1020" w:author="Minh Đức Lê" w:date="2018-04-08T10:05:00Z">
                  <w:rPr>
                    <w:ins w:id="1021" w:author="Minh Đức Lê" w:date="2018-04-08T10:05:00Z"/>
                    <w:rFonts w:ascii="Times New Roman" w:hAnsi="Times New Roman"/>
                    <w:sz w:val="26"/>
                    <w:szCs w:val="26"/>
                  </w:rPr>
                </w:rPrChange>
              </w:rPr>
            </w:pPr>
            <w:ins w:id="1022" w:author="Minh Đức Lê" w:date="2018-04-06T11:14:00Z">
              <w:r>
                <w:rPr>
                  <w:rFonts w:ascii="Times New Roman" w:hAnsi="Times New Roman"/>
                  <w:sz w:val="26"/>
                  <w:szCs w:val="26"/>
                </w:rPr>
                <w:t xml:space="preserve">Người dùng </w:t>
              </w:r>
            </w:ins>
            <w:ins w:id="1023" w:author="Minh Đức Lê" w:date="2018-04-06T11:19:00Z">
              <w:r w:rsidR="00A7260C">
                <w:rPr>
                  <w:rFonts w:ascii="Times New Roman" w:hAnsi="Times New Roman"/>
                  <w:sz w:val="26"/>
                  <w:szCs w:val="26"/>
                </w:rPr>
                <w:t>chọn chức năng ‘</w:t>
              </w:r>
            </w:ins>
            <w:ins w:id="1024" w:author="Minh Đức Lê" w:date="2018-04-06T13:16:00Z">
              <w:r w:rsidR="006D7BFE">
                <w:rPr>
                  <w:rFonts w:ascii="Times New Roman" w:hAnsi="Times New Roman"/>
                  <w:sz w:val="26"/>
                  <w:szCs w:val="26"/>
                  <w:lang w:val="vi-VN"/>
                </w:rPr>
                <w:t>thêm giỏ</w:t>
              </w:r>
            </w:ins>
            <w:ins w:id="1025" w:author="Minh Đức Lê" w:date="2018-04-06T11:19:00Z">
              <w:r w:rsidR="00A7260C">
                <w:rPr>
                  <w:rFonts w:ascii="Times New Roman" w:hAnsi="Times New Roman"/>
                  <w:sz w:val="26"/>
                  <w:szCs w:val="26"/>
                </w:rPr>
                <w:t xml:space="preserve"> báo’</w:t>
              </w:r>
            </w:ins>
          </w:p>
          <w:p w:rsidR="008B4739" w:rsidRPr="00732AAF" w:rsidRDefault="008B4739" w:rsidP="00A22534">
            <w:pPr>
              <w:pStyle w:val="InfoBlue"/>
              <w:numPr>
                <w:ilvl w:val="0"/>
                <w:numId w:val="36"/>
              </w:numPr>
              <w:spacing w:before="0" w:after="0" w:line="360" w:lineRule="auto"/>
              <w:rPr>
                <w:ins w:id="1026" w:author="Minh Đức Lê" w:date="2018-03-22T16:19:00Z"/>
                <w:rFonts w:ascii="Times New Roman" w:hAnsi="Times New Roman"/>
                <w:sz w:val="26"/>
                <w:szCs w:val="26"/>
                <w:lang w:val="vi-VN"/>
              </w:rPr>
            </w:pPr>
            <w:ins w:id="1027" w:author="Minh Đức Lê" w:date="2018-04-08T10:05:00Z">
              <w:r>
                <w:rPr>
                  <w:rFonts w:ascii="Times New Roman" w:hAnsi="Times New Roman"/>
                  <w:sz w:val="26"/>
                  <w:szCs w:val="26"/>
                  <w:lang w:val="vi-VN"/>
                </w:rPr>
                <w:lastRenderedPageBreak/>
                <w:t>Hệ thống sẽ lưu thông tin giỏ báo vào session</w:t>
              </w:r>
            </w:ins>
          </w:p>
          <w:p w:rsidR="00A22534" w:rsidRPr="00A7260C" w:rsidRDefault="00F0022D">
            <w:pPr>
              <w:pStyle w:val="InfoBlue"/>
              <w:numPr>
                <w:ilvl w:val="0"/>
                <w:numId w:val="36"/>
              </w:numPr>
              <w:spacing w:before="0" w:after="0" w:line="360" w:lineRule="auto"/>
              <w:rPr>
                <w:ins w:id="1028" w:author="Minh Đức Lê" w:date="2018-03-22T16:19:00Z"/>
                <w:rFonts w:ascii="Times New Roman" w:hAnsi="Times New Roman"/>
                <w:sz w:val="26"/>
                <w:szCs w:val="26"/>
                <w:lang w:val="vi-VN"/>
              </w:rPr>
            </w:pPr>
            <w:ins w:id="1029" w:author="Minh Đức Lê" w:date="2018-03-22T16:25:00Z">
              <w:r>
                <w:rPr>
                  <w:rFonts w:ascii="Times New Roman" w:hAnsi="Times New Roman"/>
                  <w:sz w:val="26"/>
                  <w:szCs w:val="26"/>
                </w:rPr>
                <w:t xml:space="preserve">Hệ thống </w:t>
              </w:r>
            </w:ins>
            <w:ins w:id="1030" w:author="Minh Đức Lê" w:date="2018-04-06T11:20:00Z">
              <w:r w:rsidR="00A7260C">
                <w:rPr>
                  <w:rFonts w:ascii="Times New Roman" w:hAnsi="Times New Roman"/>
                  <w:sz w:val="26"/>
                  <w:szCs w:val="26"/>
                </w:rPr>
                <w:t>chuyển qua giao diện giỏ báo.</w:t>
              </w:r>
            </w:ins>
          </w:p>
        </w:tc>
      </w:tr>
    </w:tbl>
    <w:p w:rsidR="00A22534" w:rsidRDefault="00F314D9" w:rsidP="003F37B2">
      <w:pPr>
        <w:rPr>
          <w:ins w:id="1031" w:author="Minh Đức Lê" w:date="2018-04-05T22:57:00Z"/>
        </w:rPr>
      </w:pPr>
      <w:ins w:id="1032" w:author="Minh Đức Lê" w:date="2018-04-08T08:25:00Z">
        <w:r w:rsidRPr="00F314D9">
          <w:rPr>
            <w:noProof/>
          </w:rPr>
          <w:lastRenderedPageBreak/>
          <w:drawing>
            <wp:inline distT="0" distB="0" distL="0" distR="0">
              <wp:extent cx="5580380" cy="516847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168473"/>
                      </a:xfrm>
                      <a:prstGeom prst="rect">
                        <a:avLst/>
                      </a:prstGeom>
                      <a:noFill/>
                      <a:ln>
                        <a:noFill/>
                      </a:ln>
                    </pic:spPr>
                  </pic:pic>
                </a:graphicData>
              </a:graphic>
            </wp:inline>
          </w:drawing>
        </w:r>
      </w:ins>
    </w:p>
    <w:p w:rsidR="000B4BF0" w:rsidRDefault="005055E9" w:rsidP="003F37B2">
      <w:pPr>
        <w:rPr>
          <w:ins w:id="1033" w:author="Minh Đức Lê" w:date="2018-03-22T16:12:00Z"/>
        </w:rPr>
      </w:pPr>
      <w:ins w:id="1034" w:author="Minh Đức Lê" w:date="2018-04-06T13:20:00Z">
        <w:r w:rsidRPr="005055E9">
          <w:rPr>
            <w:noProof/>
          </w:rPr>
          <w:lastRenderedPageBreak/>
          <w:drawing>
            <wp:inline distT="0" distB="0" distL="0" distR="0">
              <wp:extent cx="5580380" cy="395059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50598"/>
                      </a:xfrm>
                      <a:prstGeom prst="rect">
                        <a:avLst/>
                      </a:prstGeom>
                      <a:noFill/>
                      <a:ln>
                        <a:noFill/>
                      </a:ln>
                    </pic:spPr>
                  </pic:pic>
                </a:graphicData>
              </a:graphic>
            </wp:inline>
          </w:drawing>
        </w:r>
      </w:ins>
    </w:p>
    <w:p w:rsidR="003F37B2" w:rsidRDefault="003F37B2">
      <w:pPr>
        <w:ind w:firstLine="0"/>
        <w:rPr>
          <w:ins w:id="1035" w:author="Minh Đức Lê" w:date="2018-03-22T16:12:00Z"/>
        </w:rPr>
        <w:pPrChange w:id="1036" w:author="Minh Đức Lê" w:date="2018-03-22T16:12:00Z">
          <w:pPr/>
        </w:pPrChange>
      </w:pPr>
    </w:p>
    <w:p w:rsidR="003F37B2" w:rsidRPr="002A3530" w:rsidRDefault="00FD2785" w:rsidP="003F37B2">
      <w:pPr>
        <w:pStyle w:val="Heading3"/>
        <w:rPr>
          <w:ins w:id="1037" w:author="Minh Đức Lê" w:date="2018-03-22T16:12:00Z"/>
        </w:rPr>
      </w:pPr>
      <w:bookmarkStart w:id="1038" w:name="_Toc510808730"/>
      <w:ins w:id="1039" w:author="Minh Đức Lê" w:date="2018-03-22T16:27:00Z">
        <w:r>
          <w:t>Xóa giỏ báo</w:t>
        </w:r>
      </w:ins>
      <w:bookmarkEnd w:id="1038"/>
    </w:p>
    <w:p w:rsidR="00FD2785" w:rsidRDefault="00053220" w:rsidP="00FD2785">
      <w:pPr>
        <w:rPr>
          <w:ins w:id="1040" w:author="Minh Đức Lê" w:date="2018-03-22T16:27:00Z"/>
        </w:rPr>
      </w:pPr>
      <w:ins w:id="1041"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1042" w:author="Minh Đức Lê" w:date="2018-03-22T16:27:00Z"/>
        </w:trPr>
        <w:tc>
          <w:tcPr>
            <w:tcW w:w="9262" w:type="dxa"/>
            <w:gridSpan w:val="2"/>
          </w:tcPr>
          <w:p w:rsidR="00FD2785" w:rsidRPr="00382660" w:rsidRDefault="00FD2785" w:rsidP="00C95B26">
            <w:pPr>
              <w:spacing w:line="360" w:lineRule="auto"/>
              <w:rPr>
                <w:ins w:id="1043" w:author="Minh Đức Lê" w:date="2018-03-22T16:27:00Z"/>
                <w:b/>
                <w:szCs w:val="26"/>
              </w:rPr>
            </w:pPr>
            <w:ins w:id="1044"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1045" w:author="Minh Đức Lê" w:date="2018-03-22T16:27:00Z"/>
        </w:trPr>
        <w:tc>
          <w:tcPr>
            <w:tcW w:w="2343" w:type="dxa"/>
          </w:tcPr>
          <w:p w:rsidR="00FD2785" w:rsidRPr="001213DA" w:rsidRDefault="00FD2785" w:rsidP="00C95B26">
            <w:pPr>
              <w:pStyle w:val="TableHeader"/>
              <w:spacing w:before="0" w:after="0" w:line="360" w:lineRule="auto"/>
              <w:rPr>
                <w:ins w:id="1046" w:author="Minh Đức Lê" w:date="2018-03-22T16:27:00Z"/>
                <w:rFonts w:ascii="Times New Roman" w:hAnsi="Times New Roman" w:cs="Times New Roman"/>
                <w:b w:val="0"/>
                <w:sz w:val="26"/>
                <w:szCs w:val="26"/>
              </w:rPr>
            </w:pPr>
            <w:ins w:id="1047"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1048" w:author="Minh Đức Lê" w:date="2018-03-22T16:27:00Z"/>
                <w:rFonts w:ascii="Times New Roman" w:hAnsi="Times New Roman"/>
                <w:sz w:val="26"/>
                <w:szCs w:val="26"/>
              </w:rPr>
            </w:pPr>
            <w:ins w:id="1049" w:author="Minh Đức Lê" w:date="2018-03-22T16:27:00Z">
              <w:r>
                <w:rPr>
                  <w:rFonts w:ascii="Times New Roman" w:hAnsi="Times New Roman"/>
                  <w:sz w:val="26"/>
                  <w:szCs w:val="26"/>
                </w:rPr>
                <w:t>Xóa tờ báo</w:t>
              </w:r>
            </w:ins>
            <w:ins w:id="1050" w:author="Minh Đức Lê" w:date="2018-04-06T11:46:00Z">
              <w:r w:rsidR="003D4448">
                <w:rPr>
                  <w:rFonts w:ascii="Times New Roman" w:hAnsi="Times New Roman"/>
                  <w:sz w:val="26"/>
                  <w:szCs w:val="26"/>
                </w:rPr>
                <w:t xml:space="preserve"> đã đặt</w:t>
              </w:r>
            </w:ins>
            <w:ins w:id="1051" w:author="Minh Đức Lê" w:date="2018-03-22T16:27:00Z">
              <w:r>
                <w:rPr>
                  <w:rFonts w:ascii="Times New Roman" w:hAnsi="Times New Roman"/>
                  <w:sz w:val="26"/>
                  <w:szCs w:val="26"/>
                </w:rPr>
                <w:t xml:space="preserve"> có trong giỏ hàng</w:t>
              </w:r>
            </w:ins>
          </w:p>
        </w:tc>
      </w:tr>
      <w:tr w:rsidR="00FD2785" w:rsidRPr="00732AAF" w:rsidTr="00C95B26">
        <w:trPr>
          <w:ins w:id="1052" w:author="Minh Đức Lê" w:date="2018-03-22T16:27:00Z"/>
        </w:trPr>
        <w:tc>
          <w:tcPr>
            <w:tcW w:w="2343" w:type="dxa"/>
          </w:tcPr>
          <w:p w:rsidR="00FD2785" w:rsidRPr="001213DA" w:rsidRDefault="00FD2785" w:rsidP="00C95B26">
            <w:pPr>
              <w:pStyle w:val="TableHeader"/>
              <w:spacing w:before="0" w:after="0" w:line="360" w:lineRule="auto"/>
              <w:rPr>
                <w:ins w:id="1053" w:author="Minh Đức Lê" w:date="2018-03-22T16:27:00Z"/>
                <w:rFonts w:ascii="Times New Roman" w:hAnsi="Times New Roman" w:cs="Times New Roman"/>
                <w:b w:val="0"/>
                <w:sz w:val="26"/>
                <w:szCs w:val="26"/>
              </w:rPr>
            </w:pPr>
            <w:ins w:id="1054"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1055" w:author="Minh Đức Lê" w:date="2018-03-22T16:27:00Z"/>
                <w:rFonts w:ascii="Times New Roman" w:hAnsi="Times New Roman"/>
                <w:sz w:val="26"/>
                <w:szCs w:val="26"/>
              </w:rPr>
            </w:pPr>
            <w:ins w:id="1056"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 xml:space="preserve">nút </w:t>
              </w:r>
            </w:ins>
            <w:ins w:id="1057" w:author="Minh Đức Lê" w:date="2018-04-06T11:47:00Z">
              <w:r w:rsidR="00015EB5">
                <w:rPr>
                  <w:rFonts w:ascii="Times New Roman" w:hAnsi="Times New Roman"/>
                  <w:sz w:val="26"/>
                  <w:szCs w:val="26"/>
                </w:rPr>
                <w:t>‘</w:t>
              </w:r>
            </w:ins>
            <w:ins w:id="1058" w:author="Minh Đức Lê" w:date="2018-03-22T16:27:00Z">
              <w:r w:rsidR="00695B61">
                <w:rPr>
                  <w:rFonts w:ascii="Times New Roman" w:hAnsi="Times New Roman"/>
                  <w:sz w:val="26"/>
                  <w:szCs w:val="26"/>
                </w:rPr>
                <w:t>xóa</w:t>
              </w:r>
            </w:ins>
            <w:ins w:id="1059" w:author="Minh Đức Lê" w:date="2018-04-06T11:47:00Z">
              <w:r w:rsidR="00015EB5">
                <w:rPr>
                  <w:rFonts w:ascii="Times New Roman" w:hAnsi="Times New Roman"/>
                  <w:sz w:val="26"/>
                  <w:szCs w:val="26"/>
                </w:rPr>
                <w:t>’ trong giao diện</w:t>
              </w:r>
            </w:ins>
            <w:ins w:id="1060" w:author="Minh Đức Lê" w:date="2018-03-22T16:27:00Z">
              <w:r w:rsidR="00695B61">
                <w:rPr>
                  <w:rFonts w:ascii="Times New Roman" w:hAnsi="Times New Roman"/>
                  <w:sz w:val="26"/>
                  <w:szCs w:val="26"/>
                </w:rPr>
                <w:t xml:space="preserve"> giỏ báo, báo sẽ biến mất khỏi giỏ báo</w:t>
              </w:r>
            </w:ins>
          </w:p>
        </w:tc>
      </w:tr>
      <w:tr w:rsidR="00FD2785" w:rsidRPr="00732AAF" w:rsidTr="00C95B26">
        <w:trPr>
          <w:ins w:id="1061" w:author="Minh Đức Lê" w:date="2018-03-22T16:27:00Z"/>
        </w:trPr>
        <w:tc>
          <w:tcPr>
            <w:tcW w:w="2343" w:type="dxa"/>
          </w:tcPr>
          <w:p w:rsidR="00FD2785" w:rsidRPr="001213DA" w:rsidRDefault="00FD2785" w:rsidP="00C95B26">
            <w:pPr>
              <w:pStyle w:val="TableHeader"/>
              <w:spacing w:before="0" w:after="0" w:line="360" w:lineRule="auto"/>
              <w:rPr>
                <w:ins w:id="1062" w:author="Minh Đức Lê" w:date="2018-03-22T16:27:00Z"/>
                <w:rFonts w:ascii="Times New Roman" w:hAnsi="Times New Roman" w:cs="Times New Roman"/>
                <w:b w:val="0"/>
                <w:sz w:val="26"/>
                <w:szCs w:val="26"/>
              </w:rPr>
            </w:pPr>
            <w:ins w:id="1063"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1064" w:author="Minh Đức Lê" w:date="2018-03-22T16:27:00Z"/>
                <w:rFonts w:ascii="Times New Roman" w:hAnsi="Times New Roman"/>
                <w:sz w:val="26"/>
                <w:szCs w:val="26"/>
                <w:lang w:val="vi-VN"/>
              </w:rPr>
            </w:pPr>
            <w:ins w:id="1065" w:author="Minh Đức Lê" w:date="2018-03-22T16:27:00Z">
              <w:r>
                <w:rPr>
                  <w:rFonts w:ascii="Times New Roman" w:hAnsi="Times New Roman"/>
                  <w:sz w:val="26"/>
                  <w:szCs w:val="26"/>
                </w:rPr>
                <w:t>Người dùng (Guest)</w:t>
              </w:r>
            </w:ins>
          </w:p>
        </w:tc>
      </w:tr>
      <w:tr w:rsidR="00FD2785" w:rsidRPr="00D866F6" w:rsidTr="00C95B26">
        <w:trPr>
          <w:ins w:id="1066" w:author="Minh Đức Lê" w:date="2018-03-22T16:27:00Z"/>
        </w:trPr>
        <w:tc>
          <w:tcPr>
            <w:tcW w:w="2343" w:type="dxa"/>
          </w:tcPr>
          <w:p w:rsidR="00FD2785" w:rsidRPr="001213DA" w:rsidRDefault="00FD2785" w:rsidP="00C95B26">
            <w:pPr>
              <w:pStyle w:val="TableHeader"/>
              <w:spacing w:before="0" w:after="0" w:line="360" w:lineRule="auto"/>
              <w:rPr>
                <w:ins w:id="1067" w:author="Minh Đức Lê" w:date="2018-03-22T16:27:00Z"/>
                <w:rFonts w:ascii="Times New Roman" w:hAnsi="Times New Roman" w:cs="Times New Roman"/>
                <w:b w:val="0"/>
                <w:sz w:val="26"/>
                <w:szCs w:val="26"/>
              </w:rPr>
            </w:pPr>
            <w:ins w:id="1068"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1069" w:author="Minh Đức Lê" w:date="2018-03-22T16:27:00Z"/>
                <w:rFonts w:ascii="Times New Roman" w:hAnsi="Times New Roman"/>
                <w:sz w:val="26"/>
                <w:szCs w:val="26"/>
              </w:rPr>
            </w:pPr>
            <w:ins w:id="1070" w:author="Minh Đức Lê" w:date="2018-03-22T16:27:00Z">
              <w:r>
                <w:rPr>
                  <w:rFonts w:ascii="Times New Roman" w:hAnsi="Times New Roman"/>
                  <w:sz w:val="26"/>
                  <w:szCs w:val="26"/>
                </w:rPr>
                <w:t>Giỏ hàng se</w:t>
              </w:r>
              <w:r w:rsidR="00015EB5">
                <w:rPr>
                  <w:rFonts w:ascii="Times New Roman" w:hAnsi="Times New Roman"/>
                  <w:sz w:val="26"/>
                  <w:szCs w:val="26"/>
                </w:rPr>
                <w:t>̃ mất</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1071" w:author="Minh Đức Lê" w:date="2018-03-22T16:27:00Z"/>
        </w:trPr>
        <w:tc>
          <w:tcPr>
            <w:tcW w:w="2343" w:type="dxa"/>
          </w:tcPr>
          <w:p w:rsidR="00FD2785" w:rsidRPr="00732AAF" w:rsidRDefault="00FD2785" w:rsidP="00C95B26">
            <w:pPr>
              <w:pStyle w:val="TableHeader"/>
              <w:spacing w:before="0" w:after="0" w:line="360" w:lineRule="auto"/>
              <w:rPr>
                <w:ins w:id="1072" w:author="Minh Đức Lê" w:date="2018-03-22T16:27:00Z"/>
                <w:rFonts w:ascii="Times New Roman" w:hAnsi="Times New Roman" w:cs="Times New Roman"/>
                <w:b w:val="0"/>
                <w:sz w:val="26"/>
                <w:szCs w:val="26"/>
              </w:rPr>
            </w:pPr>
            <w:ins w:id="1073"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1074" w:author="Minh Đức Lê" w:date="2018-03-22T16:29:00Z"/>
                <w:rFonts w:ascii="Times New Roman" w:hAnsi="Times New Roman"/>
                <w:sz w:val="26"/>
                <w:szCs w:val="26"/>
                <w:lang w:val="vi-VN"/>
                <w:rPrChange w:id="1075" w:author="Minh Đức Lê" w:date="2018-03-22T16:29:00Z">
                  <w:rPr>
                    <w:ins w:id="1076" w:author="Minh Đức Lê" w:date="2018-03-22T16:29:00Z"/>
                    <w:rFonts w:ascii="Times New Roman" w:hAnsi="Times New Roman"/>
                    <w:sz w:val="26"/>
                    <w:szCs w:val="26"/>
                  </w:rPr>
                </w:rPrChange>
              </w:rPr>
            </w:pPr>
            <w:ins w:id="1077" w:author="Minh Đức Lê" w:date="2018-03-22T16:28:00Z">
              <w:r>
                <w:rPr>
                  <w:rFonts w:ascii="Times New Roman" w:hAnsi="Times New Roman"/>
                  <w:sz w:val="26"/>
                  <w:szCs w:val="26"/>
                </w:rPr>
                <w:t>Người dùng</w:t>
              </w:r>
            </w:ins>
            <w:ins w:id="1078"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1079" w:author="Minh Đức Lê" w:date="2018-04-06T11:48:00Z">
              <w:r w:rsidR="0024292C">
                <w:rPr>
                  <w:rFonts w:ascii="Times New Roman" w:hAnsi="Times New Roman"/>
                  <w:sz w:val="26"/>
                  <w:szCs w:val="26"/>
                </w:rPr>
                <w:t>‘</w:t>
              </w:r>
            </w:ins>
            <w:ins w:id="1080" w:author="Minh Đức Lê" w:date="2018-03-22T16:28:00Z">
              <w:r>
                <w:rPr>
                  <w:rFonts w:ascii="Times New Roman" w:hAnsi="Times New Roman"/>
                  <w:sz w:val="26"/>
                  <w:szCs w:val="26"/>
                </w:rPr>
                <w:t>Xóa</w:t>
              </w:r>
            </w:ins>
            <w:ins w:id="1081" w:author="Minh Đức Lê" w:date="2018-04-06T11:48:00Z">
              <w:r w:rsidR="0024292C">
                <w:rPr>
                  <w:rFonts w:ascii="Times New Roman" w:hAnsi="Times New Roman"/>
                  <w:sz w:val="26"/>
                  <w:szCs w:val="26"/>
                </w:rPr>
                <w:t>’ trong giao diện</w:t>
              </w:r>
            </w:ins>
            <w:ins w:id="1082" w:author="Minh Đức Lê" w:date="2018-03-22T16:27:00Z">
              <w:r>
                <w:rPr>
                  <w:rFonts w:ascii="Times New Roman" w:hAnsi="Times New Roman"/>
                  <w:sz w:val="26"/>
                  <w:szCs w:val="26"/>
                </w:rPr>
                <w:t xml:space="preserve"> giỏ báo</w:t>
              </w:r>
            </w:ins>
          </w:p>
          <w:p w:rsidR="00FD2785" w:rsidRPr="00410ECB" w:rsidRDefault="006C7241">
            <w:pPr>
              <w:pStyle w:val="InfoBlue"/>
              <w:numPr>
                <w:ilvl w:val="0"/>
                <w:numId w:val="37"/>
              </w:numPr>
              <w:spacing w:before="0" w:after="0" w:line="360" w:lineRule="auto"/>
              <w:rPr>
                <w:ins w:id="1083" w:author="Minh Đức Lê" w:date="2018-03-22T16:27:00Z"/>
                <w:rFonts w:ascii="Times New Roman" w:hAnsi="Times New Roman"/>
                <w:sz w:val="26"/>
                <w:szCs w:val="26"/>
                <w:lang w:val="vi-VN"/>
              </w:rPr>
            </w:pPr>
            <w:ins w:id="1084" w:author="Minh Đức Lê" w:date="2018-03-22T16:29:00Z">
              <w:r>
                <w:rPr>
                  <w:rFonts w:ascii="Times New Roman" w:hAnsi="Times New Roman"/>
                  <w:sz w:val="26"/>
                  <w:szCs w:val="26"/>
                </w:rPr>
                <w:t>Hiện thông báo xác nhận muốn xóa không.</w:t>
              </w:r>
            </w:ins>
          </w:p>
          <w:p w:rsidR="00FD2785" w:rsidRPr="001213DA" w:rsidRDefault="00FD2785">
            <w:pPr>
              <w:pStyle w:val="InfoBlue"/>
              <w:numPr>
                <w:ilvl w:val="0"/>
                <w:numId w:val="37"/>
              </w:numPr>
              <w:spacing w:before="0" w:after="0" w:line="360" w:lineRule="auto"/>
              <w:rPr>
                <w:ins w:id="1085" w:author="Minh Đức Lê" w:date="2018-03-22T16:27:00Z"/>
                <w:rFonts w:ascii="Times New Roman" w:hAnsi="Times New Roman"/>
                <w:sz w:val="26"/>
                <w:szCs w:val="26"/>
                <w:lang w:val="vi-VN"/>
              </w:rPr>
            </w:pPr>
            <w:ins w:id="1086" w:author="Minh Đức Lê" w:date="2018-03-22T16:27:00Z">
              <w:r>
                <w:rPr>
                  <w:rFonts w:ascii="Times New Roman" w:hAnsi="Times New Roman"/>
                  <w:sz w:val="26"/>
                  <w:szCs w:val="26"/>
                </w:rPr>
                <w:t>Hệ thống sẵn sàng cho hành động kế tiếp</w:t>
              </w:r>
            </w:ins>
            <w:ins w:id="1087" w:author="Minh Đức Lê" w:date="2018-03-22T16:29:00Z">
              <w:r w:rsidR="006C7241">
                <w:rPr>
                  <w:rFonts w:ascii="Times New Roman" w:hAnsi="Times New Roman"/>
                  <w:sz w:val="26"/>
                  <w:szCs w:val="26"/>
                </w:rPr>
                <w:t xml:space="preserve"> tại </w:t>
              </w:r>
            </w:ins>
            <w:ins w:id="1088" w:author="Minh Đức Lê" w:date="2018-04-06T11:48:00Z">
              <w:r w:rsidR="00410ECB">
                <w:rPr>
                  <w:rFonts w:ascii="Times New Roman" w:hAnsi="Times New Roman"/>
                  <w:sz w:val="26"/>
                  <w:szCs w:val="26"/>
                </w:rPr>
                <w:t>giao diện giỏ báo</w:t>
              </w:r>
            </w:ins>
          </w:p>
        </w:tc>
      </w:tr>
    </w:tbl>
    <w:p w:rsidR="003F37B2" w:rsidRDefault="003F37B2">
      <w:pPr>
        <w:ind w:firstLine="0"/>
        <w:rPr>
          <w:ins w:id="1089" w:author="Minh Đức Lê" w:date="2018-03-22T16:26:00Z"/>
        </w:rPr>
        <w:pPrChange w:id="1090" w:author="Minh Đức Lê" w:date="2018-03-22T16:12:00Z">
          <w:pPr/>
        </w:pPrChange>
      </w:pPr>
    </w:p>
    <w:p w:rsidR="00FD2785" w:rsidRDefault="00115CE1">
      <w:pPr>
        <w:spacing w:before="0" w:line="240" w:lineRule="auto"/>
        <w:ind w:firstLine="0"/>
        <w:jc w:val="left"/>
        <w:rPr>
          <w:ins w:id="1091" w:author="FALCON ." w:date="2018-03-22T16:49:00Z"/>
        </w:rPr>
        <w:pPrChange w:id="1092" w:author="Minh Đức Lê" w:date="2018-04-06T11:48:00Z">
          <w:pPr/>
        </w:pPrChange>
      </w:pPr>
      <w:ins w:id="1093" w:author="Minh Đức Lê" w:date="2018-04-06T11:52:00Z">
        <w:r w:rsidRPr="00115CE1">
          <w:rPr>
            <w:noProof/>
          </w:rPr>
          <w:drawing>
            <wp:inline distT="0" distB="0" distL="0" distR="0">
              <wp:extent cx="5580380" cy="508503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5085038"/>
                      </a:xfrm>
                      <a:prstGeom prst="rect">
                        <a:avLst/>
                      </a:prstGeom>
                      <a:noFill/>
                      <a:ln>
                        <a:noFill/>
                      </a:ln>
                    </pic:spPr>
                  </pic:pic>
                </a:graphicData>
              </a:graphic>
            </wp:inline>
          </w:drawing>
        </w:r>
      </w:ins>
    </w:p>
    <w:p w:rsidR="00E80C65" w:rsidRDefault="000B4BF0">
      <w:pPr>
        <w:ind w:firstLine="0"/>
        <w:rPr>
          <w:ins w:id="1094" w:author="FALCON ." w:date="2018-03-22T16:49:00Z"/>
        </w:rPr>
        <w:pPrChange w:id="1095" w:author="Minh Đức Lê" w:date="2018-03-22T16:12:00Z">
          <w:pPr/>
        </w:pPrChange>
      </w:pPr>
      <w:ins w:id="1096"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1097" w:author="FALCON ." w:date="2018-03-22T16:49:00Z"/>
        </w:rPr>
        <w:pPrChange w:id="1098" w:author="Minh Đức Lê" w:date="2018-03-22T16:12:00Z">
          <w:pPr/>
        </w:pPrChange>
      </w:pPr>
    </w:p>
    <w:p w:rsidR="00E80C65" w:rsidRPr="002A3530" w:rsidRDefault="004B251F" w:rsidP="00E80C65">
      <w:pPr>
        <w:pStyle w:val="Heading3"/>
        <w:rPr>
          <w:ins w:id="1099" w:author="FALCON ." w:date="2018-03-22T16:50:00Z"/>
        </w:rPr>
      </w:pPr>
      <w:bookmarkStart w:id="1100" w:name="_Toc510808731"/>
      <w:ins w:id="1101" w:author="FALCON ." w:date="2018-03-22T16:50:00Z">
        <w:r>
          <w:t>Quản Lý Báo</w:t>
        </w:r>
        <w:bookmarkEnd w:id="1100"/>
      </w:ins>
    </w:p>
    <w:p w:rsidR="00E80C65" w:rsidRDefault="00E80C65" w:rsidP="00E80C65">
      <w:pPr>
        <w:rPr>
          <w:ins w:id="1102" w:author="FALCON ." w:date="2018-03-22T16:50:00Z"/>
        </w:rPr>
      </w:pPr>
    </w:p>
    <w:tbl>
      <w:tblPr>
        <w:tblStyle w:val="TableGrid"/>
        <w:tblW w:w="9262" w:type="dxa"/>
        <w:tblLook w:val="01E0" w:firstRow="1" w:lastRow="1" w:firstColumn="1" w:lastColumn="1" w:noHBand="0" w:noVBand="0"/>
      </w:tblPr>
      <w:tblGrid>
        <w:gridCol w:w="3678"/>
        <w:gridCol w:w="5584"/>
        <w:tblGridChange w:id="1103">
          <w:tblGrid>
            <w:gridCol w:w="51"/>
            <w:gridCol w:w="2292"/>
            <w:gridCol w:w="6919"/>
            <w:gridCol w:w="51"/>
          </w:tblGrid>
        </w:tblGridChange>
      </w:tblGrid>
      <w:tr w:rsidR="00E80C65" w:rsidRPr="00382660" w:rsidTr="00C450C6">
        <w:trPr>
          <w:ins w:id="1104" w:author="FALCON ." w:date="2018-03-22T16:50:00Z"/>
        </w:trPr>
        <w:tc>
          <w:tcPr>
            <w:tcW w:w="9262" w:type="dxa"/>
            <w:gridSpan w:val="2"/>
          </w:tcPr>
          <w:p w:rsidR="00E80C65" w:rsidRPr="00382660" w:rsidRDefault="00E80C65">
            <w:pPr>
              <w:spacing w:line="360" w:lineRule="auto"/>
              <w:rPr>
                <w:ins w:id="1105" w:author="FALCON ." w:date="2018-03-22T16:50:00Z"/>
                <w:b/>
                <w:szCs w:val="26"/>
              </w:rPr>
            </w:pPr>
            <w:ins w:id="1106" w:author="FALCON ." w:date="2018-03-22T16:50:00Z">
              <w:r w:rsidRPr="00732AAF">
                <w:rPr>
                  <w:b/>
                  <w:bCs/>
                  <w:szCs w:val="26"/>
                </w:rPr>
                <w:t xml:space="preserve">Use case: </w:t>
              </w:r>
            </w:ins>
            <w:ins w:id="1107" w:author="FALCON ." w:date="2018-03-22T16:51:00Z">
              <w:r w:rsidR="00B93E9A">
                <w:rPr>
                  <w:b/>
                  <w:bCs/>
                  <w:szCs w:val="26"/>
                </w:rPr>
                <w:t xml:space="preserve">Quản Lý </w:t>
              </w:r>
            </w:ins>
            <w:ins w:id="1108"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09" w:author="FALCON ." w:date="2018-03-22T16:53:00Z">
            <w:tblPrEx>
              <w:tblW w:w="9262" w:type="dxa"/>
              <w:tblLook w:val="01E0" w:firstRow="1" w:lastRow="1" w:firstColumn="1" w:lastColumn="1" w:noHBand="0" w:noVBand="0"/>
            </w:tblPrEx>
          </w:tblPrExChange>
        </w:tblPrEx>
        <w:trPr>
          <w:ins w:id="1110" w:author="FALCON ." w:date="2018-03-22T16:50:00Z"/>
          <w:trPrChange w:id="1111" w:author="FALCON ." w:date="2018-03-22T16:53:00Z">
            <w:trPr>
              <w:gridAfter w:val="0"/>
            </w:trPr>
          </w:trPrChange>
        </w:trPr>
        <w:tc>
          <w:tcPr>
            <w:tcW w:w="3678" w:type="dxa"/>
            <w:tcPrChange w:id="1112" w:author="FALCON ." w:date="2018-03-22T16:53:00Z">
              <w:tcPr>
                <w:tcW w:w="2343" w:type="dxa"/>
                <w:gridSpan w:val="2"/>
              </w:tcPr>
            </w:tcPrChange>
          </w:tcPr>
          <w:p w:rsidR="00E80C65" w:rsidRPr="001213DA" w:rsidRDefault="00E80C65" w:rsidP="00C95B26">
            <w:pPr>
              <w:pStyle w:val="TableHeader"/>
              <w:spacing w:before="0" w:after="0" w:line="360" w:lineRule="auto"/>
              <w:rPr>
                <w:ins w:id="1113" w:author="FALCON ." w:date="2018-03-22T16:50:00Z"/>
                <w:rFonts w:ascii="Times New Roman" w:hAnsi="Times New Roman" w:cs="Times New Roman"/>
                <w:b w:val="0"/>
                <w:sz w:val="26"/>
                <w:szCs w:val="26"/>
              </w:rPr>
            </w:pPr>
            <w:ins w:id="1114" w:author="FALCON ." w:date="2018-03-22T16:50:00Z">
              <w:r w:rsidRPr="001213DA">
                <w:rPr>
                  <w:rFonts w:ascii="Times New Roman" w:hAnsi="Times New Roman" w:cs="Times New Roman"/>
                  <w:b w:val="0"/>
                  <w:bCs w:val="0"/>
                  <w:sz w:val="26"/>
                  <w:szCs w:val="26"/>
                </w:rPr>
                <w:t>Mục đích:</w:t>
              </w:r>
            </w:ins>
          </w:p>
        </w:tc>
        <w:tc>
          <w:tcPr>
            <w:tcW w:w="5584" w:type="dxa"/>
            <w:tcPrChange w:id="1115" w:author="FALCON ." w:date="2018-03-22T16:53:00Z">
              <w:tcPr>
                <w:tcW w:w="6919" w:type="dxa"/>
              </w:tcPr>
            </w:tcPrChange>
          </w:tcPr>
          <w:p w:rsidR="00E80C65" w:rsidRPr="002A3530" w:rsidRDefault="00B93E9A">
            <w:pPr>
              <w:pStyle w:val="InfoBlue"/>
              <w:spacing w:before="0" w:after="0" w:line="360" w:lineRule="auto"/>
              <w:rPr>
                <w:ins w:id="1116" w:author="FALCON ." w:date="2018-03-22T16:50:00Z"/>
                <w:rFonts w:ascii="Times New Roman" w:hAnsi="Times New Roman"/>
                <w:sz w:val="26"/>
                <w:szCs w:val="26"/>
              </w:rPr>
            </w:pPr>
            <w:ins w:id="1117" w:author="FALCON ." w:date="2018-03-22T16:51:00Z">
              <w:r>
                <w:rPr>
                  <w:b/>
                  <w:bCs/>
                  <w:szCs w:val="26"/>
                </w:rPr>
                <w:t xml:space="preserve">Admin thực hiện chức năng Quản Lý </w:t>
              </w:r>
            </w:ins>
            <w:ins w:id="1118"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19" w:author="FALCON ." w:date="2018-03-22T16:53:00Z">
            <w:tblPrEx>
              <w:tblW w:w="9262" w:type="dxa"/>
              <w:tblLook w:val="01E0" w:firstRow="1" w:lastRow="1" w:firstColumn="1" w:lastColumn="1" w:noHBand="0" w:noVBand="0"/>
            </w:tblPrEx>
          </w:tblPrExChange>
        </w:tblPrEx>
        <w:trPr>
          <w:ins w:id="1120" w:author="FALCON ." w:date="2018-03-22T16:50:00Z"/>
          <w:trPrChange w:id="1121" w:author="FALCON ." w:date="2018-03-22T16:53:00Z">
            <w:trPr>
              <w:gridAfter w:val="0"/>
            </w:trPr>
          </w:trPrChange>
        </w:trPr>
        <w:tc>
          <w:tcPr>
            <w:tcW w:w="3678" w:type="dxa"/>
            <w:tcPrChange w:id="1122" w:author="FALCON ." w:date="2018-03-22T16:53:00Z">
              <w:tcPr>
                <w:tcW w:w="2343" w:type="dxa"/>
                <w:gridSpan w:val="2"/>
              </w:tcPr>
            </w:tcPrChange>
          </w:tcPr>
          <w:p w:rsidR="00E80C65" w:rsidRPr="001213DA" w:rsidRDefault="00E80C65" w:rsidP="00C95B26">
            <w:pPr>
              <w:pStyle w:val="TableHeader"/>
              <w:spacing w:before="0" w:after="0" w:line="360" w:lineRule="auto"/>
              <w:rPr>
                <w:ins w:id="1123" w:author="FALCON ." w:date="2018-03-22T16:50:00Z"/>
                <w:rFonts w:ascii="Times New Roman" w:hAnsi="Times New Roman" w:cs="Times New Roman"/>
                <w:b w:val="0"/>
                <w:sz w:val="26"/>
                <w:szCs w:val="26"/>
              </w:rPr>
            </w:pPr>
            <w:ins w:id="1124" w:author="FALCON ." w:date="2018-03-22T16:50:00Z">
              <w:r w:rsidRPr="001213DA">
                <w:rPr>
                  <w:rFonts w:ascii="Times New Roman" w:hAnsi="Times New Roman" w:cs="Times New Roman"/>
                  <w:b w:val="0"/>
                  <w:bCs w:val="0"/>
                  <w:sz w:val="26"/>
                  <w:szCs w:val="26"/>
                </w:rPr>
                <w:t>Mô tả:</w:t>
              </w:r>
            </w:ins>
          </w:p>
        </w:tc>
        <w:tc>
          <w:tcPr>
            <w:tcW w:w="5584" w:type="dxa"/>
            <w:tcPrChange w:id="1125" w:author="FALCON ." w:date="2018-03-22T16:53:00Z">
              <w:tcPr>
                <w:tcW w:w="6919" w:type="dxa"/>
              </w:tcPr>
            </w:tcPrChange>
          </w:tcPr>
          <w:p w:rsidR="00E80C65" w:rsidRPr="002A3530" w:rsidRDefault="0072578C">
            <w:pPr>
              <w:pStyle w:val="InfoBlue"/>
              <w:spacing w:before="0" w:after="0" w:line="360" w:lineRule="auto"/>
              <w:rPr>
                <w:ins w:id="1126" w:author="FALCON ." w:date="2018-03-22T16:50:00Z"/>
                <w:rFonts w:ascii="Times New Roman" w:hAnsi="Times New Roman"/>
                <w:sz w:val="26"/>
                <w:szCs w:val="26"/>
              </w:rPr>
            </w:pPr>
            <w:ins w:id="1127" w:author="FALCON ." w:date="2018-03-22T16:52:00Z">
              <w:r>
                <w:rPr>
                  <w:rFonts w:ascii="Times New Roman" w:hAnsi="Times New Roman"/>
                  <w:sz w:val="26"/>
                  <w:szCs w:val="26"/>
                </w:rPr>
                <w:t xml:space="preserve">Admin vào trang “quản lý </w:t>
              </w:r>
            </w:ins>
            <w:ins w:id="1128" w:author="FALCON ." w:date="2018-03-25T14:42:00Z">
              <w:r w:rsidR="009566DD">
                <w:rPr>
                  <w:rFonts w:ascii="Times New Roman" w:hAnsi="Times New Roman"/>
                  <w:sz w:val="26"/>
                  <w:szCs w:val="26"/>
                </w:rPr>
                <w:t>báo</w:t>
              </w:r>
            </w:ins>
            <w:ins w:id="1129"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1130" w:author="FALCON ." w:date="2018-03-22T16:53:00Z">
            <w:tblPrEx>
              <w:tblW w:w="9262" w:type="dxa"/>
              <w:tblLook w:val="01E0" w:firstRow="1" w:lastRow="1" w:firstColumn="1" w:lastColumn="1" w:noHBand="0" w:noVBand="0"/>
            </w:tblPrEx>
          </w:tblPrExChange>
        </w:tblPrEx>
        <w:trPr>
          <w:ins w:id="1131" w:author="FALCON ." w:date="2018-03-22T16:50:00Z"/>
          <w:trPrChange w:id="1132" w:author="FALCON ." w:date="2018-03-22T16:53:00Z">
            <w:trPr>
              <w:gridAfter w:val="0"/>
            </w:trPr>
          </w:trPrChange>
        </w:trPr>
        <w:tc>
          <w:tcPr>
            <w:tcW w:w="3678" w:type="dxa"/>
            <w:tcPrChange w:id="1133" w:author="FALCON ." w:date="2018-03-22T16:53:00Z">
              <w:tcPr>
                <w:tcW w:w="2343" w:type="dxa"/>
                <w:gridSpan w:val="2"/>
              </w:tcPr>
            </w:tcPrChange>
          </w:tcPr>
          <w:p w:rsidR="00E80C65" w:rsidRPr="001213DA" w:rsidRDefault="00E80C65" w:rsidP="00C95B26">
            <w:pPr>
              <w:pStyle w:val="TableHeader"/>
              <w:spacing w:before="0" w:after="0" w:line="360" w:lineRule="auto"/>
              <w:rPr>
                <w:ins w:id="1134" w:author="FALCON ." w:date="2018-03-22T16:50:00Z"/>
                <w:rFonts w:ascii="Times New Roman" w:hAnsi="Times New Roman" w:cs="Times New Roman"/>
                <w:b w:val="0"/>
                <w:sz w:val="26"/>
                <w:szCs w:val="26"/>
              </w:rPr>
            </w:pPr>
            <w:ins w:id="1135" w:author="FALCON ." w:date="2018-03-22T16:50:00Z">
              <w:r w:rsidRPr="001213DA">
                <w:rPr>
                  <w:rFonts w:ascii="Times New Roman" w:hAnsi="Times New Roman" w:cs="Times New Roman"/>
                  <w:b w:val="0"/>
                  <w:bCs w:val="0"/>
                  <w:sz w:val="26"/>
                  <w:szCs w:val="26"/>
                </w:rPr>
                <w:t>Tác nhân:</w:t>
              </w:r>
            </w:ins>
          </w:p>
        </w:tc>
        <w:tc>
          <w:tcPr>
            <w:tcW w:w="5584" w:type="dxa"/>
            <w:tcPrChange w:id="1136" w:author="FALCON ." w:date="2018-03-22T16:53:00Z">
              <w:tcPr>
                <w:tcW w:w="6919" w:type="dxa"/>
              </w:tcPr>
            </w:tcPrChange>
          </w:tcPr>
          <w:p w:rsidR="00E80C65" w:rsidRPr="00732AAF" w:rsidRDefault="004B251F" w:rsidP="00C95B26">
            <w:pPr>
              <w:pStyle w:val="InfoBlue"/>
              <w:spacing w:before="0" w:after="0" w:line="360" w:lineRule="auto"/>
              <w:rPr>
                <w:ins w:id="1137" w:author="FALCON ." w:date="2018-03-22T16:50:00Z"/>
                <w:rFonts w:ascii="Times New Roman" w:hAnsi="Times New Roman"/>
                <w:sz w:val="26"/>
                <w:szCs w:val="26"/>
                <w:lang w:val="vi-VN"/>
              </w:rPr>
            </w:pPr>
            <w:ins w:id="1138"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1139" w:author="FALCON ." w:date="2018-03-22T16:53:00Z">
            <w:tblPrEx>
              <w:tblW w:w="9262" w:type="dxa"/>
              <w:tblLook w:val="01E0" w:firstRow="1" w:lastRow="1" w:firstColumn="1" w:lastColumn="1" w:noHBand="0" w:noVBand="0"/>
            </w:tblPrEx>
          </w:tblPrExChange>
        </w:tblPrEx>
        <w:trPr>
          <w:ins w:id="1140" w:author="FALCON ." w:date="2018-03-22T16:50:00Z"/>
          <w:trPrChange w:id="1141" w:author="FALCON ." w:date="2018-03-22T16:53:00Z">
            <w:trPr>
              <w:gridAfter w:val="0"/>
            </w:trPr>
          </w:trPrChange>
        </w:trPr>
        <w:tc>
          <w:tcPr>
            <w:tcW w:w="3678" w:type="dxa"/>
            <w:tcPrChange w:id="1142" w:author="FALCON ." w:date="2018-03-22T16:53:00Z">
              <w:tcPr>
                <w:tcW w:w="2343" w:type="dxa"/>
                <w:gridSpan w:val="2"/>
              </w:tcPr>
            </w:tcPrChange>
          </w:tcPr>
          <w:p w:rsidR="00E80C65" w:rsidRPr="001213DA" w:rsidRDefault="00E80C65" w:rsidP="00C95B26">
            <w:pPr>
              <w:pStyle w:val="TableHeader"/>
              <w:spacing w:before="0" w:after="0" w:line="360" w:lineRule="auto"/>
              <w:rPr>
                <w:ins w:id="1143" w:author="FALCON ." w:date="2018-03-22T16:50:00Z"/>
                <w:rFonts w:ascii="Times New Roman" w:hAnsi="Times New Roman" w:cs="Times New Roman"/>
                <w:b w:val="0"/>
                <w:sz w:val="26"/>
                <w:szCs w:val="26"/>
              </w:rPr>
            </w:pPr>
            <w:ins w:id="1144" w:author="FALCON ." w:date="2018-03-22T16:50:00Z">
              <w:r w:rsidRPr="001213DA">
                <w:rPr>
                  <w:rFonts w:ascii="Times New Roman" w:hAnsi="Times New Roman" w:cs="Times New Roman"/>
                  <w:b w:val="0"/>
                  <w:bCs w:val="0"/>
                  <w:sz w:val="26"/>
                  <w:szCs w:val="26"/>
                </w:rPr>
                <w:t>Điều kiện sau:</w:t>
              </w:r>
            </w:ins>
          </w:p>
        </w:tc>
        <w:tc>
          <w:tcPr>
            <w:tcW w:w="5584" w:type="dxa"/>
            <w:tcPrChange w:id="1145" w:author="FALCON ." w:date="2018-03-22T16:53:00Z">
              <w:tcPr>
                <w:tcW w:w="6919" w:type="dxa"/>
              </w:tcPr>
            </w:tcPrChange>
          </w:tcPr>
          <w:p w:rsidR="00E80C65" w:rsidRPr="00D866F6" w:rsidRDefault="00B87EFF">
            <w:pPr>
              <w:pStyle w:val="InfoBlue"/>
              <w:spacing w:before="0" w:after="0" w:line="360" w:lineRule="auto"/>
              <w:rPr>
                <w:ins w:id="1146" w:author="FALCON ." w:date="2018-03-22T16:50:00Z"/>
                <w:rFonts w:ascii="Times New Roman" w:hAnsi="Times New Roman"/>
                <w:sz w:val="26"/>
                <w:szCs w:val="26"/>
              </w:rPr>
            </w:pPr>
            <w:ins w:id="1147"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1148" w:author="FALCON ." w:date="2018-03-22T16:53:00Z">
            <w:tblPrEx>
              <w:tblW w:w="9262" w:type="dxa"/>
              <w:tblLook w:val="01E0" w:firstRow="1" w:lastRow="1" w:firstColumn="1" w:lastColumn="1" w:noHBand="0" w:noVBand="0"/>
            </w:tblPrEx>
          </w:tblPrExChange>
        </w:tblPrEx>
        <w:trPr>
          <w:ins w:id="1149" w:author="FALCON ." w:date="2018-03-22T16:50:00Z"/>
          <w:trPrChange w:id="1150" w:author="FALCON ." w:date="2018-03-22T16:53:00Z">
            <w:trPr>
              <w:gridAfter w:val="0"/>
            </w:trPr>
          </w:trPrChange>
        </w:trPr>
        <w:tc>
          <w:tcPr>
            <w:tcW w:w="3678" w:type="dxa"/>
            <w:tcPrChange w:id="1151" w:author="FALCON ." w:date="2018-03-22T16:53:00Z">
              <w:tcPr>
                <w:tcW w:w="2343" w:type="dxa"/>
                <w:gridSpan w:val="2"/>
              </w:tcPr>
            </w:tcPrChange>
          </w:tcPr>
          <w:p w:rsidR="00E80C65" w:rsidRPr="00732AAF" w:rsidRDefault="00E80C65" w:rsidP="00C95B26">
            <w:pPr>
              <w:pStyle w:val="TableHeader"/>
              <w:spacing w:before="0" w:after="0" w:line="360" w:lineRule="auto"/>
              <w:rPr>
                <w:ins w:id="1152" w:author="FALCON ." w:date="2018-03-22T16:50:00Z"/>
                <w:rFonts w:ascii="Times New Roman" w:hAnsi="Times New Roman" w:cs="Times New Roman"/>
                <w:b w:val="0"/>
                <w:sz w:val="26"/>
                <w:szCs w:val="26"/>
              </w:rPr>
            </w:pPr>
            <w:ins w:id="1153"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1154"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1155" w:author="FALCON ." w:date="2018-03-22T16:50:00Z"/>
                <w:rFonts w:ascii="Times New Roman" w:hAnsi="Times New Roman"/>
                <w:sz w:val="26"/>
                <w:szCs w:val="26"/>
                <w:lang w:val="vi-VN"/>
              </w:rPr>
            </w:pPr>
            <w:ins w:id="1156" w:author="FALCON ." w:date="2018-03-25T14:24:00Z">
              <w:r>
                <w:rPr>
                  <w:rFonts w:ascii="Times New Roman" w:hAnsi="Times New Roman"/>
                  <w:sz w:val="26"/>
                  <w:szCs w:val="26"/>
                </w:rPr>
                <w:t>Hệ thống hiển thị trang quản lý Báo</w:t>
              </w:r>
            </w:ins>
            <w:ins w:id="1157"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1158" w:author="FALCON ." w:date="2018-03-22T16:50:00Z"/>
                <w:rFonts w:ascii="Times New Roman" w:hAnsi="Times New Roman"/>
                <w:sz w:val="26"/>
                <w:szCs w:val="26"/>
                <w:lang w:val="vi-VN"/>
              </w:rPr>
            </w:pPr>
            <w:ins w:id="1159" w:author="FALCON ." w:date="2018-03-25T14:25:00Z">
              <w:r>
                <w:rPr>
                  <w:rFonts w:ascii="Times New Roman" w:hAnsi="Times New Roman"/>
                  <w:sz w:val="26"/>
                  <w:szCs w:val="26"/>
                  <w:lang w:val="en-GB"/>
                </w:rPr>
                <w:t>Admin chọn chức năng (</w:t>
              </w:r>
            </w:ins>
            <w:ins w:id="1160" w:author="FALCON ." w:date="2018-03-25T14:58:00Z">
              <w:r w:rsidR="001C6409">
                <w:rPr>
                  <w:rFonts w:ascii="Times New Roman" w:hAnsi="Times New Roman"/>
                  <w:sz w:val="26"/>
                  <w:szCs w:val="26"/>
                  <w:lang w:val="en-GB"/>
                </w:rPr>
                <w:t xml:space="preserve"> Tìm kiếm</w:t>
              </w:r>
            </w:ins>
            <w:ins w:id="1161" w:author="FALCON ." w:date="2018-03-25T14:25:00Z">
              <w:r>
                <w:rPr>
                  <w:rFonts w:ascii="Times New Roman" w:hAnsi="Times New Roman"/>
                  <w:sz w:val="26"/>
                  <w:szCs w:val="26"/>
                  <w:lang w:val="en-GB"/>
                </w:rPr>
                <w:t>,</w:t>
              </w:r>
            </w:ins>
            <w:ins w:id="1162" w:author="Minh Đức Lê" w:date="2018-04-06T11:55:00Z">
              <w:r w:rsidR="00193DE8">
                <w:rPr>
                  <w:rFonts w:ascii="Times New Roman" w:hAnsi="Times New Roman"/>
                  <w:sz w:val="26"/>
                  <w:szCs w:val="26"/>
                  <w:lang w:val="en-GB"/>
                </w:rPr>
                <w:t xml:space="preserve"> Thêm,</w:t>
              </w:r>
            </w:ins>
            <w:ins w:id="1163" w:author="FALCON ." w:date="2018-03-25T14:25:00Z">
              <w:r>
                <w:rPr>
                  <w:rFonts w:ascii="Times New Roman" w:hAnsi="Times New Roman"/>
                  <w:sz w:val="26"/>
                  <w:szCs w:val="26"/>
                  <w:lang w:val="en-GB"/>
                </w:rPr>
                <w:t xml:space="preserve"> Sửa, Xóa )</w:t>
              </w:r>
            </w:ins>
          </w:p>
          <w:p w:rsidR="000472E0" w:rsidRPr="000472E0" w:rsidRDefault="000472E0" w:rsidP="00E80C65">
            <w:pPr>
              <w:pStyle w:val="InfoBlue"/>
              <w:numPr>
                <w:ilvl w:val="0"/>
                <w:numId w:val="38"/>
              </w:numPr>
              <w:spacing w:before="0" w:after="0" w:line="360" w:lineRule="auto"/>
              <w:rPr>
                <w:ins w:id="1164" w:author="FALCON ." w:date="2018-03-25T14:26:00Z"/>
                <w:rFonts w:ascii="Times New Roman" w:hAnsi="Times New Roman"/>
                <w:sz w:val="26"/>
                <w:szCs w:val="26"/>
                <w:lang w:val="vi-VN"/>
                <w:rPrChange w:id="1165" w:author="FALCON ." w:date="2018-03-25T14:26:00Z">
                  <w:rPr>
                    <w:ins w:id="1166" w:author="FALCON ." w:date="2018-03-25T14:26:00Z"/>
                    <w:rFonts w:ascii="Times New Roman" w:hAnsi="Times New Roman"/>
                    <w:sz w:val="26"/>
                    <w:szCs w:val="26"/>
                  </w:rPr>
                </w:rPrChange>
              </w:rPr>
            </w:pPr>
            <w:ins w:id="1167"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1168" w:author="FALCON ." w:date="2018-03-25T14:33:00Z"/>
                <w:rFonts w:ascii="Times New Roman" w:hAnsi="Times New Roman"/>
                <w:sz w:val="26"/>
                <w:szCs w:val="26"/>
                <w:lang w:val="vi-VN"/>
                <w:rPrChange w:id="1169" w:author="FALCON ." w:date="2018-03-25T14:33:00Z">
                  <w:rPr>
                    <w:ins w:id="1170" w:author="FALCON ." w:date="2018-03-25T14:33:00Z"/>
                    <w:rFonts w:ascii="Times New Roman" w:hAnsi="Times New Roman"/>
                    <w:sz w:val="26"/>
                    <w:szCs w:val="26"/>
                  </w:rPr>
                </w:rPrChange>
              </w:rPr>
            </w:pPr>
            <w:ins w:id="1171" w:author="FALCON ." w:date="2018-03-25T14:32:00Z">
              <w:r>
                <w:rPr>
                  <w:rFonts w:ascii="Times New Roman" w:hAnsi="Times New Roman"/>
                  <w:sz w:val="26"/>
                  <w:szCs w:val="26"/>
                </w:rPr>
                <w:t xml:space="preserve">Hệ thống cập nhật dữ liệu </w:t>
              </w:r>
            </w:ins>
            <w:ins w:id="1172"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1173" w:author="FALCON ." w:date="2018-03-22T16:50:00Z"/>
                <w:rFonts w:ascii="Times New Roman" w:hAnsi="Times New Roman"/>
                <w:sz w:val="26"/>
                <w:szCs w:val="26"/>
                <w:lang w:val="vi-VN"/>
              </w:rPr>
            </w:pPr>
            <w:ins w:id="1174" w:author="FALCON ." w:date="2018-03-25T14:33:00Z">
              <w:r>
                <w:rPr>
                  <w:rFonts w:ascii="Times New Roman" w:hAnsi="Times New Roman"/>
                  <w:sz w:val="26"/>
                  <w:szCs w:val="26"/>
                </w:rPr>
                <w:t>Hệ thống quay lại trang quản lý Báo.</w:t>
              </w:r>
            </w:ins>
          </w:p>
        </w:tc>
      </w:tr>
    </w:tbl>
    <w:p w:rsidR="00E80C65" w:rsidRDefault="00E80C65">
      <w:pPr>
        <w:ind w:firstLine="0"/>
        <w:rPr>
          <w:ins w:id="1175" w:author="FALCON ." w:date="2018-03-25T14:38:00Z"/>
        </w:rPr>
        <w:pPrChange w:id="1176" w:author="Minh Đức Lê" w:date="2018-03-22T16:12:00Z">
          <w:pPr/>
        </w:pPrChange>
      </w:pPr>
    </w:p>
    <w:p w:rsidR="009566DD" w:rsidRDefault="009566DD">
      <w:pPr>
        <w:ind w:firstLine="0"/>
        <w:rPr>
          <w:ins w:id="1177" w:author="FALCON ." w:date="2018-03-22T16:49:00Z"/>
        </w:rPr>
        <w:pPrChange w:id="1178" w:author="Minh Đức Lê" w:date="2018-03-22T16:12:00Z">
          <w:pPr/>
        </w:pPrChange>
      </w:pPr>
    </w:p>
    <w:p w:rsidR="00E80C65" w:rsidRDefault="00E80C65">
      <w:pPr>
        <w:ind w:firstLine="0"/>
        <w:rPr>
          <w:ins w:id="1179" w:author="FALCON ." w:date="2018-03-22T16:49:00Z"/>
        </w:rPr>
        <w:pPrChange w:id="1180" w:author="Minh Đức Lê" w:date="2018-03-22T16:12:00Z">
          <w:pPr/>
        </w:pPrChange>
      </w:pPr>
    </w:p>
    <w:p w:rsidR="00E80C65" w:rsidRDefault="004074FE">
      <w:pPr>
        <w:ind w:firstLine="0"/>
        <w:rPr>
          <w:ins w:id="1181" w:author="FALCON ." w:date="2018-03-22T16:49:00Z"/>
        </w:rPr>
        <w:pPrChange w:id="1182" w:author="Minh Đức Lê" w:date="2018-03-22T16:12:00Z">
          <w:pPr/>
        </w:pPrChange>
      </w:pPr>
      <w:ins w:id="1183" w:author="FALCON ." w:date="2018-03-25T14:36:00Z">
        <w:r>
          <w:pict>
            <v:shape id="_x0000_i1031" type="#_x0000_t75" style="width:415.5pt;height:297.75pt">
              <v:imagedata r:id="rId44" o:title="Quan Ly San Pham"/>
            </v:shape>
          </w:pict>
        </w:r>
      </w:ins>
    </w:p>
    <w:p w:rsidR="00E80C65" w:rsidRDefault="002D06AA">
      <w:pPr>
        <w:ind w:firstLine="0"/>
        <w:rPr>
          <w:ins w:id="1184" w:author="FALCON ." w:date="2018-03-22T16:49:00Z"/>
        </w:rPr>
        <w:pPrChange w:id="1185" w:author="Minh Đức Lê" w:date="2018-03-22T16:12:00Z">
          <w:pPr/>
        </w:pPrChange>
      </w:pPr>
      <w:ins w:id="1186" w:author="Minh Đức Lê" w:date="2018-04-06T00:36:00Z">
        <w:r>
          <w:rPr>
            <w:noProof/>
          </w:rPr>
          <w:drawing>
            <wp:inline distT="0" distB="0" distL="0" distR="0">
              <wp:extent cx="5580380" cy="3226001"/>
              <wp:effectExtent l="0" t="0" r="1270" b="0"/>
              <wp:docPr id="28" name="Picture 28" descr="https://scontent.fsgn2-1.fna.fbcdn.net/v/t1.0-9/30127313_1969641236439215_4616713964842123264_o.jpg?_nc_cat=0&amp;oh=7c2b2de1895ae97c547d66addfd76c3f&amp;oe=5B301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1.fna.fbcdn.net/v/t1.0-9/30127313_1969641236439215_4616713964842123264_o.jpg?_nc_cat=0&amp;oh=7c2b2de1895ae97c547d66addfd76c3f&amp;oe=5B30129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226001"/>
                      </a:xfrm>
                      <a:prstGeom prst="rect">
                        <a:avLst/>
                      </a:prstGeom>
                      <a:noFill/>
                      <a:ln>
                        <a:noFill/>
                      </a:ln>
                    </pic:spPr>
                  </pic:pic>
                </a:graphicData>
              </a:graphic>
            </wp:inline>
          </w:drawing>
        </w:r>
      </w:ins>
    </w:p>
    <w:p w:rsidR="00E80C65" w:rsidRDefault="004074FE">
      <w:pPr>
        <w:ind w:firstLine="0"/>
        <w:rPr>
          <w:ins w:id="1187" w:author="FALCON ." w:date="2018-03-25T15:01:00Z"/>
        </w:rPr>
        <w:pPrChange w:id="1188" w:author="Minh Đức Lê" w:date="2018-03-22T16:12:00Z">
          <w:pPr/>
        </w:pPrChange>
      </w:pPr>
      <w:ins w:id="1189" w:author="FALCON ." w:date="2018-03-25T15:01:00Z">
        <w:del w:id="1190" w:author="Minh Đức Lê" w:date="2018-03-25T23:06:00Z">
          <w:r>
            <w:lastRenderedPageBreak/>
            <w:pict>
              <v:shape id="_x0000_i1032" type="#_x0000_t75" style="width:798pt;height:482.25pt">
                <v:imagedata r:id="rId46" o:title="TimKiemThongTinSanPham"/>
              </v:shape>
            </w:pict>
          </w:r>
        </w:del>
      </w:ins>
      <w:ins w:id="1191"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1192" w:author="FALCON ." w:date="2018-03-25T15:01:00Z"/>
        </w:rPr>
        <w:pPrChange w:id="1193" w:author="Minh Đức Lê" w:date="2018-03-22T16:12:00Z">
          <w:pPr/>
        </w:pPrChange>
      </w:pPr>
    </w:p>
    <w:p w:rsidR="009B64D2" w:rsidRDefault="006228A7">
      <w:pPr>
        <w:ind w:firstLine="0"/>
        <w:rPr>
          <w:ins w:id="1194" w:author="FALCON ." w:date="2018-03-25T15:01:00Z"/>
        </w:rPr>
        <w:pPrChange w:id="1195" w:author="Minh Đức Lê" w:date="2018-03-22T16:12:00Z">
          <w:pPr/>
        </w:pPrChange>
      </w:pPr>
      <w:ins w:id="1196"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1197" w:author="FALCON ." w:date="2018-03-25T15:01:00Z">
        <w:del w:id="1198" w:author="Minh Đức Lê" w:date="2018-03-25T23:06:00Z">
          <w:r w:rsidR="004074FE">
            <w:lastRenderedPageBreak/>
            <w:pict>
              <v:shape id="_x0000_i1033" type="#_x0000_t75" style="width:816.75pt;height:738pt">
                <v:imagedata r:id="rId49" o:title="Xoa San Pham"/>
              </v:shape>
            </w:pict>
          </w:r>
          <w:r w:rsidR="004074FE">
            <w:pict>
              <v:shape id="_x0000_i1034" type="#_x0000_t75" style="width:798pt;height:825pt">
                <v:imagedata r:id="rId50" o:title="ChinhSuaThongTinSanPham"/>
              </v:shape>
            </w:pict>
          </w:r>
        </w:del>
      </w:ins>
      <w:ins w:id="1199"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1200" w:author="FALCON ." w:date="2018-03-25T15:01:00Z"/>
        </w:rPr>
        <w:pPrChange w:id="1201" w:author="Minh Đức Lê" w:date="2018-03-22T16:12:00Z">
          <w:pPr/>
        </w:pPrChange>
      </w:pPr>
    </w:p>
    <w:p w:rsidR="009B64D2" w:rsidRDefault="009B64D2">
      <w:pPr>
        <w:ind w:firstLine="0"/>
        <w:rPr>
          <w:ins w:id="1202" w:author="FALCON ." w:date="2018-03-25T14:38:00Z"/>
        </w:rPr>
        <w:pPrChange w:id="1203" w:author="Minh Đức Lê" w:date="2018-03-22T16:12:00Z">
          <w:pPr/>
        </w:pPrChange>
      </w:pPr>
    </w:p>
    <w:p w:rsidR="009566DD" w:rsidRDefault="009566DD">
      <w:pPr>
        <w:ind w:firstLine="0"/>
        <w:rPr>
          <w:ins w:id="1204" w:author="FALCON ." w:date="2018-03-22T16:49:00Z"/>
        </w:rPr>
        <w:pPrChange w:id="1205" w:author="Minh Đức Lê" w:date="2018-03-22T16:12:00Z">
          <w:pPr/>
        </w:pPrChange>
      </w:pPr>
    </w:p>
    <w:p w:rsidR="009566DD" w:rsidRDefault="009566DD" w:rsidP="009566DD">
      <w:pPr>
        <w:ind w:firstLine="0"/>
        <w:rPr>
          <w:ins w:id="1206" w:author="FALCON ." w:date="2018-03-25T14:38:00Z"/>
        </w:rPr>
      </w:pPr>
    </w:p>
    <w:p w:rsidR="009566DD" w:rsidRPr="002A3530" w:rsidRDefault="009566DD" w:rsidP="009566DD">
      <w:pPr>
        <w:pStyle w:val="Heading3"/>
        <w:rPr>
          <w:ins w:id="1207" w:author="FALCON ." w:date="2018-03-25T14:38:00Z"/>
        </w:rPr>
      </w:pPr>
      <w:bookmarkStart w:id="1208" w:name="_Toc510808732"/>
      <w:ins w:id="1209" w:author="FALCON ." w:date="2018-03-25T14:38:00Z">
        <w:r>
          <w:t xml:space="preserve">Quản Lý </w:t>
        </w:r>
      </w:ins>
      <w:ins w:id="1210" w:author="FALCON ." w:date="2018-03-25T14:41:00Z">
        <w:r>
          <w:t>Khách hàng</w:t>
        </w:r>
      </w:ins>
      <w:bookmarkEnd w:id="1208"/>
    </w:p>
    <w:p w:rsidR="009566DD" w:rsidRDefault="009566DD" w:rsidP="009566DD">
      <w:pPr>
        <w:rPr>
          <w:ins w:id="1211"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1212" w:author="FALCON ." w:date="2018-03-25T14:44:00Z"/>
        </w:trPr>
        <w:tc>
          <w:tcPr>
            <w:tcW w:w="9262" w:type="dxa"/>
            <w:gridSpan w:val="2"/>
          </w:tcPr>
          <w:p w:rsidR="00C450C6" w:rsidRPr="00382660" w:rsidRDefault="00C450C6">
            <w:pPr>
              <w:spacing w:line="360" w:lineRule="auto"/>
              <w:rPr>
                <w:ins w:id="1213" w:author="FALCON ." w:date="2018-03-25T14:44:00Z"/>
                <w:b/>
                <w:szCs w:val="26"/>
              </w:rPr>
            </w:pPr>
            <w:ins w:id="1214" w:author="FALCON ." w:date="2018-03-25T14:44:00Z">
              <w:r w:rsidRPr="00732AAF">
                <w:rPr>
                  <w:b/>
                  <w:bCs/>
                  <w:szCs w:val="26"/>
                </w:rPr>
                <w:t xml:space="preserve">Use case: </w:t>
              </w:r>
              <w:r>
                <w:rPr>
                  <w:b/>
                  <w:bCs/>
                  <w:szCs w:val="26"/>
                </w:rPr>
                <w:t>Quản Lý Khách hàng</w:t>
              </w:r>
            </w:ins>
          </w:p>
        </w:tc>
      </w:tr>
      <w:tr w:rsidR="00C450C6" w:rsidRPr="00732AAF" w:rsidTr="001C6409">
        <w:trPr>
          <w:ins w:id="1215" w:author="FALCON ." w:date="2018-03-25T14:44:00Z"/>
        </w:trPr>
        <w:tc>
          <w:tcPr>
            <w:tcW w:w="3678" w:type="dxa"/>
          </w:tcPr>
          <w:p w:rsidR="00C450C6" w:rsidRPr="001213DA" w:rsidRDefault="00C450C6" w:rsidP="00C95B26">
            <w:pPr>
              <w:pStyle w:val="TableHeader"/>
              <w:spacing w:before="0" w:after="0" w:line="360" w:lineRule="auto"/>
              <w:rPr>
                <w:ins w:id="1216" w:author="FALCON ." w:date="2018-03-25T14:44:00Z"/>
                <w:rFonts w:ascii="Times New Roman" w:hAnsi="Times New Roman" w:cs="Times New Roman"/>
                <w:b w:val="0"/>
                <w:sz w:val="26"/>
                <w:szCs w:val="26"/>
              </w:rPr>
            </w:pPr>
            <w:ins w:id="1217"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218" w:author="FALCON ." w:date="2018-03-25T14:44:00Z"/>
                <w:rFonts w:ascii="Times New Roman" w:hAnsi="Times New Roman"/>
                <w:sz w:val="26"/>
                <w:szCs w:val="26"/>
              </w:rPr>
            </w:pPr>
            <w:ins w:id="1219" w:author="FALCON ." w:date="2018-03-25T14:44:00Z">
              <w:r>
                <w:rPr>
                  <w:b/>
                  <w:bCs/>
                  <w:szCs w:val="26"/>
                </w:rPr>
                <w:t>Admin thực hiện chức năng Quản Lý Khách hàng</w:t>
              </w:r>
            </w:ins>
          </w:p>
        </w:tc>
      </w:tr>
      <w:tr w:rsidR="00C450C6" w:rsidRPr="00732AAF" w:rsidTr="001C6409">
        <w:trPr>
          <w:ins w:id="1220" w:author="FALCON ." w:date="2018-03-25T14:44:00Z"/>
        </w:trPr>
        <w:tc>
          <w:tcPr>
            <w:tcW w:w="3678" w:type="dxa"/>
          </w:tcPr>
          <w:p w:rsidR="00C450C6" w:rsidRPr="001213DA" w:rsidRDefault="00C450C6" w:rsidP="00C95B26">
            <w:pPr>
              <w:pStyle w:val="TableHeader"/>
              <w:spacing w:before="0" w:after="0" w:line="360" w:lineRule="auto"/>
              <w:rPr>
                <w:ins w:id="1221" w:author="FALCON ." w:date="2018-03-25T14:44:00Z"/>
                <w:rFonts w:ascii="Times New Roman" w:hAnsi="Times New Roman" w:cs="Times New Roman"/>
                <w:b w:val="0"/>
                <w:sz w:val="26"/>
                <w:szCs w:val="26"/>
              </w:rPr>
            </w:pPr>
            <w:ins w:id="1222"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1223" w:author="FALCON ." w:date="2018-03-25T14:44:00Z"/>
                <w:rFonts w:ascii="Times New Roman" w:hAnsi="Times New Roman"/>
                <w:sz w:val="26"/>
                <w:szCs w:val="26"/>
              </w:rPr>
            </w:pPr>
            <w:ins w:id="1224"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1225" w:author="FALCON ." w:date="2018-03-25T14:44:00Z"/>
        </w:trPr>
        <w:tc>
          <w:tcPr>
            <w:tcW w:w="3678" w:type="dxa"/>
          </w:tcPr>
          <w:p w:rsidR="00C450C6" w:rsidRPr="001213DA" w:rsidRDefault="00C450C6" w:rsidP="00C95B26">
            <w:pPr>
              <w:pStyle w:val="TableHeader"/>
              <w:spacing w:before="0" w:after="0" w:line="360" w:lineRule="auto"/>
              <w:rPr>
                <w:ins w:id="1226" w:author="FALCON ." w:date="2018-03-25T14:44:00Z"/>
                <w:rFonts w:ascii="Times New Roman" w:hAnsi="Times New Roman" w:cs="Times New Roman"/>
                <w:b w:val="0"/>
                <w:sz w:val="26"/>
                <w:szCs w:val="26"/>
              </w:rPr>
            </w:pPr>
            <w:ins w:id="1227"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228" w:author="FALCON ." w:date="2018-03-25T14:44:00Z"/>
                <w:rFonts w:ascii="Times New Roman" w:hAnsi="Times New Roman"/>
                <w:sz w:val="26"/>
                <w:szCs w:val="26"/>
                <w:lang w:val="vi-VN"/>
              </w:rPr>
            </w:pPr>
            <w:ins w:id="1229" w:author="FALCON ." w:date="2018-03-25T14:44:00Z">
              <w:r>
                <w:rPr>
                  <w:rFonts w:ascii="Times New Roman" w:hAnsi="Times New Roman"/>
                  <w:sz w:val="26"/>
                  <w:szCs w:val="26"/>
                </w:rPr>
                <w:t>Admin</w:t>
              </w:r>
            </w:ins>
          </w:p>
        </w:tc>
      </w:tr>
      <w:tr w:rsidR="00C450C6" w:rsidRPr="00D866F6" w:rsidTr="001C6409">
        <w:trPr>
          <w:ins w:id="1230" w:author="FALCON ." w:date="2018-03-25T14:44:00Z"/>
        </w:trPr>
        <w:tc>
          <w:tcPr>
            <w:tcW w:w="3678" w:type="dxa"/>
          </w:tcPr>
          <w:p w:rsidR="00C450C6" w:rsidRPr="001213DA" w:rsidRDefault="00C450C6" w:rsidP="00C95B26">
            <w:pPr>
              <w:pStyle w:val="TableHeader"/>
              <w:spacing w:before="0" w:after="0" w:line="360" w:lineRule="auto"/>
              <w:rPr>
                <w:ins w:id="1231" w:author="FALCON ." w:date="2018-03-25T14:44:00Z"/>
                <w:rFonts w:ascii="Times New Roman" w:hAnsi="Times New Roman" w:cs="Times New Roman"/>
                <w:b w:val="0"/>
                <w:sz w:val="26"/>
                <w:szCs w:val="26"/>
              </w:rPr>
            </w:pPr>
            <w:ins w:id="1232"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233" w:author="FALCON ." w:date="2018-03-25T14:44:00Z"/>
                <w:rFonts w:ascii="Times New Roman" w:hAnsi="Times New Roman"/>
                <w:sz w:val="26"/>
                <w:szCs w:val="26"/>
              </w:rPr>
            </w:pPr>
            <w:ins w:id="1234" w:author="FALCON ." w:date="2018-03-25T14:44:00Z">
              <w:r>
                <w:rPr>
                  <w:rFonts w:ascii="Times New Roman" w:hAnsi="Times New Roman"/>
                  <w:sz w:val="26"/>
                  <w:szCs w:val="26"/>
                </w:rPr>
                <w:t xml:space="preserve"> Cập nhật lại thông tin vào CSDL</w:t>
              </w:r>
            </w:ins>
          </w:p>
        </w:tc>
      </w:tr>
      <w:tr w:rsidR="00C450C6" w:rsidRPr="001213DA" w:rsidTr="001C6409">
        <w:trPr>
          <w:ins w:id="1235" w:author="FALCON ." w:date="2018-03-25T14:44:00Z"/>
        </w:trPr>
        <w:tc>
          <w:tcPr>
            <w:tcW w:w="3678" w:type="dxa"/>
          </w:tcPr>
          <w:p w:rsidR="00C450C6" w:rsidRPr="00732AAF" w:rsidRDefault="00C450C6" w:rsidP="00C95B26">
            <w:pPr>
              <w:pStyle w:val="TableHeader"/>
              <w:spacing w:before="0" w:after="0" w:line="360" w:lineRule="auto"/>
              <w:rPr>
                <w:ins w:id="1236" w:author="FALCON ." w:date="2018-03-25T14:44:00Z"/>
                <w:rFonts w:ascii="Times New Roman" w:hAnsi="Times New Roman" w:cs="Times New Roman"/>
                <w:b w:val="0"/>
                <w:sz w:val="26"/>
                <w:szCs w:val="26"/>
              </w:rPr>
            </w:pPr>
            <w:ins w:id="1237"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1238" w:author="FALCON ." w:date="2018-03-25T14:44:00Z"/>
                <w:rFonts w:ascii="Times New Roman" w:hAnsi="Times New Roman"/>
                <w:sz w:val="26"/>
                <w:szCs w:val="26"/>
                <w:lang w:val="vi-VN"/>
              </w:rPr>
            </w:pPr>
            <w:ins w:id="1239"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1240" w:author="FALCON ." w:date="2018-03-25T14:44:00Z"/>
                <w:rFonts w:ascii="Times New Roman" w:hAnsi="Times New Roman"/>
                <w:sz w:val="26"/>
                <w:szCs w:val="26"/>
                <w:lang w:val="vi-VN"/>
              </w:rPr>
            </w:pPr>
            <w:ins w:id="1241" w:author="FALCON ." w:date="2018-03-25T14:44:00Z">
              <w:r>
                <w:rPr>
                  <w:rFonts w:ascii="Times New Roman" w:hAnsi="Times New Roman"/>
                  <w:sz w:val="26"/>
                  <w:szCs w:val="26"/>
                  <w:lang w:val="en-GB"/>
                </w:rPr>
                <w:t>Admin chọn chức năng (</w:t>
              </w:r>
            </w:ins>
            <w:ins w:id="1242" w:author="FALCON ." w:date="2018-03-25T14:59:00Z">
              <w:r w:rsidR="001C6409">
                <w:rPr>
                  <w:rFonts w:ascii="Times New Roman" w:hAnsi="Times New Roman"/>
                  <w:sz w:val="26"/>
                  <w:szCs w:val="26"/>
                  <w:lang w:val="en-GB"/>
                </w:rPr>
                <w:t xml:space="preserve"> Tìm kiếm</w:t>
              </w:r>
            </w:ins>
            <w:ins w:id="1243"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1244" w:author="FALCON ." w:date="2018-03-25T14:44:00Z"/>
                <w:rFonts w:ascii="Times New Roman" w:hAnsi="Times New Roman"/>
                <w:sz w:val="26"/>
                <w:szCs w:val="26"/>
                <w:lang w:val="vi-VN"/>
              </w:rPr>
            </w:pPr>
            <w:ins w:id="1245"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1246" w:author="FALCON ." w:date="2018-03-25T14:44:00Z"/>
                <w:rFonts w:ascii="Times New Roman" w:hAnsi="Times New Roman"/>
                <w:sz w:val="26"/>
                <w:szCs w:val="26"/>
                <w:lang w:val="vi-VN"/>
              </w:rPr>
            </w:pPr>
            <w:ins w:id="1247"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1248" w:author="FALCON ." w:date="2018-03-25T14:44:00Z"/>
                <w:rFonts w:ascii="Times New Roman" w:hAnsi="Times New Roman"/>
                <w:sz w:val="26"/>
                <w:szCs w:val="26"/>
                <w:lang w:val="vi-VN"/>
              </w:rPr>
            </w:pPr>
            <w:ins w:id="1249"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1250" w:author="FALCON ." w:date="2018-03-25T14:38:00Z"/>
        </w:rPr>
      </w:pPr>
    </w:p>
    <w:p w:rsidR="00E80C65" w:rsidRDefault="00E80C65">
      <w:pPr>
        <w:ind w:firstLine="0"/>
        <w:rPr>
          <w:ins w:id="1251" w:author="FALCON ." w:date="2018-03-22T16:49:00Z"/>
        </w:rPr>
        <w:pPrChange w:id="1252" w:author="Minh Đức Lê" w:date="2018-03-22T16:12:00Z">
          <w:pPr/>
        </w:pPrChange>
      </w:pPr>
    </w:p>
    <w:p w:rsidR="00E80C65" w:rsidRDefault="00E80C65">
      <w:pPr>
        <w:ind w:firstLine="0"/>
        <w:rPr>
          <w:ins w:id="1253" w:author="FALCON ." w:date="2018-03-22T16:49:00Z"/>
        </w:rPr>
        <w:pPrChange w:id="1254" w:author="Minh Đức Lê" w:date="2018-03-22T16:12:00Z">
          <w:pPr/>
        </w:pPrChange>
      </w:pPr>
    </w:p>
    <w:p w:rsidR="00E80C65" w:rsidRDefault="00E80C65">
      <w:pPr>
        <w:ind w:firstLine="0"/>
        <w:rPr>
          <w:ins w:id="1255" w:author="FALCON ." w:date="2018-03-22T16:49:00Z"/>
        </w:rPr>
        <w:pPrChange w:id="1256" w:author="Minh Đức Lê" w:date="2018-03-22T16:12:00Z">
          <w:pPr/>
        </w:pPrChange>
      </w:pPr>
    </w:p>
    <w:p w:rsidR="00E80C65" w:rsidRDefault="004074FE">
      <w:pPr>
        <w:ind w:firstLine="0"/>
        <w:rPr>
          <w:ins w:id="1257" w:author="FALCON ." w:date="2018-03-22T16:49:00Z"/>
        </w:rPr>
        <w:pPrChange w:id="1258" w:author="Minh Đức Lê" w:date="2018-03-22T16:12:00Z">
          <w:pPr/>
        </w:pPrChange>
      </w:pPr>
      <w:ins w:id="1259" w:author="FALCON ." w:date="2018-03-25T14:45:00Z">
        <w:r>
          <w:lastRenderedPageBreak/>
          <w:pict>
            <v:shape id="_x0000_i1035" type="#_x0000_t75" style="width:571.5pt;height:430.5pt">
              <v:imagedata r:id="rId52" o:title="Quan Ly Khach Hang"/>
            </v:shape>
          </w:pict>
        </w:r>
      </w:ins>
    </w:p>
    <w:p w:rsidR="00E80C65" w:rsidRDefault="00E80C65">
      <w:pPr>
        <w:ind w:firstLine="0"/>
        <w:rPr>
          <w:ins w:id="1260" w:author="FALCON ." w:date="2018-03-25T15:00:00Z"/>
        </w:rPr>
        <w:pPrChange w:id="1261" w:author="Minh Đức Lê" w:date="2018-03-22T16:12:00Z">
          <w:pPr/>
        </w:pPrChange>
      </w:pPr>
    </w:p>
    <w:p w:rsidR="009B64D2" w:rsidRDefault="004074FE">
      <w:pPr>
        <w:ind w:firstLine="0"/>
        <w:rPr>
          <w:ins w:id="1262" w:author="FALCON ." w:date="2018-03-25T15:00:00Z"/>
        </w:rPr>
        <w:pPrChange w:id="1263" w:author="Minh Đức Lê" w:date="2018-03-22T16:12:00Z">
          <w:pPr/>
        </w:pPrChange>
      </w:pPr>
      <w:ins w:id="1264" w:author="FALCON ." w:date="2018-03-25T15:00:00Z">
        <w:del w:id="1265" w:author="Minh Đức Lê" w:date="2018-03-25T23:06:00Z">
          <w:r>
            <w:lastRenderedPageBreak/>
            <w:pict>
              <v:shape id="_x0000_i1036" type="#_x0000_t75" style="width:804pt;height:482.25pt">
                <v:imagedata r:id="rId53" o:title="TimKiemThongTinKhachHang"/>
              </v:shape>
            </w:pict>
          </w:r>
        </w:del>
      </w:ins>
      <w:ins w:id="1266"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1267" w:author="FALCON ." w:date="2018-03-25T15:00:00Z"/>
        </w:rPr>
        <w:pPrChange w:id="1268" w:author="Minh Đức Lê" w:date="2018-03-22T16:12:00Z">
          <w:pPr/>
        </w:pPrChange>
      </w:pPr>
    </w:p>
    <w:p w:rsidR="009B64D2" w:rsidRDefault="004074FE">
      <w:pPr>
        <w:ind w:firstLine="0"/>
        <w:rPr>
          <w:ins w:id="1269" w:author="FALCON ." w:date="2018-03-22T16:49:00Z"/>
        </w:rPr>
        <w:pPrChange w:id="1270" w:author="Minh Đức Lê" w:date="2018-03-22T16:12:00Z">
          <w:pPr/>
        </w:pPrChange>
      </w:pPr>
      <w:ins w:id="1271" w:author="FALCON ." w:date="2018-03-25T15:01:00Z">
        <w:del w:id="1272" w:author="Minh Đức Lê" w:date="2018-03-25T23:06:00Z">
          <w:r>
            <w:lastRenderedPageBreak/>
            <w:pict>
              <v:shape id="_x0000_i1037" type="#_x0000_t75" style="width:766.5pt;height:825pt">
                <v:imagedata r:id="rId55" o:title="ChinhSuaThongTinKhachHang"/>
              </v:shape>
            </w:pict>
          </w:r>
        </w:del>
      </w:ins>
      <w:ins w:id="1273"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1274" w:author="FALCON ." w:date="2018-03-25T15:01:00Z"/>
        </w:rPr>
        <w:pPrChange w:id="1275" w:author="Minh Đức Lê" w:date="2018-03-22T16:12:00Z">
          <w:pPr/>
        </w:pPrChange>
      </w:pPr>
    </w:p>
    <w:p w:rsidR="009B64D2" w:rsidRDefault="009B64D2">
      <w:pPr>
        <w:ind w:firstLine="0"/>
        <w:rPr>
          <w:ins w:id="1276" w:author="FALCON ." w:date="2018-03-25T15:01:00Z"/>
        </w:rPr>
        <w:pPrChange w:id="1277" w:author="Minh Đức Lê" w:date="2018-03-22T16:12:00Z">
          <w:pPr/>
        </w:pPrChange>
      </w:pPr>
    </w:p>
    <w:p w:rsidR="009B64D2" w:rsidRDefault="009B64D2">
      <w:pPr>
        <w:ind w:firstLine="0"/>
        <w:rPr>
          <w:ins w:id="1278" w:author="FALCON ." w:date="2018-03-25T15:01:00Z"/>
        </w:rPr>
        <w:pPrChange w:id="1279" w:author="Minh Đức Lê" w:date="2018-03-22T16:12:00Z">
          <w:pPr/>
        </w:pPrChange>
      </w:pPr>
    </w:p>
    <w:p w:rsidR="009B64D2" w:rsidRDefault="009B64D2">
      <w:pPr>
        <w:ind w:firstLine="0"/>
        <w:rPr>
          <w:ins w:id="1280" w:author="FALCON ." w:date="2018-03-25T15:01:00Z"/>
        </w:rPr>
        <w:pPrChange w:id="1281" w:author="Minh Đức Lê" w:date="2018-03-22T16:12:00Z">
          <w:pPr/>
        </w:pPrChange>
      </w:pPr>
    </w:p>
    <w:p w:rsidR="009B64D2" w:rsidRDefault="004074FE">
      <w:pPr>
        <w:ind w:firstLine="0"/>
        <w:rPr>
          <w:ins w:id="1282" w:author="FALCON ." w:date="2018-03-22T16:49:00Z"/>
        </w:rPr>
        <w:pPrChange w:id="1283" w:author="Minh Đức Lê" w:date="2018-03-22T16:12:00Z">
          <w:pPr/>
        </w:pPrChange>
      </w:pPr>
      <w:ins w:id="1284" w:author="FALCON ." w:date="2018-03-25T15:01:00Z">
        <w:del w:id="1285" w:author="Minh Đức Lê" w:date="2018-03-25T23:07:00Z">
          <w:r>
            <w:lastRenderedPageBreak/>
            <w:pict>
              <v:shape id="_x0000_i1038" type="#_x0000_t75" style="width:823.5pt;height:738pt">
                <v:imagedata r:id="rId57" o:title="Xoa Khach Hang"/>
              </v:shape>
            </w:pict>
          </w:r>
        </w:del>
      </w:ins>
      <w:ins w:id="1286"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1287" w:author="FALCON ." w:date="2018-03-25T14:45:00Z"/>
        </w:rPr>
      </w:pPr>
    </w:p>
    <w:p w:rsidR="00C450C6" w:rsidRPr="002A3530" w:rsidRDefault="00C450C6" w:rsidP="00C450C6">
      <w:pPr>
        <w:pStyle w:val="Heading3"/>
        <w:rPr>
          <w:ins w:id="1288" w:author="FALCON ." w:date="2018-03-25T14:45:00Z"/>
        </w:rPr>
      </w:pPr>
      <w:bookmarkStart w:id="1289" w:name="_Toc510808733"/>
      <w:ins w:id="1290" w:author="FALCON ." w:date="2018-03-25T14:45:00Z">
        <w:r>
          <w:t>Quản Lý Đơn Hàng</w:t>
        </w:r>
        <w:bookmarkEnd w:id="1289"/>
      </w:ins>
    </w:p>
    <w:p w:rsidR="00E80C65" w:rsidDel="00A118AD" w:rsidRDefault="00E80C65">
      <w:pPr>
        <w:ind w:firstLine="0"/>
        <w:rPr>
          <w:ins w:id="1291" w:author="FALCON ." w:date="2018-03-25T14:46:00Z"/>
          <w:del w:id="1292" w:author="Minh Đức Lê" w:date="2018-04-08T09:38:00Z"/>
        </w:rPr>
        <w:pPrChange w:id="1293" w:author="Minh Đức Lê" w:date="2018-03-22T16:12:00Z">
          <w:pPr/>
        </w:pPrChange>
      </w:pPr>
    </w:p>
    <w:p w:rsidR="00C450C6" w:rsidRDefault="00C450C6">
      <w:pPr>
        <w:ind w:firstLine="0"/>
        <w:rPr>
          <w:ins w:id="1294" w:author="FALCON ." w:date="2018-03-25T14:46:00Z"/>
        </w:rPr>
        <w:pPrChange w:id="1295"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1296" w:author="FALCON ." w:date="2018-03-25T14:46:00Z"/>
        </w:trPr>
        <w:tc>
          <w:tcPr>
            <w:tcW w:w="9262" w:type="dxa"/>
            <w:gridSpan w:val="2"/>
          </w:tcPr>
          <w:p w:rsidR="00C450C6" w:rsidRPr="00382660" w:rsidRDefault="00C450C6">
            <w:pPr>
              <w:spacing w:line="360" w:lineRule="auto"/>
              <w:rPr>
                <w:ins w:id="1297" w:author="FALCON ." w:date="2018-03-25T14:46:00Z"/>
                <w:b/>
                <w:szCs w:val="26"/>
              </w:rPr>
            </w:pPr>
            <w:ins w:id="1298" w:author="FALCON ." w:date="2018-03-25T14:46:00Z">
              <w:r w:rsidRPr="00732AAF">
                <w:rPr>
                  <w:b/>
                  <w:bCs/>
                  <w:szCs w:val="26"/>
                </w:rPr>
                <w:t xml:space="preserve">Use case: </w:t>
              </w:r>
              <w:r>
                <w:rPr>
                  <w:b/>
                  <w:bCs/>
                  <w:szCs w:val="26"/>
                </w:rPr>
                <w:t>Quản Lý Đơn Hàng</w:t>
              </w:r>
            </w:ins>
          </w:p>
        </w:tc>
      </w:tr>
      <w:tr w:rsidR="00C450C6" w:rsidRPr="00732AAF" w:rsidTr="005D6251">
        <w:trPr>
          <w:ins w:id="1299" w:author="FALCON ." w:date="2018-03-25T14:46:00Z"/>
        </w:trPr>
        <w:tc>
          <w:tcPr>
            <w:tcW w:w="3678" w:type="dxa"/>
          </w:tcPr>
          <w:p w:rsidR="00C450C6" w:rsidRPr="001213DA" w:rsidRDefault="00C450C6" w:rsidP="00C95B26">
            <w:pPr>
              <w:pStyle w:val="TableHeader"/>
              <w:spacing w:before="0" w:after="0" w:line="360" w:lineRule="auto"/>
              <w:rPr>
                <w:ins w:id="1300" w:author="FALCON ." w:date="2018-03-25T14:46:00Z"/>
                <w:rFonts w:ascii="Times New Roman" w:hAnsi="Times New Roman" w:cs="Times New Roman"/>
                <w:b w:val="0"/>
                <w:sz w:val="26"/>
                <w:szCs w:val="26"/>
              </w:rPr>
            </w:pPr>
            <w:ins w:id="1301"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302" w:author="FALCON ." w:date="2018-03-25T14:46:00Z"/>
                <w:rFonts w:ascii="Times New Roman" w:hAnsi="Times New Roman"/>
                <w:sz w:val="26"/>
                <w:szCs w:val="26"/>
              </w:rPr>
            </w:pPr>
            <w:ins w:id="1303" w:author="FALCON ." w:date="2018-03-25T14:46:00Z">
              <w:r>
                <w:rPr>
                  <w:b/>
                  <w:bCs/>
                  <w:szCs w:val="26"/>
                </w:rPr>
                <w:t>Admin thực hiện chức năng Quản Lý Đơn hàng</w:t>
              </w:r>
            </w:ins>
          </w:p>
        </w:tc>
      </w:tr>
      <w:tr w:rsidR="00C450C6" w:rsidRPr="00732AAF" w:rsidTr="005D6251">
        <w:trPr>
          <w:ins w:id="1304" w:author="FALCON ." w:date="2018-03-25T14:46:00Z"/>
        </w:trPr>
        <w:tc>
          <w:tcPr>
            <w:tcW w:w="3678" w:type="dxa"/>
          </w:tcPr>
          <w:p w:rsidR="00C450C6" w:rsidRPr="001213DA" w:rsidRDefault="00C450C6" w:rsidP="00C95B26">
            <w:pPr>
              <w:pStyle w:val="TableHeader"/>
              <w:spacing w:before="0" w:after="0" w:line="360" w:lineRule="auto"/>
              <w:rPr>
                <w:ins w:id="1305" w:author="FALCON ." w:date="2018-03-25T14:46:00Z"/>
                <w:rFonts w:ascii="Times New Roman" w:hAnsi="Times New Roman" w:cs="Times New Roman"/>
                <w:b w:val="0"/>
                <w:sz w:val="26"/>
                <w:szCs w:val="26"/>
              </w:rPr>
            </w:pPr>
            <w:ins w:id="1306"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1307" w:author="FALCON ." w:date="2018-03-25T14:46:00Z"/>
                <w:rFonts w:ascii="Times New Roman" w:hAnsi="Times New Roman"/>
                <w:sz w:val="26"/>
                <w:szCs w:val="26"/>
              </w:rPr>
            </w:pPr>
            <w:ins w:id="1308"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del w:id="1309" w:author="Minh Đức Lê" w:date="2018-04-06T11:57:00Z">
                <w:r w:rsidDel="00A14F28">
                  <w:rPr>
                    <w:rFonts w:ascii="Times New Roman" w:hAnsi="Times New Roman"/>
                    <w:sz w:val="26"/>
                    <w:szCs w:val="26"/>
                  </w:rPr>
                  <w:delText xml:space="preserve"> t</w:delText>
                </w:r>
              </w:del>
              <w:del w:id="1310" w:author="Minh Đức Lê" w:date="2018-04-06T11:56:00Z">
                <w:r w:rsidDel="00A14F28">
                  <w:rPr>
                    <w:rFonts w:ascii="Times New Roman" w:hAnsi="Times New Roman"/>
                    <w:sz w:val="26"/>
                    <w:szCs w:val="26"/>
                  </w:rPr>
                  <w:delText>hêm,</w:delText>
                </w:r>
              </w:del>
              <w:r>
                <w:rPr>
                  <w:rFonts w:ascii="Times New Roman" w:hAnsi="Times New Roman"/>
                  <w:sz w:val="26"/>
                  <w:szCs w:val="26"/>
                </w:rPr>
                <w:t xml:space="preserve"> </w:t>
              </w:r>
              <w:del w:id="1311" w:author="Minh Đức Lê" w:date="2018-04-06T11:57:00Z">
                <w:r w:rsidDel="00A14F28">
                  <w:rPr>
                    <w:rFonts w:ascii="Times New Roman" w:hAnsi="Times New Roman"/>
                    <w:sz w:val="26"/>
                    <w:szCs w:val="26"/>
                  </w:rPr>
                  <w:delText>xóa, sửa, cập nhật Báo</w:delText>
                </w:r>
              </w:del>
            </w:ins>
            <w:ins w:id="1312" w:author="Minh Đức Lê" w:date="2018-04-06T11:57:00Z">
              <w:r w:rsidR="00A14F28">
                <w:rPr>
                  <w:rFonts w:ascii="Times New Roman" w:hAnsi="Times New Roman"/>
                  <w:sz w:val="26"/>
                  <w:szCs w:val="26"/>
                </w:rPr>
                <w:t>Tìm kiếm, Hủy, Xác nhận đơn hàng</w:t>
              </w:r>
            </w:ins>
          </w:p>
        </w:tc>
      </w:tr>
      <w:tr w:rsidR="00C450C6" w:rsidRPr="00732AAF" w:rsidTr="005D6251">
        <w:trPr>
          <w:ins w:id="1313" w:author="FALCON ." w:date="2018-03-25T14:46:00Z"/>
        </w:trPr>
        <w:tc>
          <w:tcPr>
            <w:tcW w:w="3678" w:type="dxa"/>
          </w:tcPr>
          <w:p w:rsidR="00C450C6" w:rsidRPr="001213DA" w:rsidRDefault="00C450C6" w:rsidP="00C95B26">
            <w:pPr>
              <w:pStyle w:val="TableHeader"/>
              <w:spacing w:before="0" w:after="0" w:line="360" w:lineRule="auto"/>
              <w:rPr>
                <w:ins w:id="1314" w:author="FALCON ." w:date="2018-03-25T14:46:00Z"/>
                <w:rFonts w:ascii="Times New Roman" w:hAnsi="Times New Roman" w:cs="Times New Roman"/>
                <w:b w:val="0"/>
                <w:sz w:val="26"/>
                <w:szCs w:val="26"/>
              </w:rPr>
            </w:pPr>
            <w:ins w:id="1315"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316" w:author="FALCON ." w:date="2018-03-25T14:46:00Z"/>
                <w:rFonts w:ascii="Times New Roman" w:hAnsi="Times New Roman"/>
                <w:sz w:val="26"/>
                <w:szCs w:val="26"/>
                <w:lang w:val="vi-VN"/>
              </w:rPr>
            </w:pPr>
            <w:ins w:id="1317" w:author="FALCON ." w:date="2018-03-25T14:46:00Z">
              <w:r>
                <w:rPr>
                  <w:rFonts w:ascii="Times New Roman" w:hAnsi="Times New Roman"/>
                  <w:sz w:val="26"/>
                  <w:szCs w:val="26"/>
                </w:rPr>
                <w:t>Admin</w:t>
              </w:r>
            </w:ins>
          </w:p>
        </w:tc>
      </w:tr>
      <w:tr w:rsidR="00C450C6" w:rsidRPr="00D866F6" w:rsidTr="005D6251">
        <w:trPr>
          <w:ins w:id="1318" w:author="FALCON ." w:date="2018-03-25T14:46:00Z"/>
        </w:trPr>
        <w:tc>
          <w:tcPr>
            <w:tcW w:w="3678" w:type="dxa"/>
          </w:tcPr>
          <w:p w:rsidR="00C450C6" w:rsidRPr="001213DA" w:rsidRDefault="00C450C6" w:rsidP="00C95B26">
            <w:pPr>
              <w:pStyle w:val="TableHeader"/>
              <w:spacing w:before="0" w:after="0" w:line="360" w:lineRule="auto"/>
              <w:rPr>
                <w:ins w:id="1319" w:author="FALCON ." w:date="2018-03-25T14:46:00Z"/>
                <w:rFonts w:ascii="Times New Roman" w:hAnsi="Times New Roman" w:cs="Times New Roman"/>
                <w:b w:val="0"/>
                <w:sz w:val="26"/>
                <w:szCs w:val="26"/>
              </w:rPr>
            </w:pPr>
            <w:ins w:id="1320"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321" w:author="FALCON ." w:date="2018-03-25T14:46:00Z"/>
                <w:rFonts w:ascii="Times New Roman" w:hAnsi="Times New Roman"/>
                <w:sz w:val="26"/>
                <w:szCs w:val="26"/>
              </w:rPr>
            </w:pPr>
            <w:ins w:id="1322" w:author="FALCON ." w:date="2018-03-25T14:46:00Z">
              <w:r>
                <w:rPr>
                  <w:rFonts w:ascii="Times New Roman" w:hAnsi="Times New Roman"/>
                  <w:sz w:val="26"/>
                  <w:szCs w:val="26"/>
                </w:rPr>
                <w:t xml:space="preserve"> Cập nhật lại thông tin vào CSDL</w:t>
              </w:r>
            </w:ins>
          </w:p>
        </w:tc>
      </w:tr>
      <w:tr w:rsidR="00C450C6" w:rsidRPr="001213DA" w:rsidTr="005D6251">
        <w:trPr>
          <w:ins w:id="1323" w:author="FALCON ." w:date="2018-03-25T14:46:00Z"/>
        </w:trPr>
        <w:tc>
          <w:tcPr>
            <w:tcW w:w="3678" w:type="dxa"/>
          </w:tcPr>
          <w:p w:rsidR="00C450C6" w:rsidRPr="00732AAF" w:rsidRDefault="00C450C6" w:rsidP="00C95B26">
            <w:pPr>
              <w:pStyle w:val="TableHeader"/>
              <w:spacing w:before="0" w:after="0" w:line="360" w:lineRule="auto"/>
              <w:rPr>
                <w:ins w:id="1324" w:author="FALCON ." w:date="2018-03-25T14:46:00Z"/>
                <w:rFonts w:ascii="Times New Roman" w:hAnsi="Times New Roman" w:cs="Times New Roman"/>
                <w:b w:val="0"/>
                <w:sz w:val="26"/>
                <w:szCs w:val="26"/>
              </w:rPr>
            </w:pPr>
            <w:ins w:id="1325" w:author="FALCON ." w:date="2018-03-25T14:46: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40"/>
              </w:numPr>
              <w:spacing w:before="0" w:after="0" w:line="360" w:lineRule="auto"/>
              <w:rPr>
                <w:ins w:id="1326" w:author="FALCON ." w:date="2018-03-25T14:46:00Z"/>
                <w:rFonts w:ascii="Times New Roman" w:hAnsi="Times New Roman"/>
                <w:sz w:val="26"/>
                <w:szCs w:val="26"/>
                <w:lang w:val="vi-VN"/>
              </w:rPr>
            </w:pPr>
            <w:ins w:id="1327" w:author="FALCON ." w:date="2018-03-25T14:46:00Z">
              <w:r>
                <w:rPr>
                  <w:rFonts w:ascii="Times New Roman" w:hAnsi="Times New Roman"/>
                  <w:sz w:val="26"/>
                  <w:szCs w:val="26"/>
                </w:rPr>
                <w:t>Hệ thống hiển thị trang quản lý đơn hàng</w:t>
              </w:r>
            </w:ins>
          </w:p>
          <w:p w:rsidR="00C450C6" w:rsidRPr="00732AAF" w:rsidRDefault="00C450C6" w:rsidP="00C450C6">
            <w:pPr>
              <w:pStyle w:val="InfoBlue"/>
              <w:numPr>
                <w:ilvl w:val="0"/>
                <w:numId w:val="40"/>
              </w:numPr>
              <w:spacing w:before="0" w:after="0" w:line="360" w:lineRule="auto"/>
              <w:rPr>
                <w:ins w:id="1328" w:author="FALCON ." w:date="2018-03-25T14:46:00Z"/>
                <w:rFonts w:ascii="Times New Roman" w:hAnsi="Times New Roman"/>
                <w:sz w:val="26"/>
                <w:szCs w:val="26"/>
                <w:lang w:val="vi-VN"/>
              </w:rPr>
            </w:pPr>
            <w:ins w:id="1329" w:author="FALCON ." w:date="2018-03-25T14:46:00Z">
              <w:r>
                <w:rPr>
                  <w:rFonts w:ascii="Times New Roman" w:hAnsi="Times New Roman"/>
                  <w:sz w:val="26"/>
                  <w:szCs w:val="26"/>
                  <w:lang w:val="en-GB"/>
                </w:rPr>
                <w:t>Admin chọn chức năng (</w:t>
              </w:r>
            </w:ins>
            <w:ins w:id="1330" w:author="FALCON ." w:date="2018-03-25T14:59:00Z">
              <w:r w:rsidR="005D6251">
                <w:rPr>
                  <w:rFonts w:ascii="Times New Roman" w:hAnsi="Times New Roman"/>
                  <w:sz w:val="26"/>
                  <w:szCs w:val="26"/>
                  <w:lang w:val="en-GB"/>
                </w:rPr>
                <w:t>Tìm kiếm</w:t>
              </w:r>
            </w:ins>
            <w:ins w:id="1331" w:author="FALCON ." w:date="2018-03-25T14:46:00Z">
              <w:r w:rsidR="009B64D2">
                <w:rPr>
                  <w:rFonts w:ascii="Times New Roman" w:hAnsi="Times New Roman"/>
                  <w:sz w:val="26"/>
                  <w:szCs w:val="26"/>
                  <w:lang w:val="en-GB"/>
                </w:rPr>
                <w:t>, Hủy</w:t>
              </w:r>
            </w:ins>
            <w:ins w:id="1332" w:author="Minh Đức Lê" w:date="2018-04-06T11:57:00Z">
              <w:r w:rsidR="00821D9B">
                <w:rPr>
                  <w:rFonts w:ascii="Times New Roman" w:hAnsi="Times New Roman"/>
                  <w:sz w:val="26"/>
                  <w:szCs w:val="26"/>
                  <w:lang w:val="en-GB"/>
                </w:rPr>
                <w:t xml:space="preserve">, Xác </w:t>
              </w:r>
              <w:r w:rsidR="00821D9B">
                <w:rPr>
                  <w:rFonts w:ascii="Times New Roman" w:hAnsi="Times New Roman"/>
                  <w:sz w:val="26"/>
                  <w:szCs w:val="26"/>
                  <w:lang w:val="en-GB"/>
                </w:rPr>
                <w:lastRenderedPageBreak/>
                <w:t>Nhận</w:t>
              </w:r>
            </w:ins>
            <w:ins w:id="1333" w:author="FALCON ." w:date="2018-03-25T14:46:00Z">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1334" w:author="FALCON ." w:date="2018-03-25T14:46:00Z"/>
                <w:rFonts w:ascii="Times New Roman" w:hAnsi="Times New Roman"/>
                <w:sz w:val="26"/>
                <w:szCs w:val="26"/>
                <w:lang w:val="vi-VN"/>
              </w:rPr>
            </w:pPr>
            <w:ins w:id="1335"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1336" w:author="FALCON ." w:date="2018-03-25T14:46:00Z"/>
                <w:rFonts w:ascii="Times New Roman" w:hAnsi="Times New Roman"/>
                <w:sz w:val="26"/>
                <w:szCs w:val="26"/>
                <w:lang w:val="vi-VN"/>
              </w:rPr>
            </w:pPr>
            <w:ins w:id="1337"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1338" w:author="FALCON ." w:date="2018-03-25T14:46:00Z"/>
                <w:rFonts w:ascii="Times New Roman" w:hAnsi="Times New Roman"/>
                <w:sz w:val="26"/>
                <w:szCs w:val="26"/>
                <w:lang w:val="vi-VN"/>
              </w:rPr>
            </w:pPr>
            <w:ins w:id="1339" w:author="FALCON ." w:date="2018-03-25T14:46:00Z">
              <w:r>
                <w:rPr>
                  <w:rFonts w:ascii="Times New Roman" w:hAnsi="Times New Roman"/>
                  <w:sz w:val="26"/>
                  <w:szCs w:val="26"/>
                </w:rPr>
                <w:t>Hệ thống quay lại trang quản đơn hàng.</w:t>
              </w:r>
            </w:ins>
          </w:p>
        </w:tc>
      </w:tr>
    </w:tbl>
    <w:p w:rsidR="00C450C6" w:rsidRDefault="00C450C6">
      <w:pPr>
        <w:ind w:firstLine="0"/>
        <w:rPr>
          <w:ins w:id="1340" w:author="FALCON ." w:date="2018-03-22T16:49:00Z"/>
        </w:rPr>
        <w:pPrChange w:id="1341" w:author="Minh Đức Lê" w:date="2018-03-22T16:12:00Z">
          <w:pPr/>
        </w:pPrChange>
      </w:pPr>
    </w:p>
    <w:p w:rsidR="00E80C65" w:rsidRDefault="00E80C65">
      <w:pPr>
        <w:ind w:firstLine="0"/>
        <w:rPr>
          <w:ins w:id="1342" w:author="FALCON ." w:date="2018-03-25T14:47:00Z"/>
        </w:rPr>
        <w:pPrChange w:id="1343" w:author="Minh Đức Lê" w:date="2018-03-22T16:12:00Z">
          <w:pPr/>
        </w:pPrChange>
      </w:pPr>
    </w:p>
    <w:p w:rsidR="00C450C6" w:rsidRDefault="00C450C6">
      <w:pPr>
        <w:ind w:firstLine="0"/>
        <w:rPr>
          <w:ins w:id="1344" w:author="FALCON ." w:date="2018-03-25T14:47:00Z"/>
        </w:rPr>
        <w:pPrChange w:id="1345" w:author="Minh Đức Lê" w:date="2018-03-22T16:12:00Z">
          <w:pPr/>
        </w:pPrChange>
      </w:pPr>
    </w:p>
    <w:p w:rsidR="00C450C6" w:rsidRDefault="004074FE">
      <w:pPr>
        <w:ind w:firstLine="0"/>
        <w:rPr>
          <w:ins w:id="1346" w:author="FALCON ." w:date="2018-03-22T16:49:00Z"/>
        </w:rPr>
        <w:pPrChange w:id="1347" w:author="Minh Đức Lê" w:date="2018-03-22T16:12:00Z">
          <w:pPr/>
        </w:pPrChange>
      </w:pPr>
      <w:ins w:id="1348" w:author="FALCON ." w:date="2018-03-25T14:47:00Z">
        <w:del w:id="1349" w:author="Minh Đức Lê" w:date="2018-03-25T23:07:00Z">
          <w:r>
            <w:pict>
              <v:shape id="_x0000_i1039" type="#_x0000_t75" style="width:522.75pt;height:435pt">
                <v:imagedata r:id="rId59" o:title="Quan Ly Don Hang"/>
              </v:shape>
            </w:pict>
          </w:r>
        </w:del>
      </w:ins>
      <w:ins w:id="1350" w:author="Minh Đức Lê" w:date="2018-04-06T12:02:00Z">
        <w:r w:rsidR="00821D9B" w:rsidRPr="00821D9B">
          <w:t xml:space="preserve"> </w:t>
        </w:r>
        <w:r w:rsidR="00821D9B" w:rsidRPr="00821D9B">
          <w:rPr>
            <w:noProof/>
          </w:rPr>
          <w:drawing>
            <wp:inline distT="0" distB="0" distL="0" distR="0">
              <wp:extent cx="5580380" cy="465611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4656114"/>
                      </a:xfrm>
                      <a:prstGeom prst="rect">
                        <a:avLst/>
                      </a:prstGeom>
                      <a:noFill/>
                      <a:ln>
                        <a:noFill/>
                      </a:ln>
                    </pic:spPr>
                  </pic:pic>
                </a:graphicData>
              </a:graphic>
            </wp:inline>
          </w:drawing>
        </w:r>
      </w:ins>
    </w:p>
    <w:p w:rsidR="00E80C65" w:rsidRDefault="002D06AA">
      <w:pPr>
        <w:ind w:firstLine="0"/>
        <w:rPr>
          <w:ins w:id="1351" w:author="FALCON ." w:date="2018-03-22T16:49:00Z"/>
        </w:rPr>
        <w:pPrChange w:id="1352" w:author="Minh Đức Lê" w:date="2018-03-22T16:12:00Z">
          <w:pPr/>
        </w:pPrChange>
      </w:pPr>
      <w:ins w:id="1353" w:author="Minh Đức Lê" w:date="2018-04-06T00:37:00Z">
        <w:r>
          <w:rPr>
            <w:noProof/>
          </w:rPr>
          <w:lastRenderedPageBreak/>
          <w:drawing>
            <wp:inline distT="0" distB="0" distL="0" distR="0">
              <wp:extent cx="5580380" cy="3390344"/>
              <wp:effectExtent l="0" t="0" r="1270" b="635"/>
              <wp:docPr id="30" name="Picture 30" descr="https://scontent.fsgn2-1.fna.fbcdn.net/v/t1.0-9/29790242_1969641219772550_3128231029085569024_o.jpg?_nc_cat=0&amp;oh=5594d3c415b8cfda488f6bc129677b3c&amp;oe=5B2B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2-1.fna.fbcdn.net/v/t1.0-9/29790242_1969641219772550_3128231029085569024_o.jpg?_nc_cat=0&amp;oh=5594d3c415b8cfda488f6bc129677b3c&amp;oe=5B2B29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4074FE">
      <w:pPr>
        <w:ind w:firstLine="0"/>
        <w:rPr>
          <w:ins w:id="1354" w:author="FALCON ." w:date="2018-03-22T16:49:00Z"/>
        </w:rPr>
        <w:pPrChange w:id="1355" w:author="Minh Đức Lê" w:date="2018-03-22T16:12:00Z">
          <w:pPr/>
        </w:pPrChange>
      </w:pPr>
      <w:ins w:id="1356" w:author="FALCON ." w:date="2018-03-25T14:59:00Z">
        <w:del w:id="1357" w:author="Minh Đức Lê" w:date="2018-03-25T23:07:00Z">
          <w:r>
            <w:pict>
              <v:shape id="_x0000_i1040" type="#_x0000_t75" style="width:795pt;height:482.25pt">
                <v:imagedata r:id="rId62" o:title="TimKiemThongTinDonHang"/>
              </v:shape>
            </w:pict>
          </w:r>
        </w:del>
      </w:ins>
      <w:ins w:id="1358" w:author="Minh Đức Lê" w:date="2018-04-06T00:37:00Z">
        <w:r w:rsidR="002D06AA">
          <w:rPr>
            <w:noProof/>
          </w:rPr>
          <w:drawing>
            <wp:inline distT="0" distB="0" distL="0" distR="0">
              <wp:extent cx="5580380" cy="3390344"/>
              <wp:effectExtent l="0" t="0" r="1270" b="635"/>
              <wp:docPr id="29" name="Picture 29" descr="https://scontent.fsgn2-1.fna.fbcdn.net/v/t1.0-9/29791925_1969641226439216_5095966868364066816_o.jpg?_nc_cat=0&amp;oh=3fb3126034f4bf15ea9c4fb118811b61&amp;oe=5B2DD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1.fna.fbcdn.net/v/t1.0-9/29791925_1969641226439216_5095966868364066816_o.jpg?_nc_cat=0&amp;oh=3fb3126034f4bf15ea9c4fb118811b61&amp;oe=5B2DD7D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E80C65">
      <w:pPr>
        <w:ind w:firstLine="0"/>
        <w:rPr>
          <w:ins w:id="1359" w:author="FALCON ." w:date="2018-03-25T14:59:00Z"/>
        </w:rPr>
        <w:pPrChange w:id="1360" w:author="Minh Đức Lê" w:date="2018-03-22T16:12:00Z">
          <w:pPr/>
        </w:pPrChange>
      </w:pPr>
    </w:p>
    <w:p w:rsidR="009B64D2" w:rsidRDefault="009B64D2">
      <w:pPr>
        <w:ind w:firstLine="0"/>
        <w:rPr>
          <w:ins w:id="1361" w:author="FALCON ." w:date="2018-03-25T14:59:00Z"/>
        </w:rPr>
        <w:pPrChange w:id="1362" w:author="Minh Đức Lê" w:date="2018-03-22T16:12:00Z">
          <w:pPr/>
        </w:pPrChange>
      </w:pPr>
    </w:p>
    <w:p w:rsidR="009B64D2" w:rsidRDefault="004074FE">
      <w:pPr>
        <w:ind w:firstLine="0"/>
        <w:rPr>
          <w:ins w:id="1363" w:author="Minh Đức Lê" w:date="2018-04-05T19:16:00Z"/>
        </w:rPr>
        <w:pPrChange w:id="1364" w:author="Minh Đức Lê" w:date="2018-03-22T16:12:00Z">
          <w:pPr/>
        </w:pPrChange>
      </w:pPr>
      <w:ins w:id="1365" w:author="FALCON ." w:date="2018-03-25T15:00:00Z">
        <w:del w:id="1366" w:author="Minh Đức Lê" w:date="2018-03-25T23:07:00Z">
          <w:r>
            <w:lastRenderedPageBreak/>
            <w:pict>
              <v:shape id="_x0000_i1041" type="#_x0000_t75" style="width:814.5pt;height:738pt">
                <v:imagedata r:id="rId64" o:title="Huy Don Hang"/>
              </v:shape>
            </w:pict>
          </w:r>
        </w:del>
      </w:ins>
      <w:ins w:id="1367"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1368" w:author="FALCON ." w:date="2018-03-25T14:59:00Z"/>
        </w:rPr>
        <w:pPrChange w:id="1369" w:author="Minh Đức Lê" w:date="2018-03-22T16:12:00Z">
          <w:pPr/>
        </w:pPrChange>
      </w:pPr>
    </w:p>
    <w:p w:rsidR="009B64D2" w:rsidRDefault="009B64D2">
      <w:pPr>
        <w:ind w:firstLine="0"/>
        <w:rPr>
          <w:ins w:id="1370" w:author="FALCON ." w:date="2018-03-25T14:59:00Z"/>
        </w:rPr>
        <w:pPrChange w:id="1371" w:author="Minh Đức Lê" w:date="2018-03-22T16:12:00Z">
          <w:pPr/>
        </w:pPrChange>
      </w:pPr>
    </w:p>
    <w:p w:rsidR="009B64D2" w:rsidRDefault="009B64D2">
      <w:pPr>
        <w:ind w:firstLine="0"/>
        <w:rPr>
          <w:ins w:id="1372" w:author="FALCON ." w:date="2018-03-25T14:59:00Z"/>
        </w:rPr>
        <w:pPrChange w:id="1373" w:author="Minh Đức Lê" w:date="2018-03-22T16:12:00Z">
          <w:pPr/>
        </w:pPrChange>
      </w:pPr>
    </w:p>
    <w:p w:rsidR="009B64D2" w:rsidRDefault="00AB4D61">
      <w:pPr>
        <w:ind w:firstLine="0"/>
        <w:rPr>
          <w:ins w:id="1374" w:author="FALCON ." w:date="2018-03-25T14:59:00Z"/>
        </w:rPr>
        <w:pPrChange w:id="1375" w:author="Minh Đức Lê" w:date="2018-03-22T16:12:00Z">
          <w:pPr/>
        </w:pPrChange>
      </w:pPr>
      <w:ins w:id="1376" w:author="Minh Đức Lê" w:date="2018-03-25T23:12:00Z">
        <w:r>
          <w:t>3.2.8</w:t>
        </w:r>
      </w:ins>
    </w:p>
    <w:p w:rsidR="009B64D2" w:rsidRDefault="009B64D2">
      <w:pPr>
        <w:ind w:firstLine="0"/>
        <w:rPr>
          <w:ins w:id="1377" w:author="FALCON ." w:date="2018-03-25T14:59:00Z"/>
        </w:rPr>
        <w:pPrChange w:id="1378" w:author="Minh Đức Lê" w:date="2018-03-22T16:12:00Z">
          <w:pPr/>
        </w:pPrChange>
      </w:pPr>
    </w:p>
    <w:p w:rsidR="009B64D2" w:rsidRDefault="009B64D2">
      <w:pPr>
        <w:ind w:firstLine="0"/>
        <w:rPr>
          <w:ins w:id="1379" w:author="FALCON ." w:date="2018-03-25T14:59:00Z"/>
        </w:rPr>
        <w:pPrChange w:id="1380" w:author="Minh Đức Lê" w:date="2018-03-22T16:12:00Z">
          <w:pPr/>
        </w:pPrChange>
      </w:pPr>
    </w:p>
    <w:p w:rsidR="009B64D2" w:rsidRDefault="009B64D2">
      <w:pPr>
        <w:ind w:firstLine="0"/>
        <w:rPr>
          <w:ins w:id="1381" w:author="FALCON ." w:date="2018-03-25T14:59:00Z"/>
        </w:rPr>
        <w:pPrChange w:id="1382"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1383" w:author="Minh Đức Lê" w:date="2018-03-22T16:12:00Z">
          <w:pPr/>
        </w:pPrChange>
      </w:pPr>
    </w:p>
    <w:p w:rsidR="00BB71A4" w:rsidRDefault="008D201A" w:rsidP="002D1367">
      <w:pPr>
        <w:pStyle w:val="Heading1"/>
        <w:jc w:val="both"/>
      </w:pPr>
      <w:bookmarkStart w:id="1384" w:name="_Toc510808734"/>
      <w:r>
        <w:lastRenderedPageBreak/>
        <w:t>:</w:t>
      </w:r>
      <w:bookmarkStart w:id="1385" w:name="_Toc169424250"/>
      <w:r>
        <w:t xml:space="preserve"> </w:t>
      </w:r>
      <w:r w:rsidR="0007352A">
        <w:t xml:space="preserve">THIẾT KẾ VÀ </w:t>
      </w:r>
      <w:bookmarkEnd w:id="1385"/>
      <w:r>
        <w:t>HIỆN THỰC</w:t>
      </w:r>
      <w:bookmarkEnd w:id="1384"/>
    </w:p>
    <w:p w:rsidR="00535CEF" w:rsidRDefault="00535CEF" w:rsidP="00535CEF">
      <w:pPr>
        <w:rPr>
          <w:ins w:id="1386" w:author="Minh Đức Lê" w:date="2018-04-08T08:20:00Z"/>
        </w:rPr>
      </w:pPr>
      <w:r>
        <w:t>Chương này sinh viên trình bày quá trình thiết kế, thử nghiệm và hiện thực hệ thống hoặc bài toán.</w:t>
      </w:r>
    </w:p>
    <w:p w:rsidR="00494DF2" w:rsidRDefault="00494DF2" w:rsidP="00494DF2">
      <w:pPr>
        <w:pStyle w:val="Heading2"/>
        <w:rPr>
          <w:ins w:id="1387" w:author="Minh Đức Lê" w:date="2018-04-08T08:20:00Z"/>
        </w:rPr>
      </w:pPr>
      <w:ins w:id="1388" w:author="Minh Đức Lê" w:date="2018-04-08T08:20:00Z">
        <w:r>
          <w:t>Sơ đồ Class</w:t>
        </w:r>
      </w:ins>
    </w:p>
    <w:p w:rsidR="00494DF2" w:rsidRPr="00CA5FAC" w:rsidRDefault="00494DF2" w:rsidP="00494DF2">
      <w:pPr>
        <w:rPr>
          <w:ins w:id="1389" w:author="Minh Đức Lê" w:date="2018-04-08T08:20:00Z"/>
        </w:rPr>
      </w:pPr>
      <w:ins w:id="1390" w:author="Minh Đức Lê" w:date="2018-04-08T08:20:00Z">
        <w:r w:rsidRPr="00CA5FAC">
          <w:rPr>
            <w:noProof/>
          </w:rPr>
          <w:drawing>
            <wp:inline distT="0" distB="0" distL="0" distR="0" wp14:anchorId="2EF51EAF" wp14:editId="0CA6FD3D">
              <wp:extent cx="5580380" cy="3101283"/>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3101283"/>
                      </a:xfrm>
                      <a:prstGeom prst="rect">
                        <a:avLst/>
                      </a:prstGeom>
                      <a:noFill/>
                      <a:ln>
                        <a:noFill/>
                      </a:ln>
                    </pic:spPr>
                  </pic:pic>
                </a:graphicData>
              </a:graphic>
            </wp:inline>
          </w:drawing>
        </w:r>
      </w:ins>
    </w:p>
    <w:p w:rsidR="00494DF2" w:rsidRDefault="00494DF2" w:rsidP="00535CEF">
      <w:pPr>
        <w:rPr>
          <w:ins w:id="1391" w:author="Minh Đức Lê" w:date="2018-04-06T20:35:00Z"/>
        </w:rPr>
      </w:pPr>
    </w:p>
    <w:p w:rsidR="00D76BD6" w:rsidRDefault="00D76BD6">
      <w:pPr>
        <w:pStyle w:val="Heading2"/>
        <w:rPr>
          <w:ins w:id="1392" w:author="Minh Đức Lê" w:date="2018-04-06T20:35:00Z"/>
        </w:rPr>
        <w:pPrChange w:id="1393" w:author="Minh Đức Lê" w:date="2018-04-06T20:35:00Z">
          <w:pPr/>
        </w:pPrChange>
      </w:pPr>
      <w:ins w:id="1394" w:author="Minh Đức Lê" w:date="2018-04-06T20:35:00Z">
        <w:r>
          <w:lastRenderedPageBreak/>
          <w:t>Sơ đồ Sitemap</w:t>
        </w:r>
      </w:ins>
    </w:p>
    <w:p w:rsidR="00D76BD6" w:rsidRPr="00D76BD6" w:rsidRDefault="00D76BD6">
      <w:ins w:id="1395" w:author="Minh Đức Lê" w:date="2018-04-06T20:35:00Z">
        <w:r w:rsidRPr="00D76BD6">
          <w:rPr>
            <w:noProof/>
          </w:rPr>
          <w:drawing>
            <wp:inline distT="0" distB="0" distL="0" distR="0">
              <wp:extent cx="5580380" cy="4424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4424640"/>
                      </a:xfrm>
                      <a:prstGeom prst="rect">
                        <a:avLst/>
                      </a:prstGeom>
                      <a:noFill/>
                      <a:ln>
                        <a:noFill/>
                      </a:ln>
                    </pic:spPr>
                  </pic:pic>
                </a:graphicData>
              </a:graphic>
            </wp:inline>
          </w:drawing>
        </w:r>
      </w:ins>
    </w:p>
    <w:p w:rsidR="001A08FA" w:rsidRPr="00A16910" w:rsidRDefault="001A08FA" w:rsidP="002D6ECA">
      <w:pPr>
        <w:pStyle w:val="Heading2"/>
      </w:pPr>
      <w:del w:id="1396" w:author="Minh Đức Lê" w:date="2018-04-06T00:52:00Z">
        <w:r w:rsidDel="00110574">
          <w:lastRenderedPageBreak/>
          <w:delText>Tiêu đề mục</w:delText>
        </w:r>
      </w:del>
      <w:bookmarkStart w:id="1397" w:name="_Toc510808735"/>
      <w:ins w:id="1398" w:author="Minh Đức Lê" w:date="2018-04-06T00:52:00Z">
        <w:r w:rsidR="00110574">
          <w:t>Thiết kết giao diện</w:t>
        </w:r>
      </w:ins>
      <w:ins w:id="1399" w:author="Minh Đức Lê" w:date="2018-04-06T12:51:00Z">
        <w:r w:rsidR="003F2B99">
          <w:rPr>
            <w:lang w:val="vi-VN"/>
          </w:rPr>
          <w:t xml:space="preserve"> phác thảo</w:t>
        </w:r>
      </w:ins>
      <w:bookmarkEnd w:id="1397"/>
    </w:p>
    <w:p w:rsidR="001A08FA" w:rsidRDefault="001A08FA" w:rsidP="001A08FA">
      <w:pPr>
        <w:pStyle w:val="Heading3"/>
        <w:rPr>
          <w:ins w:id="1400" w:author="Minh Đức Lê" w:date="2018-04-06T12:52:00Z"/>
          <w:lang w:val="vi-VN"/>
        </w:rPr>
      </w:pPr>
      <w:del w:id="1401" w:author="Minh Đức Lê" w:date="2018-04-06T12:52:00Z">
        <w:r w:rsidDel="003F2B99">
          <w:delText>Tiêu đề tiểu mục</w:delText>
        </w:r>
      </w:del>
      <w:bookmarkStart w:id="1402" w:name="_Toc510808736"/>
      <w:ins w:id="1403" w:author="Minh Đức Lê" w:date="2018-04-06T12:52:00Z">
        <w:r w:rsidR="003F2B99">
          <w:rPr>
            <w:lang w:val="vi-VN"/>
          </w:rPr>
          <w:t>Giao diện danh mục</w:t>
        </w:r>
        <w:bookmarkEnd w:id="1402"/>
      </w:ins>
    </w:p>
    <w:p w:rsidR="003F2B99" w:rsidRPr="003F2B99" w:rsidDel="003F2B99" w:rsidRDefault="003F2B99">
      <w:pPr>
        <w:rPr>
          <w:del w:id="1404" w:author="Minh Đức Lê" w:date="2018-04-06T12:52:00Z"/>
          <w:lang w:val="vi-VN"/>
          <w:rPrChange w:id="1405" w:author="Minh Đức Lê" w:date="2018-04-06T12:52:00Z">
            <w:rPr>
              <w:del w:id="1406" w:author="Minh Đức Lê" w:date="2018-04-06T12:52:00Z"/>
            </w:rPr>
          </w:rPrChange>
        </w:rPr>
        <w:pPrChange w:id="1407" w:author="Minh Đức Lê" w:date="2018-04-06T12:52:00Z">
          <w:pPr>
            <w:pStyle w:val="Heading3"/>
          </w:pPr>
        </w:pPrChange>
      </w:pPr>
    </w:p>
    <w:p w:rsidR="001A08FA" w:rsidRPr="003F2B99" w:rsidRDefault="00510BA3" w:rsidP="00585F4E">
      <w:pPr>
        <w:rPr>
          <w:lang w:val="vi-VN"/>
          <w:rPrChange w:id="1408" w:author="Minh Đức Lê" w:date="2018-04-06T12:52:00Z">
            <w:rPr/>
          </w:rPrChange>
        </w:rPr>
      </w:pPr>
      <w:del w:id="1409" w:author="Minh Đức Lê" w:date="2018-04-06T12:52:00Z">
        <w:r w:rsidDel="003F2B99">
          <w:delText>Nội dung tiểu  mục</w:delText>
        </w:r>
      </w:del>
      <w:ins w:id="1410" w:author="Minh Đức Lê" w:date="2018-04-06T12:53:00Z">
        <w:r w:rsidR="003F2B99">
          <w:rPr>
            <w:noProof/>
          </w:rPr>
          <w:drawing>
            <wp:inline distT="0" distB="0" distL="0" distR="0">
              <wp:extent cx="5569585" cy="511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9585" cy="5118100"/>
                      </a:xfrm>
                      <a:prstGeom prst="rect">
                        <a:avLst/>
                      </a:prstGeom>
                      <a:noFill/>
                      <a:ln>
                        <a:noFill/>
                      </a:ln>
                    </pic:spPr>
                  </pic:pic>
                </a:graphicData>
              </a:graphic>
            </wp:inline>
          </w:drawing>
        </w:r>
      </w:ins>
    </w:p>
    <w:p w:rsidR="001A08FA" w:rsidRDefault="001A08FA" w:rsidP="001A08FA">
      <w:pPr>
        <w:pStyle w:val="Heading3"/>
        <w:rPr>
          <w:ins w:id="1411" w:author="Minh Đức Lê" w:date="2018-04-06T12:57:00Z"/>
          <w:lang w:val="vi-VN"/>
        </w:rPr>
      </w:pPr>
      <w:del w:id="1412" w:author="Minh Đức Lê" w:date="2018-04-06T12:52:00Z">
        <w:r w:rsidDel="003F2B99">
          <w:lastRenderedPageBreak/>
          <w:delText>Tiêu đề tiểu mục</w:delText>
        </w:r>
      </w:del>
      <w:bookmarkStart w:id="1413" w:name="_Toc510808737"/>
      <w:ins w:id="1414" w:author="Minh Đức Lê" w:date="2018-04-06T12:52:00Z">
        <w:r w:rsidR="003F2B99">
          <w:rPr>
            <w:lang w:val="vi-VN"/>
          </w:rPr>
          <w:t xml:space="preserve">Giao diện </w:t>
        </w:r>
      </w:ins>
      <w:ins w:id="1415" w:author="Minh Đức Lê" w:date="2018-04-06T12:55:00Z">
        <w:r w:rsidR="003F2B99">
          <w:rPr>
            <w:lang w:val="vi-VN"/>
          </w:rPr>
          <w:t>chi tiết báo</w:t>
        </w:r>
      </w:ins>
      <w:bookmarkEnd w:id="1413"/>
    </w:p>
    <w:p w:rsidR="003F2B99" w:rsidRDefault="00785F1E">
      <w:pPr>
        <w:rPr>
          <w:ins w:id="1416" w:author="Minh Đức Lê" w:date="2018-04-06T12:57:00Z"/>
          <w:lang w:val="vi-VN"/>
        </w:rPr>
        <w:pPrChange w:id="1417" w:author="Minh Đức Lê" w:date="2018-04-06T12:57:00Z">
          <w:pPr>
            <w:pStyle w:val="Heading3"/>
          </w:pPr>
        </w:pPrChange>
      </w:pPr>
      <w:ins w:id="1418" w:author="Minh Đức Lê" w:date="2018-04-06T13:16:00Z">
        <w:r>
          <w:rPr>
            <w:noProof/>
            <w:rPrChange w:id="1419" w:author="Unknown">
              <w:rPr>
                <w:b w:val="0"/>
                <w:bCs w:val="0"/>
                <w:i w:val="0"/>
                <w:noProof/>
              </w:rPr>
            </w:rPrChange>
          </w:rPr>
          <w:drawing>
            <wp:inline distT="0" distB="0" distL="0" distR="0">
              <wp:extent cx="5569585" cy="419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9585" cy="4192270"/>
                      </a:xfrm>
                      <a:prstGeom prst="rect">
                        <a:avLst/>
                      </a:prstGeom>
                      <a:noFill/>
                      <a:ln>
                        <a:noFill/>
                      </a:ln>
                    </pic:spPr>
                  </pic:pic>
                </a:graphicData>
              </a:graphic>
            </wp:inline>
          </w:drawing>
        </w:r>
      </w:ins>
    </w:p>
    <w:p w:rsidR="003F2B99" w:rsidRDefault="003F2B99">
      <w:pPr>
        <w:rPr>
          <w:ins w:id="1420" w:author="Minh Đức Lê" w:date="2018-04-06T12:57:00Z"/>
          <w:lang w:val="vi-VN"/>
        </w:rPr>
        <w:pPrChange w:id="1421" w:author="Minh Đức Lê" w:date="2018-04-06T12:57:00Z">
          <w:pPr>
            <w:pStyle w:val="Heading3"/>
          </w:pPr>
        </w:pPrChange>
      </w:pPr>
    </w:p>
    <w:p w:rsidR="003F2B99" w:rsidRDefault="003F2B99">
      <w:pPr>
        <w:pStyle w:val="Heading3"/>
        <w:rPr>
          <w:ins w:id="1422" w:author="Minh Đức Lê" w:date="2018-04-06T12:58:00Z"/>
          <w:lang w:val="vi-VN"/>
        </w:rPr>
      </w:pPr>
      <w:bookmarkStart w:id="1423" w:name="_Toc510808738"/>
      <w:ins w:id="1424" w:author="Minh Đức Lê" w:date="2018-04-06T12:58:00Z">
        <w:r>
          <w:rPr>
            <w:lang w:val="vi-VN"/>
          </w:rPr>
          <w:lastRenderedPageBreak/>
          <w:t>Giao diện giỏ báo</w:t>
        </w:r>
        <w:bookmarkEnd w:id="1423"/>
      </w:ins>
    </w:p>
    <w:p w:rsidR="003F2B99" w:rsidRDefault="003F2B99">
      <w:pPr>
        <w:rPr>
          <w:ins w:id="1425" w:author="Minh Đức Lê" w:date="2018-04-06T12:59:00Z"/>
          <w:lang w:val="vi-VN"/>
        </w:rPr>
        <w:pPrChange w:id="1426" w:author="Minh Đức Lê" w:date="2018-04-06T12:58:00Z">
          <w:pPr>
            <w:pStyle w:val="Heading3"/>
          </w:pPr>
        </w:pPrChange>
      </w:pPr>
      <w:ins w:id="1427" w:author="Minh Đức Lê" w:date="2018-04-06T12:58:00Z">
        <w:r>
          <w:rPr>
            <w:noProof/>
            <w:rPrChange w:id="1428" w:author="Unknown">
              <w:rPr>
                <w:b w:val="0"/>
                <w:bCs w:val="0"/>
                <w:i w:val="0"/>
                <w:noProof/>
              </w:rPr>
            </w:rPrChange>
          </w:rPr>
          <w:drawing>
            <wp:inline distT="0" distB="0" distL="0" distR="0">
              <wp:extent cx="5569585"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ins>
    </w:p>
    <w:p w:rsidR="003F2B99" w:rsidRDefault="003F2B99">
      <w:pPr>
        <w:pStyle w:val="Heading3"/>
        <w:rPr>
          <w:ins w:id="1429" w:author="Minh Đức Lê" w:date="2018-04-06T12:59:00Z"/>
          <w:lang w:val="vi-VN"/>
        </w:rPr>
      </w:pPr>
      <w:bookmarkStart w:id="1430" w:name="_Toc510808739"/>
      <w:ins w:id="1431" w:author="Minh Đức Lê" w:date="2018-04-06T12:59:00Z">
        <w:r>
          <w:rPr>
            <w:lang w:val="vi-VN"/>
          </w:rPr>
          <w:t>Giao diện thanh toán</w:t>
        </w:r>
        <w:bookmarkEnd w:id="1430"/>
      </w:ins>
    </w:p>
    <w:p w:rsidR="003F2B99" w:rsidRDefault="007013B5">
      <w:pPr>
        <w:rPr>
          <w:ins w:id="1432" w:author="Minh Đức Lê" w:date="2018-04-06T19:22:00Z"/>
          <w:lang w:val="vi-VN"/>
        </w:rPr>
        <w:pPrChange w:id="1433" w:author="Minh Đức Lê" w:date="2018-04-06T12:59:00Z">
          <w:pPr>
            <w:pStyle w:val="Heading3"/>
          </w:pPr>
        </w:pPrChange>
      </w:pPr>
      <w:ins w:id="1434" w:author="Minh Đức Lê" w:date="2018-04-06T13:14:00Z">
        <w:r>
          <w:rPr>
            <w:noProof/>
            <w:rPrChange w:id="1435" w:author="Unknown">
              <w:rPr>
                <w:b w:val="0"/>
                <w:bCs w:val="0"/>
                <w:i w:val="0"/>
                <w:noProof/>
              </w:rPr>
            </w:rPrChange>
          </w:rPr>
          <w:drawing>
            <wp:inline distT="0" distB="0" distL="0" distR="0">
              <wp:extent cx="5569585" cy="1959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9585" cy="1959610"/>
                      </a:xfrm>
                      <a:prstGeom prst="rect">
                        <a:avLst/>
                      </a:prstGeom>
                      <a:noFill/>
                      <a:ln>
                        <a:noFill/>
                      </a:ln>
                    </pic:spPr>
                  </pic:pic>
                </a:graphicData>
              </a:graphic>
            </wp:inline>
          </w:drawing>
        </w:r>
      </w:ins>
    </w:p>
    <w:p w:rsidR="00C43B60" w:rsidRDefault="00C43B60">
      <w:pPr>
        <w:pStyle w:val="Heading3"/>
        <w:rPr>
          <w:ins w:id="1436" w:author="Minh Đức Lê" w:date="2018-04-06T19:23:00Z"/>
          <w:rFonts w:cs="Times New Roman"/>
          <w:b w:val="0"/>
          <w:bCs w:val="0"/>
          <w:i w:val="0"/>
          <w:szCs w:val="24"/>
        </w:rPr>
      </w:pPr>
      <w:bookmarkStart w:id="1437" w:name="_Toc510808740"/>
      <w:ins w:id="1438" w:author="Minh Đức Lê" w:date="2018-04-06T19:23:00Z">
        <w:r>
          <w:rPr>
            <w:rFonts w:cs="Times New Roman"/>
            <w:b w:val="0"/>
            <w:bCs w:val="0"/>
            <w:i w:val="0"/>
            <w:szCs w:val="24"/>
          </w:rPr>
          <w:lastRenderedPageBreak/>
          <w:t>Giao diện quản lý đợn hàng</w:t>
        </w:r>
        <w:bookmarkEnd w:id="1437"/>
      </w:ins>
    </w:p>
    <w:p w:rsidR="00C43B60" w:rsidRDefault="00C43B60">
      <w:pPr>
        <w:rPr>
          <w:ins w:id="1439" w:author="Minh Đức Lê" w:date="2018-04-06T19:23:00Z"/>
        </w:rPr>
        <w:pPrChange w:id="1440" w:author="Minh Đức Lê" w:date="2018-04-06T19:23:00Z">
          <w:pPr>
            <w:pStyle w:val="Heading3"/>
          </w:pPr>
        </w:pPrChange>
      </w:pPr>
      <w:ins w:id="1441" w:author="Minh Đức Lê" w:date="2018-04-06T19:23:00Z">
        <w:r>
          <w:rPr>
            <w:noProof/>
            <w:rPrChange w:id="1442" w:author="Unknown">
              <w:rPr>
                <w:noProof/>
              </w:rPr>
            </w:rPrChange>
          </w:rPr>
          <w:drawing>
            <wp:inline distT="0" distB="0" distL="0" distR="0">
              <wp:extent cx="55721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125" cy="3438525"/>
                      </a:xfrm>
                      <a:prstGeom prst="rect">
                        <a:avLst/>
                      </a:prstGeom>
                      <a:noFill/>
                      <a:ln>
                        <a:noFill/>
                      </a:ln>
                    </pic:spPr>
                  </pic:pic>
                </a:graphicData>
              </a:graphic>
            </wp:inline>
          </w:drawing>
        </w:r>
      </w:ins>
    </w:p>
    <w:p w:rsidR="00C43B60" w:rsidRDefault="00C43B60">
      <w:pPr>
        <w:pStyle w:val="Heading3"/>
        <w:rPr>
          <w:ins w:id="1443" w:author="Minh Đức Lê" w:date="2018-04-06T19:33:00Z"/>
        </w:rPr>
      </w:pPr>
      <w:bookmarkStart w:id="1444" w:name="_Toc510808741"/>
      <w:ins w:id="1445" w:author="Minh Đức Lê" w:date="2018-04-06T19:23:00Z">
        <w:r>
          <w:t xml:space="preserve">Giao diện </w:t>
        </w:r>
      </w:ins>
      <w:ins w:id="1446" w:author="Minh Đức Lê" w:date="2018-04-06T19:33:00Z">
        <w:r>
          <w:t>quản lý người dùng</w:t>
        </w:r>
        <w:bookmarkEnd w:id="1444"/>
      </w:ins>
    </w:p>
    <w:p w:rsidR="00C43B60" w:rsidRDefault="00C43B60">
      <w:pPr>
        <w:rPr>
          <w:ins w:id="1447" w:author="Minh Đức Lê" w:date="2018-04-06T19:43:00Z"/>
        </w:rPr>
        <w:pPrChange w:id="1448" w:author="Minh Đức Lê" w:date="2018-04-06T19:33:00Z">
          <w:pPr>
            <w:pStyle w:val="Heading3"/>
          </w:pPr>
        </w:pPrChange>
      </w:pPr>
      <w:ins w:id="1449" w:author="Minh Đức Lê" w:date="2018-04-06T19:34:00Z">
        <w:r>
          <w:rPr>
            <w:noProof/>
            <w:rPrChange w:id="1450" w:author="Unknown">
              <w:rPr>
                <w:noProof/>
              </w:rPr>
            </w:rPrChange>
          </w:rPr>
          <w:drawing>
            <wp:inline distT="0" distB="0" distL="0" distR="0">
              <wp:extent cx="5572760" cy="2338070"/>
              <wp:effectExtent l="0" t="0" r="889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2760" cy="2338070"/>
                      </a:xfrm>
                      <a:prstGeom prst="rect">
                        <a:avLst/>
                      </a:prstGeom>
                      <a:noFill/>
                      <a:ln>
                        <a:noFill/>
                      </a:ln>
                    </pic:spPr>
                  </pic:pic>
                </a:graphicData>
              </a:graphic>
            </wp:inline>
          </w:drawing>
        </w:r>
      </w:ins>
    </w:p>
    <w:p w:rsidR="00161A14" w:rsidRDefault="00161A14">
      <w:pPr>
        <w:pStyle w:val="Heading3"/>
        <w:rPr>
          <w:ins w:id="1451" w:author="Minh Đức Lê" w:date="2018-04-06T19:43:00Z"/>
        </w:rPr>
      </w:pPr>
      <w:bookmarkStart w:id="1452" w:name="_Toc510808742"/>
      <w:ins w:id="1453" w:author="Minh Đức Lê" w:date="2018-04-06T19:43:00Z">
        <w:r>
          <w:lastRenderedPageBreak/>
          <w:t>Giao diện quản lý báo</w:t>
        </w:r>
        <w:bookmarkEnd w:id="1452"/>
      </w:ins>
    </w:p>
    <w:p w:rsidR="00161A14" w:rsidRPr="00161A14" w:rsidRDefault="00161A14">
      <w:pPr>
        <w:rPr>
          <w:rPrChange w:id="1454" w:author="Minh Đức Lê" w:date="2018-04-06T19:43:00Z">
            <w:rPr/>
          </w:rPrChange>
        </w:rPr>
        <w:pPrChange w:id="1455" w:author="Minh Đức Lê" w:date="2018-04-06T19:43:00Z">
          <w:pPr>
            <w:pStyle w:val="Heading3"/>
          </w:pPr>
        </w:pPrChange>
      </w:pPr>
      <w:ins w:id="1456" w:author="Minh Đức Lê" w:date="2018-04-06T19:44:00Z">
        <w:r>
          <w:rPr>
            <w:noProof/>
            <w:rPrChange w:id="1457" w:author="Unknown">
              <w:rPr>
                <w:noProof/>
              </w:rPr>
            </w:rPrChange>
          </w:rPr>
          <w:drawing>
            <wp:inline distT="0" distB="0" distL="0" distR="0">
              <wp:extent cx="5572760" cy="23634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760" cy="2363470"/>
                      </a:xfrm>
                      <a:prstGeom prst="rect">
                        <a:avLst/>
                      </a:prstGeom>
                      <a:noFill/>
                      <a:ln>
                        <a:noFill/>
                      </a:ln>
                    </pic:spPr>
                  </pic:pic>
                </a:graphicData>
              </a:graphic>
            </wp:inline>
          </w:drawing>
        </w:r>
      </w:ins>
    </w:p>
    <w:p w:rsidR="001A08FA" w:rsidDel="003F2B99" w:rsidRDefault="00510BA3" w:rsidP="00585F4E">
      <w:pPr>
        <w:rPr>
          <w:del w:id="1458" w:author="Minh Đức Lê" w:date="2018-04-06T12:56:00Z"/>
        </w:rPr>
      </w:pPr>
      <w:del w:id="1459" w:author="Minh Đức Lê" w:date="2018-04-06T12:56:00Z">
        <w:r w:rsidDel="003F2B99">
          <w:delText>Nội dung tiểu  mục</w:delText>
        </w:r>
        <w:bookmarkStart w:id="1460" w:name="_Toc510808743"/>
        <w:bookmarkEnd w:id="1460"/>
      </w:del>
    </w:p>
    <w:p w:rsidR="001A08FA" w:rsidRDefault="001A08FA" w:rsidP="001A08FA">
      <w:pPr>
        <w:pStyle w:val="Heading2"/>
      </w:pPr>
      <w:del w:id="1461" w:author="Minh Đức Lê" w:date="2018-04-06T12:59:00Z">
        <w:r w:rsidDel="00824657">
          <w:delText>Tiêu đề mục</w:delText>
        </w:r>
      </w:del>
      <w:bookmarkStart w:id="1462" w:name="_Toc510808744"/>
      <w:ins w:id="1463" w:author="Minh Đức Lê" w:date="2018-04-06T12:59:00Z">
        <w:r w:rsidR="00824657">
          <w:rPr>
            <w:lang w:val="vi-VN"/>
          </w:rPr>
          <w:t>Hiện thực giao diện</w:t>
        </w:r>
      </w:ins>
      <w:bookmarkEnd w:id="1462"/>
    </w:p>
    <w:p w:rsidR="00824657" w:rsidRDefault="00824657" w:rsidP="00824657">
      <w:pPr>
        <w:pStyle w:val="Heading3"/>
        <w:rPr>
          <w:ins w:id="1464" w:author="Minh Đức Lê" w:date="2018-04-06T13:00:00Z"/>
          <w:lang w:val="vi-VN"/>
        </w:rPr>
      </w:pPr>
      <w:bookmarkStart w:id="1465" w:name="_Toc510808745"/>
      <w:ins w:id="1466" w:author="Minh Đức Lê" w:date="2018-04-06T13:00:00Z">
        <w:r>
          <w:rPr>
            <w:lang w:val="vi-VN"/>
          </w:rPr>
          <w:t>Giao diện danh mục</w:t>
        </w:r>
        <w:bookmarkEnd w:id="1465"/>
      </w:ins>
    </w:p>
    <w:p w:rsidR="001A08FA" w:rsidRPr="00A16910" w:rsidDel="00824657" w:rsidRDefault="001A08FA" w:rsidP="001A08FA">
      <w:pPr>
        <w:pStyle w:val="Heading3"/>
        <w:rPr>
          <w:del w:id="1467" w:author="Minh Đức Lê" w:date="2018-04-06T13:00:00Z"/>
        </w:rPr>
      </w:pPr>
      <w:del w:id="1468" w:author="Minh Đức Lê" w:date="2018-04-06T13:00:00Z">
        <w:r w:rsidDel="00824657">
          <w:delText>Tiêu đề tiểu mục</w:delText>
        </w:r>
      </w:del>
    </w:p>
    <w:p w:rsidR="001A08FA" w:rsidRPr="00A16910" w:rsidRDefault="00510BA3" w:rsidP="00585F4E">
      <w:r>
        <w:t>Nội dung tiểu  mục</w:t>
      </w:r>
    </w:p>
    <w:p w:rsidR="001A08FA" w:rsidRPr="00A16910" w:rsidRDefault="001A08FA" w:rsidP="001A08FA">
      <w:pPr>
        <w:pStyle w:val="Heading3"/>
      </w:pPr>
      <w:del w:id="1469" w:author="Minh Đức Lê" w:date="2018-04-06T13:00:00Z">
        <w:r w:rsidDel="00824657">
          <w:delText>Tiêu đề tiểu mục</w:delText>
        </w:r>
      </w:del>
      <w:bookmarkStart w:id="1470" w:name="_Toc510808746"/>
      <w:ins w:id="1471" w:author="Minh Đức Lê" w:date="2018-04-06T13:00:00Z">
        <w:r w:rsidR="00824657">
          <w:rPr>
            <w:lang w:val="vi-VN"/>
          </w:rPr>
          <w:t>Giao diện chi tiết báo</w:t>
        </w:r>
      </w:ins>
      <w:bookmarkEnd w:id="1470"/>
    </w:p>
    <w:p w:rsidR="001A08FA" w:rsidRDefault="00510BA3" w:rsidP="00585F4E">
      <w:pPr>
        <w:rPr>
          <w:ins w:id="1472" w:author="Minh Đức Lê" w:date="2018-04-06T13:00:00Z"/>
        </w:rPr>
      </w:pPr>
      <w:r>
        <w:t>Nội dung tiểu  mục</w:t>
      </w:r>
    </w:p>
    <w:p w:rsidR="000576F5" w:rsidRDefault="000576F5">
      <w:pPr>
        <w:pStyle w:val="Heading3"/>
        <w:rPr>
          <w:ins w:id="1473" w:author="Minh Đức Lê" w:date="2018-04-06T13:00:00Z"/>
          <w:lang w:val="vi-VN"/>
        </w:rPr>
        <w:pPrChange w:id="1474" w:author="Minh Đức Lê" w:date="2018-04-06T13:00:00Z">
          <w:pPr/>
        </w:pPrChange>
      </w:pPr>
      <w:bookmarkStart w:id="1475" w:name="_Toc510808747"/>
      <w:ins w:id="1476" w:author="Minh Đức Lê" w:date="2018-04-06T13:00:00Z">
        <w:r>
          <w:rPr>
            <w:lang w:val="vi-VN"/>
          </w:rPr>
          <w:t>Giao diện giỏ báo</w:t>
        </w:r>
        <w:bookmarkEnd w:id="1475"/>
      </w:ins>
    </w:p>
    <w:p w:rsidR="000576F5" w:rsidRDefault="000576F5">
      <w:pPr>
        <w:rPr>
          <w:ins w:id="1477" w:author="Minh Đức Lê" w:date="2018-04-06T13:00:00Z"/>
          <w:lang w:val="vi-VN"/>
        </w:rPr>
      </w:pPr>
    </w:p>
    <w:p w:rsidR="000576F5" w:rsidRPr="000576F5" w:rsidRDefault="000576F5">
      <w:pPr>
        <w:pStyle w:val="Heading3"/>
        <w:rPr>
          <w:lang w:val="vi-VN"/>
          <w:rPrChange w:id="1478" w:author="Minh Đức Lê" w:date="2018-04-06T13:00:00Z">
            <w:rPr/>
          </w:rPrChange>
        </w:rPr>
        <w:pPrChange w:id="1479" w:author="Minh Đức Lê" w:date="2018-04-06T13:00:00Z">
          <w:pPr/>
        </w:pPrChange>
      </w:pPr>
      <w:bookmarkStart w:id="1480" w:name="_Toc510808748"/>
      <w:ins w:id="1481" w:author="Minh Đức Lê" w:date="2018-04-06T13:00:00Z">
        <w:r>
          <w:rPr>
            <w:lang w:val="vi-VN"/>
          </w:rPr>
          <w:t>Giao diện thanh toán</w:t>
        </w:r>
      </w:ins>
      <w:bookmarkEnd w:id="1480"/>
    </w:p>
    <w:p w:rsidR="00BB71A4" w:rsidRDefault="00BB71A4" w:rsidP="00585F4E">
      <w:pPr>
        <w:rPr>
          <w:ins w:id="1482" w:author="Minh Đức Lê" w:date="2018-04-06T13:00:00Z"/>
        </w:rPr>
      </w:pPr>
    </w:p>
    <w:p w:rsidR="000576F5" w:rsidRDefault="000576F5" w:rsidP="00585F4E">
      <w:pPr>
        <w:sectPr w:rsidR="000576F5"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1483" w:name="_Toc169424253"/>
      <w:bookmarkStart w:id="1484" w:name="_Toc510808749"/>
      <w:r>
        <w:lastRenderedPageBreak/>
        <w:t>:</w:t>
      </w:r>
      <w:r w:rsidR="008D201A" w:rsidRPr="000B6FBD">
        <w:t xml:space="preserve"> </w:t>
      </w:r>
      <w:r w:rsidR="0007352A" w:rsidRPr="000B6FBD">
        <w:t>KẾT LUẬN</w:t>
      </w:r>
      <w:bookmarkEnd w:id="1483"/>
      <w:bookmarkEnd w:id="1484"/>
    </w:p>
    <w:p w:rsidR="00EA6798" w:rsidRDefault="00EA6798" w:rsidP="000B6FBD">
      <w:pPr>
        <w:pStyle w:val="Heading2"/>
      </w:pPr>
      <w:bookmarkStart w:id="1485" w:name="_Toc510808750"/>
      <w:r>
        <w:t>Kết quả đạt được</w:t>
      </w:r>
      <w:bookmarkEnd w:id="1485"/>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1486" w:name="_Toc510808751"/>
      <w:r>
        <w:t>Hạn chế của đồ án</w:t>
      </w:r>
      <w:bookmarkEnd w:id="1486"/>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1487" w:name="_Toc510808752"/>
      <w:r>
        <w:t>Hướng phát triển</w:t>
      </w:r>
      <w:bookmarkEnd w:id="1487"/>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1488" w:name="_Toc169424254"/>
    </w:p>
    <w:p w:rsidR="00BB71A4" w:rsidRDefault="0007352A" w:rsidP="006A4FFB">
      <w:pPr>
        <w:pStyle w:val="Heading1"/>
        <w:numPr>
          <w:ilvl w:val="0"/>
          <w:numId w:val="0"/>
        </w:numPr>
      </w:pPr>
      <w:bookmarkStart w:id="1489" w:name="_Toc510808753"/>
      <w:r>
        <w:t>TÀI LIỆU THAM KHẢO</w:t>
      </w:r>
      <w:bookmarkEnd w:id="1488"/>
      <w:bookmarkEnd w:id="1489"/>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8E7C76" w:rsidRDefault="0007352A" w:rsidP="00585F4E">
      <w:pPr>
        <w:pStyle w:val="Tailieuthamkhao"/>
        <w:rPr>
          <w:ins w:id="1490" w:author="Minh Đức Lê" w:date="2018-04-08T08:53:00Z"/>
          <w:rPrChange w:id="1491" w:author="Minh Đức Lê" w:date="2018-04-08T08:53:00Z">
            <w:rPr>
              <w:ins w:id="1492" w:author="Minh Đức Lê" w:date="2018-04-08T08:53:00Z"/>
              <w:szCs w:val="28"/>
            </w:rPr>
          </w:rPrChange>
        </w:rPr>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8E7C76" w:rsidRDefault="00956C63" w:rsidP="008E7C76">
      <w:pPr>
        <w:pStyle w:val="Tailieuthamkhao"/>
        <w:rPr>
          <w:ins w:id="1493" w:author="Minh Đức Lê" w:date="2018-04-08T09:24:00Z"/>
        </w:rPr>
      </w:pPr>
      <w:ins w:id="1494" w:author="Minh Đức Lê" w:date="2018-04-08T08:54:00Z">
        <w:r>
          <w:rPr>
            <w:lang w:val="vi-VN"/>
          </w:rPr>
          <w:t xml:space="preserve">Cơ sở lý thuyết JAVA: </w:t>
        </w:r>
        <w:r w:rsidR="008E7C76" w:rsidRPr="008E7C76">
          <w:t>http://voer.edu.vn/m/gioi-thieu-ve-ngon-ngu-java/6a520965</w:t>
        </w:r>
      </w:ins>
    </w:p>
    <w:p w:rsidR="009941DC" w:rsidRDefault="009941DC" w:rsidP="009941DC">
      <w:pPr>
        <w:pStyle w:val="Tailieuthamkhao"/>
        <w:rPr>
          <w:ins w:id="1495" w:author="Minh Đức Lê" w:date="2018-04-08T08:54:00Z"/>
        </w:rPr>
      </w:pPr>
      <w:ins w:id="1496" w:author="Minh Đức Lê" w:date="2018-04-08T09:24:00Z">
        <w:r>
          <w:rPr>
            <w:lang w:val="vi-VN"/>
          </w:rPr>
          <w:t xml:space="preserve">Cơ sở lý thuyết JDBC: </w:t>
        </w:r>
      </w:ins>
      <w:ins w:id="1497" w:author="Minh Đức Lê" w:date="2018-04-08T09:25:00Z">
        <w:r w:rsidRPr="009941DC">
          <w:rPr>
            <w:lang w:val="vi-VN"/>
          </w:rPr>
          <w:t>https://o7planning.org/vi/10167/huong-dan-su-dung-java-jdbc</w:t>
        </w:r>
      </w:ins>
    </w:p>
    <w:p w:rsidR="00956C63" w:rsidRPr="00585F4E" w:rsidRDefault="00DF5639" w:rsidP="00DF5639">
      <w:pPr>
        <w:pStyle w:val="Tailieuthamkhao"/>
      </w:pPr>
      <w:ins w:id="1498" w:author="Minh Đức Lê" w:date="2018-04-08T09:23:00Z">
        <w:r>
          <w:rPr>
            <w:lang w:val="vi-VN"/>
          </w:rPr>
          <w:t xml:space="preserve">Cơ sở lý thuyết Spring MVC: </w:t>
        </w:r>
        <w:r w:rsidRPr="00DF5639">
          <w:rPr>
            <w:lang w:val="vi-VN"/>
          </w:rPr>
          <w:t>https://stackjava.com/spring/spring-mvc-phan-1-kien-truc-cua-spring-mvc.html</w:t>
        </w:r>
      </w:ins>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lastRenderedPageBreak/>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75"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1499" w:name="_Toc169424255"/>
      <w:bookmarkStart w:id="1500" w:name="_Toc510808754"/>
      <w:r>
        <w:lastRenderedPageBreak/>
        <w:t>PHỤ LỤC</w:t>
      </w:r>
      <w:bookmarkEnd w:id="1499"/>
      <w:bookmarkEnd w:id="1500"/>
    </w:p>
    <w:p w:rsidR="00EA7CFA" w:rsidRPr="00EA7CFA" w:rsidRDefault="00EA7CFA" w:rsidP="00EA7CFA"/>
    <w:sectPr w:rsidR="00EA7CFA" w:rsidRPr="00EA7CFA" w:rsidSect="009165B5">
      <w:headerReference w:type="even" r:id="rId7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6F5" w:rsidRDefault="008536F5">
      <w:r>
        <w:separator/>
      </w:r>
    </w:p>
    <w:p w:rsidR="008536F5" w:rsidRDefault="008536F5"/>
  </w:endnote>
  <w:endnote w:type="continuationSeparator" w:id="0">
    <w:p w:rsidR="008536F5" w:rsidRDefault="008536F5">
      <w:r>
        <w:continuationSeparator/>
      </w:r>
    </w:p>
    <w:p w:rsidR="008536F5" w:rsidRDefault="00853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D9" w:rsidRDefault="00F314D9"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314D9" w:rsidRDefault="00F314D9"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F314D9" w:rsidTr="009165B5">
      <w:tc>
        <w:tcPr>
          <w:tcW w:w="2979" w:type="dxa"/>
          <w:shd w:val="clear" w:color="auto" w:fill="FAFAFA"/>
        </w:tcPr>
        <w:p w:rsidR="00F314D9" w:rsidRPr="009165B5" w:rsidRDefault="00F314D9"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F314D9" w:rsidRPr="00B57E92" w:rsidRDefault="00F314D9"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4074FE">
            <w:rPr>
              <w:rStyle w:val="PageNumber"/>
              <w:noProof/>
              <w:sz w:val="24"/>
            </w:rPr>
            <w:t>27</w:t>
          </w:r>
          <w:r w:rsidRPr="00B57E92">
            <w:rPr>
              <w:rStyle w:val="PageNumber"/>
              <w:sz w:val="24"/>
            </w:rPr>
            <w:fldChar w:fldCharType="end"/>
          </w:r>
        </w:p>
      </w:tc>
      <w:tc>
        <w:tcPr>
          <w:tcW w:w="2962" w:type="dxa"/>
          <w:shd w:val="clear" w:color="auto" w:fill="FAFAFA"/>
        </w:tcPr>
        <w:p w:rsidR="00F314D9" w:rsidRPr="00570EF4" w:rsidRDefault="00F314D9"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F314D9" w:rsidRDefault="00F314D9"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6F5" w:rsidRDefault="008536F5">
      <w:r>
        <w:separator/>
      </w:r>
    </w:p>
    <w:p w:rsidR="008536F5" w:rsidRDefault="008536F5"/>
  </w:footnote>
  <w:footnote w:type="continuationSeparator" w:id="0">
    <w:p w:rsidR="008536F5" w:rsidRDefault="008536F5">
      <w:r>
        <w:continuationSeparator/>
      </w:r>
    </w:p>
    <w:p w:rsidR="008536F5" w:rsidRDefault="008536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D9" w:rsidRDefault="00F314D9"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F314D9" w:rsidRPr="00570EF4" w:rsidTr="009165B5">
      <w:tc>
        <w:tcPr>
          <w:tcW w:w="9004" w:type="dxa"/>
          <w:shd w:val="clear" w:color="auto" w:fill="FAFAFA"/>
        </w:tcPr>
        <w:p w:rsidR="00F314D9" w:rsidRPr="00570EF4" w:rsidRDefault="00F314D9"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F314D9" w:rsidRPr="00162939" w:rsidRDefault="00F314D9"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D9" w:rsidRDefault="00F314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F07A2F"/>
    <w:multiLevelType w:val="multilevel"/>
    <w:tmpl w:val="7C0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02A0851"/>
    <w:multiLevelType w:val="hybridMultilevel"/>
    <w:tmpl w:val="5EB6DFF6"/>
    <w:lvl w:ilvl="0" w:tplc="3F88BCF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3071AF"/>
    <w:multiLevelType w:val="multilevel"/>
    <w:tmpl w:val="229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6">
    <w:nsid w:val="727C479B"/>
    <w:multiLevelType w:val="multilevel"/>
    <w:tmpl w:val="8014E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30"/>
  </w:num>
  <w:num w:numId="3">
    <w:abstractNumId w:val="9"/>
  </w:num>
  <w:num w:numId="4">
    <w:abstractNumId w:val="26"/>
  </w:num>
  <w:num w:numId="5">
    <w:abstractNumId w:val="25"/>
  </w:num>
  <w:num w:numId="6">
    <w:abstractNumId w:val="39"/>
  </w:num>
  <w:num w:numId="7">
    <w:abstractNumId w:val="14"/>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31"/>
  </w:num>
  <w:num w:numId="18">
    <w:abstractNumId w:val="35"/>
  </w:num>
  <w:num w:numId="19">
    <w:abstractNumId w:val="34"/>
  </w:num>
  <w:num w:numId="20">
    <w:abstractNumId w:val="23"/>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4"/>
  </w:num>
  <w:num w:numId="31">
    <w:abstractNumId w:val="24"/>
    <w:lvlOverride w:ilvl="0">
      <w:startOverride w:val="1"/>
    </w:lvlOverride>
  </w:num>
  <w:num w:numId="32">
    <w:abstractNumId w:val="10"/>
  </w:num>
  <w:num w:numId="33">
    <w:abstractNumId w:val="33"/>
  </w:num>
  <w:num w:numId="34">
    <w:abstractNumId w:val="28"/>
  </w:num>
  <w:num w:numId="35">
    <w:abstractNumId w:val="27"/>
  </w:num>
  <w:num w:numId="36">
    <w:abstractNumId w:val="15"/>
  </w:num>
  <w:num w:numId="37">
    <w:abstractNumId w:val="16"/>
  </w:num>
  <w:num w:numId="38">
    <w:abstractNumId w:val="18"/>
  </w:num>
  <w:num w:numId="39">
    <w:abstractNumId w:val="12"/>
  </w:num>
  <w:num w:numId="40">
    <w:abstractNumId w:val="11"/>
  </w:num>
  <w:num w:numId="41">
    <w:abstractNumId w:val="22"/>
  </w:num>
  <w:num w:numId="42">
    <w:abstractNumId w:val="21"/>
  </w:num>
  <w:num w:numId="43">
    <w:abstractNumId w:val="38"/>
  </w:num>
  <w:num w:numId="44">
    <w:abstractNumId w:val="19"/>
  </w:num>
  <w:num w:numId="45">
    <w:abstractNumId w:val="20"/>
  </w:num>
  <w:num w:numId="46">
    <w:abstractNumId w:val="17"/>
  </w:num>
  <w:num w:numId="47">
    <w:abstractNumId w:val="37"/>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num>
  <w:num w:numId="50">
    <w:abstractNumId w:val="36"/>
  </w:num>
  <w:num w:numId="51">
    <w:abstractNumId w:val="32"/>
  </w:num>
  <w:num w:numId="52">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19D1"/>
    <w:rsid w:val="00015EB5"/>
    <w:rsid w:val="00020B1E"/>
    <w:rsid w:val="00024F8B"/>
    <w:rsid w:val="00032E43"/>
    <w:rsid w:val="00032E6B"/>
    <w:rsid w:val="00042A82"/>
    <w:rsid w:val="000472E0"/>
    <w:rsid w:val="00053220"/>
    <w:rsid w:val="000576F5"/>
    <w:rsid w:val="0006043B"/>
    <w:rsid w:val="00061855"/>
    <w:rsid w:val="00066A27"/>
    <w:rsid w:val="0007281B"/>
    <w:rsid w:val="0007352A"/>
    <w:rsid w:val="00076599"/>
    <w:rsid w:val="000936DA"/>
    <w:rsid w:val="000968D4"/>
    <w:rsid w:val="00097060"/>
    <w:rsid w:val="000B4BF0"/>
    <w:rsid w:val="000B66C0"/>
    <w:rsid w:val="000B6B71"/>
    <w:rsid w:val="000B6FBD"/>
    <w:rsid w:val="000C5F09"/>
    <w:rsid w:val="000D3391"/>
    <w:rsid w:val="000F1E18"/>
    <w:rsid w:val="000F7337"/>
    <w:rsid w:val="001028A1"/>
    <w:rsid w:val="00110574"/>
    <w:rsid w:val="00114317"/>
    <w:rsid w:val="00115CE1"/>
    <w:rsid w:val="00120915"/>
    <w:rsid w:val="00132F91"/>
    <w:rsid w:val="001357E6"/>
    <w:rsid w:val="00141929"/>
    <w:rsid w:val="00161A14"/>
    <w:rsid w:val="00162939"/>
    <w:rsid w:val="001818F1"/>
    <w:rsid w:val="0018354F"/>
    <w:rsid w:val="00192969"/>
    <w:rsid w:val="00193DE8"/>
    <w:rsid w:val="001A08FA"/>
    <w:rsid w:val="001B674E"/>
    <w:rsid w:val="001C6057"/>
    <w:rsid w:val="001C6409"/>
    <w:rsid w:val="001D0D77"/>
    <w:rsid w:val="001D730B"/>
    <w:rsid w:val="001E226C"/>
    <w:rsid w:val="001E4630"/>
    <w:rsid w:val="001F351F"/>
    <w:rsid w:val="00213E4E"/>
    <w:rsid w:val="002141A0"/>
    <w:rsid w:val="00222D64"/>
    <w:rsid w:val="002254C6"/>
    <w:rsid w:val="00227D14"/>
    <w:rsid w:val="0024292C"/>
    <w:rsid w:val="00242CF0"/>
    <w:rsid w:val="00243BE7"/>
    <w:rsid w:val="00253413"/>
    <w:rsid w:val="00256573"/>
    <w:rsid w:val="00257CB3"/>
    <w:rsid w:val="002615FC"/>
    <w:rsid w:val="0026378F"/>
    <w:rsid w:val="0026423B"/>
    <w:rsid w:val="002646FC"/>
    <w:rsid w:val="002656FE"/>
    <w:rsid w:val="00266945"/>
    <w:rsid w:val="002703A5"/>
    <w:rsid w:val="002720C5"/>
    <w:rsid w:val="00272D18"/>
    <w:rsid w:val="002731B4"/>
    <w:rsid w:val="00277811"/>
    <w:rsid w:val="00292141"/>
    <w:rsid w:val="002A3C11"/>
    <w:rsid w:val="002B6EB6"/>
    <w:rsid w:val="002C3177"/>
    <w:rsid w:val="002D06AA"/>
    <w:rsid w:val="002D1367"/>
    <w:rsid w:val="002D16F4"/>
    <w:rsid w:val="002D3482"/>
    <w:rsid w:val="002D6ECA"/>
    <w:rsid w:val="002E6C36"/>
    <w:rsid w:val="002F5093"/>
    <w:rsid w:val="00300BDD"/>
    <w:rsid w:val="003103B3"/>
    <w:rsid w:val="00332B2A"/>
    <w:rsid w:val="00337C58"/>
    <w:rsid w:val="00341D97"/>
    <w:rsid w:val="0034391F"/>
    <w:rsid w:val="00344655"/>
    <w:rsid w:val="003510E3"/>
    <w:rsid w:val="00351862"/>
    <w:rsid w:val="003635F3"/>
    <w:rsid w:val="00366214"/>
    <w:rsid w:val="00367E6B"/>
    <w:rsid w:val="00367E92"/>
    <w:rsid w:val="00372545"/>
    <w:rsid w:val="0038521F"/>
    <w:rsid w:val="003918B2"/>
    <w:rsid w:val="00395895"/>
    <w:rsid w:val="00397E06"/>
    <w:rsid w:val="003A6197"/>
    <w:rsid w:val="003B30C7"/>
    <w:rsid w:val="003C1390"/>
    <w:rsid w:val="003C34F3"/>
    <w:rsid w:val="003C7DF3"/>
    <w:rsid w:val="003D4448"/>
    <w:rsid w:val="003D6770"/>
    <w:rsid w:val="003E7AF7"/>
    <w:rsid w:val="003F2B99"/>
    <w:rsid w:val="003F37B2"/>
    <w:rsid w:val="003F3952"/>
    <w:rsid w:val="004074FE"/>
    <w:rsid w:val="00410ECB"/>
    <w:rsid w:val="0041556C"/>
    <w:rsid w:val="00415E36"/>
    <w:rsid w:val="004500E2"/>
    <w:rsid w:val="00466B47"/>
    <w:rsid w:val="00477BB5"/>
    <w:rsid w:val="00494DF2"/>
    <w:rsid w:val="004A3046"/>
    <w:rsid w:val="004A3C29"/>
    <w:rsid w:val="004B251F"/>
    <w:rsid w:val="004B274E"/>
    <w:rsid w:val="004B32DA"/>
    <w:rsid w:val="004B4BF6"/>
    <w:rsid w:val="004B701D"/>
    <w:rsid w:val="004C1D6A"/>
    <w:rsid w:val="004E2B96"/>
    <w:rsid w:val="004E34D0"/>
    <w:rsid w:val="004E3C21"/>
    <w:rsid w:val="004F2D28"/>
    <w:rsid w:val="004F3216"/>
    <w:rsid w:val="0050292A"/>
    <w:rsid w:val="005055E9"/>
    <w:rsid w:val="0050764E"/>
    <w:rsid w:val="00510BA3"/>
    <w:rsid w:val="00511681"/>
    <w:rsid w:val="00511C02"/>
    <w:rsid w:val="00520BCB"/>
    <w:rsid w:val="00526CAA"/>
    <w:rsid w:val="00526DC0"/>
    <w:rsid w:val="00535CEF"/>
    <w:rsid w:val="00541002"/>
    <w:rsid w:val="005650B0"/>
    <w:rsid w:val="00570EF4"/>
    <w:rsid w:val="0058111D"/>
    <w:rsid w:val="00583C89"/>
    <w:rsid w:val="00585F4E"/>
    <w:rsid w:val="00587149"/>
    <w:rsid w:val="00591085"/>
    <w:rsid w:val="00595A21"/>
    <w:rsid w:val="00597ACF"/>
    <w:rsid w:val="005A01C8"/>
    <w:rsid w:val="005B7357"/>
    <w:rsid w:val="005C2261"/>
    <w:rsid w:val="005C29A7"/>
    <w:rsid w:val="005C58F6"/>
    <w:rsid w:val="005D6251"/>
    <w:rsid w:val="005D68FF"/>
    <w:rsid w:val="005D6CF1"/>
    <w:rsid w:val="005E2C6D"/>
    <w:rsid w:val="005E78F7"/>
    <w:rsid w:val="0060062A"/>
    <w:rsid w:val="00607962"/>
    <w:rsid w:val="0061529B"/>
    <w:rsid w:val="00620688"/>
    <w:rsid w:val="006208DA"/>
    <w:rsid w:val="006228A7"/>
    <w:rsid w:val="00625D4A"/>
    <w:rsid w:val="00625E8F"/>
    <w:rsid w:val="006322F7"/>
    <w:rsid w:val="00632D4C"/>
    <w:rsid w:val="006354F5"/>
    <w:rsid w:val="00641168"/>
    <w:rsid w:val="00647859"/>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B70DF"/>
    <w:rsid w:val="006C1FC6"/>
    <w:rsid w:val="006C7241"/>
    <w:rsid w:val="006C726C"/>
    <w:rsid w:val="006D1040"/>
    <w:rsid w:val="006D122E"/>
    <w:rsid w:val="006D7BFE"/>
    <w:rsid w:val="006E745E"/>
    <w:rsid w:val="006F7F72"/>
    <w:rsid w:val="007013B5"/>
    <w:rsid w:val="00715016"/>
    <w:rsid w:val="007236B8"/>
    <w:rsid w:val="0072578C"/>
    <w:rsid w:val="0073001F"/>
    <w:rsid w:val="00734C2E"/>
    <w:rsid w:val="00753684"/>
    <w:rsid w:val="00760E25"/>
    <w:rsid w:val="0077247B"/>
    <w:rsid w:val="00785F1E"/>
    <w:rsid w:val="00791320"/>
    <w:rsid w:val="00793479"/>
    <w:rsid w:val="00793C69"/>
    <w:rsid w:val="00796B5B"/>
    <w:rsid w:val="007A37BD"/>
    <w:rsid w:val="007A663A"/>
    <w:rsid w:val="007B0A9D"/>
    <w:rsid w:val="007B6B40"/>
    <w:rsid w:val="007C28B3"/>
    <w:rsid w:val="007C2924"/>
    <w:rsid w:val="007C67D8"/>
    <w:rsid w:val="007F0419"/>
    <w:rsid w:val="00802482"/>
    <w:rsid w:val="00804AF3"/>
    <w:rsid w:val="008129E1"/>
    <w:rsid w:val="00821D9B"/>
    <w:rsid w:val="00824657"/>
    <w:rsid w:val="0082737D"/>
    <w:rsid w:val="00830C28"/>
    <w:rsid w:val="00832E9E"/>
    <w:rsid w:val="00833757"/>
    <w:rsid w:val="00841662"/>
    <w:rsid w:val="00844B3E"/>
    <w:rsid w:val="00852A65"/>
    <w:rsid w:val="008536F5"/>
    <w:rsid w:val="008571E6"/>
    <w:rsid w:val="00866498"/>
    <w:rsid w:val="00873E0F"/>
    <w:rsid w:val="00874002"/>
    <w:rsid w:val="00877F3D"/>
    <w:rsid w:val="0089077B"/>
    <w:rsid w:val="00891AE1"/>
    <w:rsid w:val="008A7795"/>
    <w:rsid w:val="008B4739"/>
    <w:rsid w:val="008B664B"/>
    <w:rsid w:val="008C2D3B"/>
    <w:rsid w:val="008D080A"/>
    <w:rsid w:val="008D201A"/>
    <w:rsid w:val="008E7C76"/>
    <w:rsid w:val="008F3A79"/>
    <w:rsid w:val="008F6358"/>
    <w:rsid w:val="008F6806"/>
    <w:rsid w:val="00914C28"/>
    <w:rsid w:val="009165B5"/>
    <w:rsid w:val="00916D44"/>
    <w:rsid w:val="0092047C"/>
    <w:rsid w:val="009244D0"/>
    <w:rsid w:val="00927237"/>
    <w:rsid w:val="00932D2C"/>
    <w:rsid w:val="009337A1"/>
    <w:rsid w:val="00934F9E"/>
    <w:rsid w:val="00941149"/>
    <w:rsid w:val="0095236D"/>
    <w:rsid w:val="009566DD"/>
    <w:rsid w:val="00956C63"/>
    <w:rsid w:val="00973326"/>
    <w:rsid w:val="00976CB1"/>
    <w:rsid w:val="00980CBB"/>
    <w:rsid w:val="009829E7"/>
    <w:rsid w:val="00982FFA"/>
    <w:rsid w:val="00983CC8"/>
    <w:rsid w:val="00991BC2"/>
    <w:rsid w:val="00992411"/>
    <w:rsid w:val="009927CC"/>
    <w:rsid w:val="0099280A"/>
    <w:rsid w:val="009941DC"/>
    <w:rsid w:val="009944C9"/>
    <w:rsid w:val="00996DFB"/>
    <w:rsid w:val="009B64D2"/>
    <w:rsid w:val="009C181C"/>
    <w:rsid w:val="009C6954"/>
    <w:rsid w:val="009C6BFA"/>
    <w:rsid w:val="009C7087"/>
    <w:rsid w:val="009E77CD"/>
    <w:rsid w:val="009E7E43"/>
    <w:rsid w:val="009F4C68"/>
    <w:rsid w:val="00A02540"/>
    <w:rsid w:val="00A03445"/>
    <w:rsid w:val="00A118AD"/>
    <w:rsid w:val="00A12DDA"/>
    <w:rsid w:val="00A13A69"/>
    <w:rsid w:val="00A14286"/>
    <w:rsid w:val="00A144E9"/>
    <w:rsid w:val="00A14D85"/>
    <w:rsid w:val="00A14F28"/>
    <w:rsid w:val="00A16910"/>
    <w:rsid w:val="00A22534"/>
    <w:rsid w:val="00A33BF0"/>
    <w:rsid w:val="00A33F5D"/>
    <w:rsid w:val="00A43D69"/>
    <w:rsid w:val="00A520AB"/>
    <w:rsid w:val="00A54EB5"/>
    <w:rsid w:val="00A57645"/>
    <w:rsid w:val="00A64047"/>
    <w:rsid w:val="00A6554B"/>
    <w:rsid w:val="00A65CE1"/>
    <w:rsid w:val="00A65EB7"/>
    <w:rsid w:val="00A71A47"/>
    <w:rsid w:val="00A7260C"/>
    <w:rsid w:val="00A75B8B"/>
    <w:rsid w:val="00A75E05"/>
    <w:rsid w:val="00A77777"/>
    <w:rsid w:val="00A873BC"/>
    <w:rsid w:val="00A93577"/>
    <w:rsid w:val="00AB0AFC"/>
    <w:rsid w:val="00AB428E"/>
    <w:rsid w:val="00AB4446"/>
    <w:rsid w:val="00AB4D61"/>
    <w:rsid w:val="00AB4DE3"/>
    <w:rsid w:val="00AC4081"/>
    <w:rsid w:val="00AC5CBF"/>
    <w:rsid w:val="00AD518C"/>
    <w:rsid w:val="00AE02ED"/>
    <w:rsid w:val="00AF66B3"/>
    <w:rsid w:val="00B10723"/>
    <w:rsid w:val="00B11C20"/>
    <w:rsid w:val="00B16BC7"/>
    <w:rsid w:val="00B24AF0"/>
    <w:rsid w:val="00B35F17"/>
    <w:rsid w:val="00B3755E"/>
    <w:rsid w:val="00B37CF8"/>
    <w:rsid w:val="00B41A05"/>
    <w:rsid w:val="00B43BD0"/>
    <w:rsid w:val="00B45EC3"/>
    <w:rsid w:val="00B51658"/>
    <w:rsid w:val="00B57E92"/>
    <w:rsid w:val="00B65E39"/>
    <w:rsid w:val="00B73F92"/>
    <w:rsid w:val="00B74727"/>
    <w:rsid w:val="00B75129"/>
    <w:rsid w:val="00B86125"/>
    <w:rsid w:val="00B86E0A"/>
    <w:rsid w:val="00B87EFF"/>
    <w:rsid w:val="00B92511"/>
    <w:rsid w:val="00B93E9A"/>
    <w:rsid w:val="00BA2ABF"/>
    <w:rsid w:val="00BA6B26"/>
    <w:rsid w:val="00BA7A41"/>
    <w:rsid w:val="00BB0637"/>
    <w:rsid w:val="00BB71A4"/>
    <w:rsid w:val="00BC112E"/>
    <w:rsid w:val="00BC2CA7"/>
    <w:rsid w:val="00BE7963"/>
    <w:rsid w:val="00BF2324"/>
    <w:rsid w:val="00C002A4"/>
    <w:rsid w:val="00C06CF1"/>
    <w:rsid w:val="00C075B5"/>
    <w:rsid w:val="00C11DED"/>
    <w:rsid w:val="00C1624A"/>
    <w:rsid w:val="00C1658A"/>
    <w:rsid w:val="00C24DC5"/>
    <w:rsid w:val="00C27AA3"/>
    <w:rsid w:val="00C27C1F"/>
    <w:rsid w:val="00C361D5"/>
    <w:rsid w:val="00C36695"/>
    <w:rsid w:val="00C40BE3"/>
    <w:rsid w:val="00C43B60"/>
    <w:rsid w:val="00C450C6"/>
    <w:rsid w:val="00C56121"/>
    <w:rsid w:val="00C615BE"/>
    <w:rsid w:val="00C66223"/>
    <w:rsid w:val="00C761A1"/>
    <w:rsid w:val="00C80DA8"/>
    <w:rsid w:val="00C87DA0"/>
    <w:rsid w:val="00C90E02"/>
    <w:rsid w:val="00C913CC"/>
    <w:rsid w:val="00C95B26"/>
    <w:rsid w:val="00CA13DD"/>
    <w:rsid w:val="00CB3A4E"/>
    <w:rsid w:val="00CB7074"/>
    <w:rsid w:val="00CC5F06"/>
    <w:rsid w:val="00CD2AA9"/>
    <w:rsid w:val="00CD6109"/>
    <w:rsid w:val="00CE6BCF"/>
    <w:rsid w:val="00CF0B23"/>
    <w:rsid w:val="00CF1186"/>
    <w:rsid w:val="00D00BC9"/>
    <w:rsid w:val="00D053BA"/>
    <w:rsid w:val="00D0572A"/>
    <w:rsid w:val="00D1641A"/>
    <w:rsid w:val="00D17A6F"/>
    <w:rsid w:val="00D17B3F"/>
    <w:rsid w:val="00D22FAE"/>
    <w:rsid w:val="00D31F60"/>
    <w:rsid w:val="00D31F61"/>
    <w:rsid w:val="00D514AE"/>
    <w:rsid w:val="00D64947"/>
    <w:rsid w:val="00D76BD6"/>
    <w:rsid w:val="00D87DAF"/>
    <w:rsid w:val="00D90055"/>
    <w:rsid w:val="00D9695D"/>
    <w:rsid w:val="00DA0A74"/>
    <w:rsid w:val="00DA6B44"/>
    <w:rsid w:val="00DA7316"/>
    <w:rsid w:val="00DB14CF"/>
    <w:rsid w:val="00DB5FB8"/>
    <w:rsid w:val="00DB75F1"/>
    <w:rsid w:val="00DC0852"/>
    <w:rsid w:val="00DC667C"/>
    <w:rsid w:val="00DE1BC7"/>
    <w:rsid w:val="00DF50D3"/>
    <w:rsid w:val="00DF5639"/>
    <w:rsid w:val="00E06F79"/>
    <w:rsid w:val="00E15C52"/>
    <w:rsid w:val="00E16C6E"/>
    <w:rsid w:val="00E16E41"/>
    <w:rsid w:val="00E21B14"/>
    <w:rsid w:val="00E2207E"/>
    <w:rsid w:val="00E36664"/>
    <w:rsid w:val="00E37D4D"/>
    <w:rsid w:val="00E43225"/>
    <w:rsid w:val="00E75D66"/>
    <w:rsid w:val="00E7767D"/>
    <w:rsid w:val="00E800F6"/>
    <w:rsid w:val="00E80C65"/>
    <w:rsid w:val="00E82404"/>
    <w:rsid w:val="00E840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102A9"/>
    <w:rsid w:val="00F20A64"/>
    <w:rsid w:val="00F22934"/>
    <w:rsid w:val="00F314D9"/>
    <w:rsid w:val="00F361C4"/>
    <w:rsid w:val="00F40FA3"/>
    <w:rsid w:val="00F42B6C"/>
    <w:rsid w:val="00F6055A"/>
    <w:rsid w:val="00F60826"/>
    <w:rsid w:val="00F658C7"/>
    <w:rsid w:val="00F7241D"/>
    <w:rsid w:val="00F84CD0"/>
    <w:rsid w:val="00F906A3"/>
    <w:rsid w:val="00F9506E"/>
    <w:rsid w:val="00FA0125"/>
    <w:rsid w:val="00FA6BCF"/>
    <w:rsid w:val="00FC2991"/>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1646">
      <w:bodyDiv w:val="1"/>
      <w:marLeft w:val="0"/>
      <w:marRight w:val="0"/>
      <w:marTop w:val="0"/>
      <w:marBottom w:val="0"/>
      <w:divBdr>
        <w:top w:val="none" w:sz="0" w:space="0" w:color="auto"/>
        <w:left w:val="none" w:sz="0" w:space="0" w:color="auto"/>
        <w:bottom w:val="none" w:sz="0" w:space="0" w:color="auto"/>
        <w:right w:val="none" w:sz="0" w:space="0" w:color="auto"/>
      </w:divBdr>
    </w:div>
    <w:div w:id="270942799">
      <w:bodyDiv w:val="1"/>
      <w:marLeft w:val="0"/>
      <w:marRight w:val="0"/>
      <w:marTop w:val="0"/>
      <w:marBottom w:val="0"/>
      <w:divBdr>
        <w:top w:val="none" w:sz="0" w:space="0" w:color="auto"/>
        <w:left w:val="none" w:sz="0" w:space="0" w:color="auto"/>
        <w:bottom w:val="none" w:sz="0" w:space="0" w:color="auto"/>
        <w:right w:val="none" w:sz="0" w:space="0" w:color="auto"/>
      </w:divBdr>
    </w:div>
    <w:div w:id="447235390">
      <w:bodyDiv w:val="1"/>
      <w:marLeft w:val="0"/>
      <w:marRight w:val="0"/>
      <w:marTop w:val="0"/>
      <w:marBottom w:val="0"/>
      <w:divBdr>
        <w:top w:val="none" w:sz="0" w:space="0" w:color="auto"/>
        <w:left w:val="none" w:sz="0" w:space="0" w:color="auto"/>
        <w:bottom w:val="none" w:sz="0" w:space="0" w:color="auto"/>
        <w:right w:val="none" w:sz="0" w:space="0" w:color="auto"/>
      </w:divBdr>
    </w:div>
    <w:div w:id="547108530">
      <w:bodyDiv w:val="1"/>
      <w:marLeft w:val="0"/>
      <w:marRight w:val="0"/>
      <w:marTop w:val="0"/>
      <w:marBottom w:val="0"/>
      <w:divBdr>
        <w:top w:val="none" w:sz="0" w:space="0" w:color="auto"/>
        <w:left w:val="none" w:sz="0" w:space="0" w:color="auto"/>
        <w:bottom w:val="none" w:sz="0" w:space="0" w:color="auto"/>
        <w:right w:val="none" w:sz="0" w:space="0" w:color="auto"/>
      </w:divBdr>
      <w:divsChild>
        <w:div w:id="839009691">
          <w:marLeft w:val="0"/>
          <w:marRight w:val="0"/>
          <w:marTop w:val="0"/>
          <w:marBottom w:val="0"/>
          <w:divBdr>
            <w:top w:val="none" w:sz="0" w:space="0" w:color="auto"/>
            <w:left w:val="none" w:sz="0" w:space="0" w:color="auto"/>
            <w:bottom w:val="none" w:sz="0" w:space="0" w:color="auto"/>
            <w:right w:val="none" w:sz="0" w:space="0" w:color="auto"/>
          </w:divBdr>
        </w:div>
        <w:div w:id="1390689642">
          <w:marLeft w:val="0"/>
          <w:marRight w:val="0"/>
          <w:marTop w:val="0"/>
          <w:marBottom w:val="0"/>
          <w:divBdr>
            <w:top w:val="none" w:sz="0" w:space="0" w:color="auto"/>
            <w:left w:val="none" w:sz="0" w:space="0" w:color="auto"/>
            <w:bottom w:val="none" w:sz="0" w:space="0" w:color="auto"/>
            <w:right w:val="none" w:sz="0" w:space="0" w:color="auto"/>
          </w:divBdr>
        </w:div>
      </w:divsChild>
    </w:div>
    <w:div w:id="982584060">
      <w:bodyDiv w:val="1"/>
      <w:marLeft w:val="0"/>
      <w:marRight w:val="0"/>
      <w:marTop w:val="0"/>
      <w:marBottom w:val="0"/>
      <w:divBdr>
        <w:top w:val="none" w:sz="0" w:space="0" w:color="auto"/>
        <w:left w:val="none" w:sz="0" w:space="0" w:color="auto"/>
        <w:bottom w:val="none" w:sz="0" w:space="0" w:color="auto"/>
        <w:right w:val="none" w:sz="0" w:space="0" w:color="auto"/>
      </w:divBdr>
    </w:div>
    <w:div w:id="1409574843">
      <w:bodyDiv w:val="1"/>
      <w:marLeft w:val="0"/>
      <w:marRight w:val="0"/>
      <w:marTop w:val="0"/>
      <w:marBottom w:val="0"/>
      <w:divBdr>
        <w:top w:val="none" w:sz="0" w:space="0" w:color="auto"/>
        <w:left w:val="none" w:sz="0" w:space="0" w:color="auto"/>
        <w:bottom w:val="none" w:sz="0" w:space="0" w:color="auto"/>
        <w:right w:val="none" w:sz="0" w:space="0" w:color="auto"/>
      </w:divBdr>
    </w:div>
    <w:div w:id="194310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2.png"/><Relationship Id="rId16" Type="http://schemas.openxmlformats.org/officeDocument/2006/relationships/oleObject" Target="embeddings/oleObject3.bin"/><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emf"/><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gis.chinhph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png"/><Relationship Id="rId73" Type="http://schemas.openxmlformats.org/officeDocument/2006/relationships/image" Target="media/image57.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AC7DD-B445-46C7-BA3B-33ACEBF34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2819</TotalTime>
  <Pages>54</Pages>
  <Words>3708</Words>
  <Characters>21141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24800</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165</cp:revision>
  <dcterms:created xsi:type="dcterms:W3CDTF">2014-09-18T17:29:00Z</dcterms:created>
  <dcterms:modified xsi:type="dcterms:W3CDTF">2018-04-08T03:08:00Z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
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6.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header5.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header1.xml" ContentType="application/vnd.openxmlformats-officedocument.wordprocessingml.header+xml"/>
  <Override PartName="/word/embeddings/oleObject6.bin" ContentType="application/vnd.openxmlformats-officedocument.oleObject"/>
  <Override PartName="/word/embeddings/oleObject5.bin" ContentType="application/vnd.openxmlformats-officedocument.oleObject"/>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header6.xml" ContentType="application/vnd.openxmlformats-officedocument.wordprocessingml.header+xml"/>
  <Override PartName="/word/styles.xml" ContentType="application/vnd.openxmlformats-officedocument.wordprocessingml.styles+xml"/>
  <Override PartName="/word/media/image50.png" ContentType="image/png"/>
  <Override PartName="/word/media/image48.png" ContentType="image/png"/>
  <Override PartName="/word/media/image47.png" ContentType="image/png"/>
  <Override PartName="/word/media/image20.wmf" ContentType="image/x-wmf"/>
  <Override PartName="/word/media/image6.emf" ContentType="image/x-emf"/>
  <Override PartName="/word/media/image36.bmp" ContentType="image/bmp"/>
  <Override PartName="/word/media/image49.png" ContentType="image/png"/>
  <Override PartName="/word/media/image38.wmf" ContentType="image/x-wmf"/>
  <Override PartName="/word/media/image18.wmf" ContentType="image/x-wmf"/>
  <Override PartName="/word/media/image11.wmf" ContentType="image/x-wmf"/>
  <Override PartName="/word/media/image29.bmp" ContentType="image/bmp"/>
  <Override PartName="/word/media/image45.png" ContentType="image/png"/>
  <Override PartName="/word/media/image15.png" ContentType="image/png"/>
  <Override PartName="/word/media/image2.emf" ContentType="image/x-emf"/>
  <Override PartName="/word/media/image32.bmp" ContentType="image/bmp"/>
  <Override PartName="/word/media/image4.emf" ContentType="image/x-emf"/>
  <Override PartName="/word/media/image34.bmp" ContentType="image/bmp"/>
  <Override PartName="/word/media/image14.wmf" ContentType="image/x-wmf"/>
  <Override PartName="/word/media/image3.emf" ContentType="image/x-emf"/>
  <Override PartName="/word/media/image13.wmf" ContentType="image/x-wmf"/>
  <Override PartName="/word/media/image12.wmf" ContentType="image/x-wmf"/>
  <Override PartName="/word/media/image46.png" ContentType="image/png"/>
  <Override PartName="/word/media/image19.png" ContentType="image/png"/>
  <Override PartName="/word/media/image1.emf" ContentType="image/x-emf"/>
  <Override PartName="/word/media/image31.bmp" ContentType="image/bmp"/>
  <Override PartName="/word/media/image16.wmf" ContentType="image/x-wmf"/>
  <Override PartName="/word/media/image5.emf" ContentType="image/x-emf"/>
  <Override PartName="/word/media/image35.bmp" ContentType="image/bmp"/>
  <Override PartName="/word/media/image7.png" ContentType="image/png"/>
  <Override PartName="/word/media/image8.png" ContentType="image/png"/>
  <Override PartName="/word/media/image40.bmp" ContentType="image/bmp"/>
  <Override PartName="/word/media/image42.wmf" ContentType="image/x-wmf"/>
  <Override PartName="/word/media/image21.png" ContentType="image/png"/>
  <Override PartName="/word/media/image10.wmf" ContentType="image/x-wmf"/>
  <Override PartName="/word/media/image44.png" ContentType="image/png"/>
  <Override PartName="/word/media/image9.png" ContentType="image/png"/>
  <Override PartName="/word/media/image41.bmp" ContentType="image/bmp"/>
  <Override PartName="/word/media/image23.wmf" ContentType="image/x-wmf"/>
  <Override PartName="/word/media/image24.wmf" ContentType="image/x-wmf"/>
  <Override PartName="/word/media/image25.wmf" ContentType="image/x-wmf"/>
  <Override PartName="/word/media/image26.wmf" ContentType="image/x-wmf"/>
  <Override PartName="/word/media/image27.wmf" ContentType="image/x-wmf"/>
  <Override PartName="/word/media/image17.wmf" ContentType="image/x-wmf"/>
  <Override PartName="/word/media/image28.png" ContentType="image/png"/>
  <Override PartName="/word/media/image30.bmp" ContentType="image/bmp"/>
  <Override PartName="/word/media/image22.wmf" ContentType="image/x-wmf"/>
  <Override PartName="/word/media/image33.png" ContentType="image/png"/>
  <Override PartName="/word/media/image37.bmp" ContentType="image/bmp"/>
  <Override PartName="/word/media/image39.bmp" ContentType="image/bmp"/>
  <Override PartName="/word/media/image43.png" ContentType="image/png"/>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0"/>
        </w:numPr>
        <w:spacing w:before="60" w:after="480"/>
        <w:ind w:firstLine="567"/>
        <w:rPr/>
      </w:pPr>
      <w:bookmarkStart w:id="0" w:name="_Toc169424237"/>
      <w:bookmarkStart w:id="1" w:name="_Toc510808695"/>
      <w:bookmarkStart w:id="2" w:name="_Toc169424238"/>
      <w:bookmarkEnd w:id="0"/>
      <w:bookmarkEnd w:id="1"/>
      <w:bookmarkEnd w:id="2"/>
      <w:r>
        <w:rPr/>
        <w:t>MỤC LỤC</w:t>
      </w:r>
    </w:p>
    <w:p>
      <w:pPr>
        <w:pStyle w:val="Contents1"/>
        <w:rPr>
          <w:rFonts w:ascii="Calibri" w:hAnsi="Calibri" w:eastAsia="ＭＳ 明朝" w:cs="" w:asciiTheme="minorHAnsi" w:cstheme="minorBidi" w:eastAsiaTheme="minorEastAsia" w:hAnsiTheme="minorHAnsi"/>
          <w:sz w:val="22"/>
          <w:szCs w:val="22"/>
        </w:rPr>
      </w:pPr>
      <w:r>
        <w:fldChar w:fldCharType="begin"/>
      </w:r>
      <w:r>
        <w:instrText> TOC \z \o "1-3" \u \h</w:instrText>
      </w:r>
      <w:r>
        <w:fldChar w:fldCharType="separate"/>
      </w:r>
      <w:hyperlink w:anchor="_Toc510808695">
        <w:ins w:id="0" w:author="Minh Đức Lê" w:date="2018-04-06T20:09:00Z">
          <w:r>
            <w:rPr>
              <w:webHidden/>
            </w:rPr>
            <w:fldChar w:fldCharType="begin"/>
          </w:r>
          <w:r>
            <w:rPr>
              <w:webHidden/>
            </w:rPr>
            <w:instrText>PAGEREF _Toc510808695 \h</w:instrText>
          </w:r>
          <w:r>
            <w:rPr>
              <w:webHidden/>
            </w:rPr>
            <w:fldChar w:fldCharType="separate"/>
          </w:r>
          <w:r>
            <w:rPr>
              <w:webHidden/>
              <w:rStyle w:val="IndexLink"/>
              <w:vanish w:val="false"/>
            </w:rPr>
            <w:t>MỤC LỤC</w:t>
            <w:tab/>
            <w:t>1</w:t>
          </w:r>
        </w:ins>
        <w:r>
          <w:rPr>
            <w:webHidden/>
          </w:rPr>
          <w:fldChar w:fldCharType="end"/>
        </w:r>
      </w:hyperlink>
    </w:p>
    <w:p>
      <w:pPr>
        <w:pStyle w:val="Contents1"/>
        <w:rPr>
          <w:rFonts w:ascii="Calibri" w:hAnsi="Calibri" w:eastAsia="ＭＳ 明朝" w:cs="" w:asciiTheme="minorHAnsi" w:cstheme="minorBidi" w:eastAsiaTheme="minorEastAsia" w:hAnsiTheme="minorHAnsi"/>
          <w:sz w:val="22"/>
          <w:szCs w:val="22"/>
        </w:rPr>
      </w:pPr>
      <w:hyperlink w:anchor="_Toc510808696">
        <w:ins w:id="1" w:author="Minh Đức Lê" w:date="2018-04-06T20:09:00Z">
          <w:r>
            <w:rPr>
              <w:webHidden/>
            </w:rPr>
            <w:fldChar w:fldCharType="begin"/>
          </w:r>
          <w:r>
            <w:rPr>
              <w:webHidden/>
            </w:rPr>
            <w:instrText>PAGEREF _Toc510808696 \h</w:instrText>
          </w:r>
          <w:r>
            <w:rPr>
              <w:webHidden/>
            </w:rPr>
            <w:fldChar w:fldCharType="separate"/>
          </w:r>
          <w:r>
            <w:rPr>
              <w:webHidden/>
              <w:rStyle w:val="IndexLink"/>
              <w:vanish w:val="false"/>
            </w:rPr>
            <w:t>DANH MỤC CÁC HÌNH VẼ</w:t>
            <w:tab/>
            <w:t>3</w:t>
          </w:r>
        </w:ins>
        <w:r>
          <w:rPr>
            <w:webHidden/>
          </w:rPr>
          <w:fldChar w:fldCharType="end"/>
        </w:r>
      </w:hyperlink>
    </w:p>
    <w:p>
      <w:pPr>
        <w:pStyle w:val="Contents1"/>
        <w:rPr>
          <w:rFonts w:ascii="Calibri" w:hAnsi="Calibri" w:eastAsia="ＭＳ 明朝" w:cs="" w:asciiTheme="minorHAnsi" w:cstheme="minorBidi" w:eastAsiaTheme="minorEastAsia" w:hAnsiTheme="minorHAnsi"/>
          <w:sz w:val="22"/>
          <w:szCs w:val="22"/>
        </w:rPr>
      </w:pPr>
      <w:hyperlink w:anchor="_Toc510808697">
        <w:ins w:id="2" w:author="Minh Đức Lê" w:date="2018-04-06T20:09:00Z">
          <w:r>
            <w:rPr>
              <w:webHidden/>
            </w:rPr>
            <w:fldChar w:fldCharType="begin"/>
          </w:r>
          <w:r>
            <w:rPr>
              <w:webHidden/>
            </w:rPr>
            <w:instrText>PAGEREF _Toc510808697 \h</w:instrText>
          </w:r>
          <w:r>
            <w:rPr>
              <w:webHidden/>
            </w:rPr>
            <w:fldChar w:fldCharType="separate"/>
          </w:r>
          <w:r>
            <w:rPr>
              <w:webHidden/>
              <w:rStyle w:val="IndexLink"/>
              <w:vanish w:val="false"/>
            </w:rPr>
            <w:t>DANH MỤC CÁC BẢNG BIỂU</w:t>
            <w:tab/>
            <w:t>3</w:t>
          </w:r>
        </w:ins>
        <w:r>
          <w:rPr>
            <w:webHidden/>
          </w:rPr>
          <w:fldChar w:fldCharType="end"/>
        </w:r>
      </w:hyperlink>
    </w:p>
    <w:p>
      <w:pPr>
        <w:pStyle w:val="Contents1"/>
        <w:rPr>
          <w:rFonts w:ascii="Calibri" w:hAnsi="Calibri" w:eastAsia="ＭＳ 明朝" w:cs="" w:asciiTheme="minorHAnsi" w:cstheme="minorBidi" w:eastAsiaTheme="minorEastAsia" w:hAnsiTheme="minorHAnsi"/>
          <w:sz w:val="22"/>
          <w:szCs w:val="22"/>
        </w:rPr>
      </w:pPr>
      <w:hyperlink w:anchor="_Toc510808698">
        <w:ins w:id="3" w:author="Minh Đức Lê" w:date="2018-04-06T20:09:00Z">
          <w:r>
            <w:rPr>
              <w:webHidden/>
            </w:rPr>
            <w:fldChar w:fldCharType="begin"/>
          </w:r>
          <w:r>
            <w:rPr>
              <w:webHidden/>
            </w:rPr>
            <w:instrText>PAGEREF _Toc510808698 \h</w:instrText>
          </w:r>
          <w:r>
            <w:rPr>
              <w:webHidden/>
            </w:rPr>
            <w:fldChar w:fldCharType="separate"/>
          </w:r>
          <w:r>
            <w:rPr>
              <w:webHidden/>
              <w:rStyle w:val="IndexLink"/>
              <w:vanish w:val="false"/>
            </w:rPr>
            <w:t>CHƯƠNG 1 : GIỚI THIỆU</w:t>
            <w:tab/>
            <w:t>4</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699">
        <w:ins w:id="4" w:author="Minh Đức Lê" w:date="2018-04-06T20:09:00Z">
          <w:r>
            <w:rPr>
              <w:webHidden/>
            </w:rPr>
            <w:fldChar w:fldCharType="begin"/>
          </w:r>
          <w:r>
            <w:rPr>
              <w:webHidden/>
            </w:rPr>
            <w:instrText>PAGEREF _Toc510808699 \h</w:instrText>
          </w:r>
          <w:r>
            <w:rPr>
              <w:webHidden/>
            </w:rPr>
            <w:fldChar w:fldCharType="separate"/>
          </w:r>
          <w:r>
            <w:rPr>
              <w:webHidden/>
              <w:rStyle w:val="IndexLink"/>
              <w:vanish w:val="false"/>
            </w:rPr>
            <w:t>1.1 Tổng quan</w:t>
            <w:tab/>
            <w:t>4</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700">
        <w:ins w:id="5" w:author="Minh Đức Lê" w:date="2018-04-06T20:09:00Z">
          <w:r>
            <w:rPr>
              <w:webHidden/>
            </w:rPr>
            <w:fldChar w:fldCharType="begin"/>
          </w:r>
          <w:r>
            <w:rPr>
              <w:webHidden/>
            </w:rPr>
            <w:instrText>PAGEREF _Toc510808700 \h</w:instrText>
          </w:r>
          <w:r>
            <w:rPr>
              <w:webHidden/>
            </w:rPr>
            <w:fldChar w:fldCharType="separate"/>
          </w:r>
          <w:r>
            <w:rPr>
              <w:webHidden/>
              <w:rStyle w:val="IndexLink"/>
              <w:vanish w:val="false"/>
            </w:rPr>
            <w:t>1.2 Mục tiêu đề tài</w:t>
            <w:tab/>
            <w:t>4</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704">
        <w:ins w:id="6" w:author="Minh Đức Lê" w:date="2018-04-06T20:09:00Z">
          <w:r>
            <w:rPr>
              <w:webHidden/>
            </w:rPr>
            <w:fldChar w:fldCharType="begin"/>
          </w:r>
          <w:r>
            <w:rPr>
              <w:webHidden/>
            </w:rPr>
            <w:instrText>PAGEREF _Toc510808704 \h</w:instrText>
          </w:r>
          <w:r>
            <w:rPr>
              <w:webHidden/>
            </w:rPr>
            <w:fldChar w:fldCharType="separate"/>
          </w:r>
          <w:r>
            <w:rPr>
              <w:webHidden/>
              <w:rStyle w:val="IndexLink"/>
              <w:vanish w:val="false"/>
            </w:rPr>
            <w:t>1.3 Phạm vi đề tài</w:t>
            <w:tab/>
            <w:t>4</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705">
        <w:ins w:id="7" w:author="Minh Đức Lê" w:date="2018-04-06T20:09:00Z">
          <w:r>
            <w:rPr>
              <w:webHidden/>
            </w:rPr>
            <w:fldChar w:fldCharType="begin"/>
          </w:r>
          <w:r>
            <w:rPr>
              <w:webHidden/>
            </w:rPr>
            <w:instrText>PAGEREF _Toc510808705 \h</w:instrText>
          </w:r>
          <w:r>
            <w:rPr>
              <w:webHidden/>
            </w:rPr>
            <w:fldChar w:fldCharType="separate"/>
          </w:r>
          <w:r>
            <w:rPr>
              <w:webHidden/>
              <w:rStyle w:val="IndexLink"/>
              <w:vanish w:val="false"/>
            </w:rPr>
            <w:t>1.4 Mô tả yêu cầu chức năng</w:t>
            <w:tab/>
            <w:t>4</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06">
        <w:ins w:id="8" w:author="Minh Đức Lê" w:date="2018-04-06T20:09:00Z">
          <w:r>
            <w:rPr>
              <w:webHidden/>
            </w:rPr>
            <w:fldChar w:fldCharType="begin"/>
          </w:r>
          <w:r>
            <w:rPr>
              <w:webHidden/>
            </w:rPr>
            <w:instrText>PAGEREF _Toc510808706 \h</w:instrText>
          </w:r>
          <w:r>
            <w:rPr>
              <w:webHidden/>
            </w:rPr>
            <w:fldChar w:fldCharType="separate"/>
          </w:r>
          <w:r>
            <w:rPr>
              <w:webHidden/>
              <w:rStyle w:val="IndexLink"/>
              <w:vanish w:val="false"/>
            </w:rPr>
            <w:t>1.4.1 Yêu cầu chức năng:</w:t>
            <w:tab/>
            <w:t>4</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07">
        <w:ins w:id="9" w:author="Minh Đức Lê" w:date="2018-04-06T20:09:00Z">
          <w:r>
            <w:rPr>
              <w:webHidden/>
            </w:rPr>
            <w:fldChar w:fldCharType="begin"/>
          </w:r>
          <w:r>
            <w:rPr>
              <w:webHidden/>
            </w:rPr>
            <w:instrText>PAGEREF _Toc510808707 \h</w:instrText>
          </w:r>
          <w:r>
            <w:rPr>
              <w:webHidden/>
            </w:rPr>
            <w:fldChar w:fldCharType="separate"/>
          </w:r>
          <w:r>
            <w:rPr>
              <w:webHidden/>
              <w:rStyle w:val="IndexLink"/>
              <w:vanish w:val="false"/>
            </w:rPr>
            <w:t>1.4.2 Yêu cầu phi chức năng</w:t>
            <w:tab/>
            <w:t>5</w:t>
          </w:r>
        </w:ins>
        <w:r>
          <w:rPr>
            <w:webHidden/>
          </w:rPr>
          <w:fldChar w:fldCharType="end"/>
        </w:r>
      </w:hyperlink>
    </w:p>
    <w:p>
      <w:pPr>
        <w:pStyle w:val="Contents1"/>
        <w:rPr>
          <w:rFonts w:ascii="Calibri" w:hAnsi="Calibri" w:eastAsia="ＭＳ 明朝" w:cs="" w:asciiTheme="minorHAnsi" w:cstheme="minorBidi" w:eastAsiaTheme="minorEastAsia" w:hAnsiTheme="minorHAnsi"/>
          <w:sz w:val="22"/>
          <w:szCs w:val="22"/>
        </w:rPr>
      </w:pPr>
      <w:hyperlink w:anchor="_Toc510808708">
        <w:ins w:id="10" w:author="Minh Đức Lê" w:date="2018-04-06T20:09:00Z">
          <w:r>
            <w:rPr>
              <w:webHidden/>
            </w:rPr>
            <w:fldChar w:fldCharType="begin"/>
          </w:r>
          <w:r>
            <w:rPr>
              <w:webHidden/>
            </w:rPr>
            <w:instrText>PAGEREF _Toc510808708 \h</w:instrText>
          </w:r>
          <w:r>
            <w:rPr>
              <w:webHidden/>
            </w:rPr>
            <w:fldChar w:fldCharType="separate"/>
          </w:r>
          <w:r>
            <w:rPr>
              <w:webHidden/>
              <w:rStyle w:val="IndexLink"/>
              <w:vanish w:val="false"/>
            </w:rPr>
            <w:t>CHƯƠNG 2 : CƠ SỞ LÝ THUYẾT</w:t>
            <w:tab/>
            <w:t>6</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709">
        <w:ins w:id="11" w:author="Minh Đức Lê" w:date="2018-04-06T20:09:00Z">
          <w:r>
            <w:rPr>
              <w:webHidden/>
            </w:rPr>
            <w:fldChar w:fldCharType="begin"/>
          </w:r>
          <w:r>
            <w:rPr>
              <w:webHidden/>
            </w:rPr>
            <w:instrText>PAGEREF _Toc510808709 \h</w:instrText>
          </w:r>
          <w:r>
            <w:rPr>
              <w:webHidden/>
            </w:rPr>
            <w:fldChar w:fldCharType="separate"/>
          </w:r>
          <w:r>
            <w:rPr>
              <w:webHidden/>
              <w:rStyle w:val="IndexLink"/>
              <w:vanish w:val="false"/>
            </w:rPr>
            <w:t>2.1 Hướng dẫn sử dụng mẫu đồ án tốt nghiệp (Tiêu đề mục – Style Heading 2)</w:t>
            <w:tab/>
            <w:t>6</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10">
        <w:ins w:id="12" w:author="Minh Đức Lê" w:date="2018-04-06T20:09:00Z">
          <w:r>
            <w:rPr>
              <w:webHidden/>
            </w:rPr>
            <w:fldChar w:fldCharType="begin"/>
          </w:r>
          <w:r>
            <w:rPr>
              <w:webHidden/>
            </w:rPr>
            <w:instrText>PAGEREF _Toc510808710 \h</w:instrText>
          </w:r>
          <w:r>
            <w:rPr>
              <w:webHidden/>
            </w:rPr>
            <w:fldChar w:fldCharType="separate"/>
          </w:r>
          <w:r>
            <w:rPr>
              <w:webHidden/>
              <w:rStyle w:val="IndexLink"/>
              <w:vanish w:val="false"/>
            </w:rPr>
            <w:t>2.1.1 Cách chèn nhãn cho bảng biểu và hình vẽ</w:t>
            <w:tab/>
            <w:t>8</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11">
        <w:ins w:id="13" w:author="Minh Đức Lê" w:date="2018-04-06T20:09:00Z">
          <w:r>
            <w:rPr>
              <w:webHidden/>
            </w:rPr>
            <w:fldChar w:fldCharType="begin"/>
          </w:r>
          <w:r>
            <w:rPr>
              <w:webHidden/>
            </w:rPr>
            <w:instrText>PAGEREF _Toc510808711 \h</w:instrText>
          </w:r>
          <w:r>
            <w:rPr>
              <w:webHidden/>
            </w:rPr>
            <w:fldChar w:fldCharType="separate"/>
          </w:r>
          <w:r>
            <w:rPr>
              <w:webHidden/>
              <w:rStyle w:val="IndexLink"/>
              <w:vanish w:val="false"/>
            </w:rPr>
            <w:t>2.1.2 Hướng dẫn chèn công thức và nhãn</w:t>
            <w:tab/>
            <w:t>10</w:t>
          </w:r>
        </w:ins>
        <w:r>
          <w:rPr>
            <w:webHidden/>
          </w:rPr>
          <w:fldChar w:fldCharType="end"/>
        </w:r>
      </w:hyperlink>
    </w:p>
    <w:p>
      <w:pPr>
        <w:pStyle w:val="Contents1"/>
        <w:rPr>
          <w:rFonts w:ascii="Calibri" w:hAnsi="Calibri" w:eastAsia="ＭＳ 明朝" w:cs="" w:asciiTheme="minorHAnsi" w:cstheme="minorBidi" w:eastAsiaTheme="minorEastAsia" w:hAnsiTheme="minorHAnsi"/>
          <w:sz w:val="22"/>
          <w:szCs w:val="22"/>
        </w:rPr>
      </w:pPr>
      <w:hyperlink w:anchor="_Toc510808712">
        <w:ins w:id="14" w:author="Minh Đức Lê" w:date="2018-04-06T20:09:00Z">
          <w:r>
            <w:rPr>
              <w:webHidden/>
            </w:rPr>
            <w:fldChar w:fldCharType="begin"/>
          </w:r>
          <w:r>
            <w:rPr>
              <w:webHidden/>
            </w:rPr>
            <w:instrText>PAGEREF _Toc510808712 \h</w:instrText>
          </w:r>
          <w:r>
            <w:rPr>
              <w:webHidden/>
            </w:rPr>
            <w:fldChar w:fldCharType="separate"/>
          </w:r>
          <w:r>
            <w:rPr>
              <w:webHidden/>
              <w:rStyle w:val="IndexLink"/>
              <w:vanish w:val="false"/>
            </w:rPr>
            <w:t>CHƯƠNG 3 : PHÂN TÍCH</w:t>
            <w:tab/>
            <w:t>11</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714">
        <w:ins w:id="15" w:author="Minh Đức Lê" w:date="2018-04-06T20:09:00Z">
          <w:r>
            <w:rPr>
              <w:webHidden/>
            </w:rPr>
            <w:fldChar w:fldCharType="begin"/>
          </w:r>
          <w:r>
            <w:rPr>
              <w:webHidden/>
            </w:rPr>
            <w:instrText>PAGEREF _Toc510808714 \h</w:instrText>
          </w:r>
          <w:r>
            <w:rPr>
              <w:webHidden/>
            </w:rPr>
            <w:fldChar w:fldCharType="separate"/>
          </w:r>
          <w:r>
            <w:rPr>
              <w:webHidden/>
              <w:rStyle w:val="IndexLink"/>
              <w:vanish w:val="false"/>
            </w:rPr>
            <w:t>3.1 Sơ đồ Usecase</w:t>
            <w:tab/>
            <w:t>11</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719">
        <w:ins w:id="16" w:author="Minh Đức Lê" w:date="2018-04-06T20:09:00Z">
          <w:r>
            <w:rPr>
              <w:webHidden/>
            </w:rPr>
            <w:fldChar w:fldCharType="begin"/>
          </w:r>
          <w:r>
            <w:rPr>
              <w:webHidden/>
            </w:rPr>
            <w:instrText>PAGEREF _Toc510808719 \h</w:instrText>
          </w:r>
          <w:r>
            <w:rPr>
              <w:webHidden/>
            </w:rPr>
            <w:fldChar w:fldCharType="separate"/>
          </w:r>
          <w:r>
            <w:rPr>
              <w:webHidden/>
              <w:rStyle w:val="IndexLink"/>
              <w:vanish w:val="false"/>
            </w:rPr>
            <w:t>3.2 Đặc tả các yêu cầu chức năng</w:t>
            <w:tab/>
            <w:t>11</w:t>
          </w:r>
        </w:ins>
        <w:r>
          <w:rPr>
            <w:webHidden/>
          </w:rPr>
          <w:fldChar w:fldCharType="end"/>
        </w:r>
      </w:hyperlink>
    </w:p>
    <w:p>
      <w:pPr>
        <w:pStyle w:val="Contents3"/>
        <w:tabs>
          <w:tab w:val="right" w:pos="8778" w:leader="dot"/>
        </w:tabs>
        <w:rPr>
          <w:rStyle w:val="IndexLink"/>
          <w:rFonts w:ascii="Calibri" w:hAnsi="Calibri" w:eastAsia="ＭＳ 明朝" w:cs="" w:asciiTheme="minorHAnsi" w:cstheme="minorBidi" w:eastAsiaTheme="minorEastAsia" w:hAnsiTheme="minorHAnsi"/>
          <w:vanish w:val="false"/>
          <w:sz w:val="22"/>
          <w:szCs w:val="22"/>
        </w:rPr>
      </w:pPr>
      <w:hyperlink w:anchor="_Toc510808720">
        <w:ins w:id="17" w:author="Minh Đức Lê" w:date="2018-04-06T20:09:00Z">
          <w:r>
            <w:rPr>
              <w:webHidden/>
            </w:rPr>
            <w:fldChar w:fldCharType="begin"/>
          </w:r>
          <w:r>
            <w:rPr>
              <w:webHidden/>
            </w:rPr>
            <w:instrText>PAGEREF _Toc510808720 \h</w:instrText>
          </w:r>
          <w:r>
            <w:rPr>
              <w:webHidden/>
            </w:rPr>
            <w:fldChar w:fldCharType="separate"/>
          </w:r>
          <w:r>
            <w:rPr>
              <w:webHidden/>
              <w:rStyle w:val="IndexLink"/>
              <w:vanish w:val="false"/>
            </w:rPr>
            <w:t>3.2.1 Chức năng đăng nhập</w:t>
            <w:tab/>
            <w:t>11</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21">
        <w:ins w:id="18" w:author="Minh Đức Lê" w:date="2018-04-06T20:09:00Z">
          <w:r>
            <w:rPr>
              <w:webHidden/>
            </w:rPr>
            <w:fldChar w:fldCharType="begin"/>
          </w:r>
          <w:r>
            <w:rPr>
              <w:webHidden/>
            </w:rPr>
            <w:instrText>PAGEREF _Toc510808721 \h</w:instrText>
          </w:r>
          <w:r>
            <w:rPr>
              <w:webHidden/>
            </w:rPr>
            <w:fldChar w:fldCharType="separate"/>
          </w:r>
          <w:r>
            <w:rPr>
              <w:webHidden/>
              <w:rStyle w:val="IndexLink"/>
              <w:vanish w:val="false"/>
            </w:rPr>
            <w:t>3.2.2 Tạo tài khoản</w:t>
            <w:tab/>
            <w:t>13</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22">
        <w:ins w:id="19" w:author="Minh Đức Lê" w:date="2018-04-06T20:09:00Z">
          <w:r>
            <w:rPr>
              <w:webHidden/>
            </w:rPr>
            <w:fldChar w:fldCharType="begin"/>
          </w:r>
          <w:r>
            <w:rPr>
              <w:webHidden/>
            </w:rPr>
            <w:instrText>PAGEREF _Toc510808722 \h</w:instrText>
          </w:r>
          <w:r>
            <w:rPr>
              <w:webHidden/>
            </w:rPr>
            <w:fldChar w:fldCharType="separate"/>
          </w:r>
          <w:r>
            <w:rPr>
              <w:webHidden/>
              <w:rStyle w:val="IndexLink"/>
              <w:vanish w:val="false"/>
            </w:rPr>
            <w:t>3.2.3 Chức năng tìm kiếm</w:t>
            <w:tab/>
            <w:t>16</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23">
        <w:ins w:id="20" w:author="Minh Đức Lê" w:date="2018-04-06T20:09:00Z">
          <w:r>
            <w:rPr>
              <w:webHidden/>
            </w:rPr>
            <w:fldChar w:fldCharType="begin"/>
          </w:r>
          <w:r>
            <w:rPr>
              <w:webHidden/>
            </w:rPr>
            <w:instrText>PAGEREF _Toc510808723 \h</w:instrText>
          </w:r>
          <w:r>
            <w:rPr>
              <w:webHidden/>
            </w:rPr>
            <w:fldChar w:fldCharType="separate"/>
          </w:r>
          <w:r>
            <w:rPr>
              <w:webHidden/>
              <w:rStyle w:val="IndexLink"/>
              <w:vanish w:val="false"/>
            </w:rPr>
            <w:t>3.2.4 Xem danh mục</w:t>
            <w:tab/>
            <w:t>18</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24">
        <w:ins w:id="21" w:author="Minh Đức Lê" w:date="2018-04-06T20:09:00Z">
          <w:r>
            <w:rPr>
              <w:webHidden/>
            </w:rPr>
            <w:fldChar w:fldCharType="begin"/>
          </w:r>
          <w:r>
            <w:rPr>
              <w:webHidden/>
            </w:rPr>
            <w:instrText>PAGEREF _Toc510808724 \h</w:instrText>
          </w:r>
          <w:r>
            <w:rPr>
              <w:webHidden/>
            </w:rPr>
            <w:fldChar w:fldCharType="separate"/>
          </w:r>
          <w:r>
            <w:rPr>
              <w:webHidden/>
              <w:rStyle w:val="IndexLink"/>
              <w:vanish w:val="false"/>
            </w:rPr>
            <w:t>3.2.5 Xem chi tiết</w:t>
            <w:tab/>
            <w:t>20</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25">
        <w:ins w:id="22" w:author="Minh Đức Lê" w:date="2018-04-06T20:09:00Z">
          <w:r>
            <w:rPr>
              <w:webHidden/>
            </w:rPr>
            <w:fldChar w:fldCharType="begin"/>
          </w:r>
          <w:r>
            <w:rPr>
              <w:webHidden/>
            </w:rPr>
            <w:instrText>PAGEREF _Toc510808725 \h</w:instrText>
          </w:r>
          <w:r>
            <w:rPr>
              <w:webHidden/>
            </w:rPr>
            <w:fldChar w:fldCharType="separate"/>
          </w:r>
          <w:r>
            <w:rPr>
              <w:webHidden/>
              <w:rStyle w:val="IndexLink"/>
              <w:vanish w:val="false"/>
            </w:rPr>
            <w:t>3.2.6 Chức năng thống kê doanh thu</w:t>
            <w:tab/>
            <w:t>21</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26">
        <w:ins w:id="23" w:author="Minh Đức Lê" w:date="2018-04-06T20:09:00Z">
          <w:r>
            <w:rPr>
              <w:webHidden/>
            </w:rPr>
            <w:fldChar w:fldCharType="begin"/>
          </w:r>
          <w:r>
            <w:rPr>
              <w:webHidden/>
            </w:rPr>
            <w:instrText>PAGEREF _Toc510808726 \h</w:instrText>
          </w:r>
          <w:r>
            <w:rPr>
              <w:webHidden/>
            </w:rPr>
            <w:fldChar w:fldCharType="separate"/>
          </w:r>
          <w:r>
            <w:rPr>
              <w:webHidden/>
              <w:rStyle w:val="IndexLink"/>
              <w:vanish w:val="false"/>
            </w:rPr>
            <w:t>3.2.7 Chức năng thanh toán</w:t>
            <w:tab/>
            <w:t>22</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29">
        <w:ins w:id="24" w:author="Minh Đức Lê" w:date="2018-04-06T20:09:00Z">
          <w:r>
            <w:rPr>
              <w:webHidden/>
              <w:rStyle w:val="IndexLink"/>
              <w:vanish w:val="false"/>
            </w:rPr>
            <w:t xml:space="preserve">3.2.8 Chức năng </w:t>
          </w:r>
        </w:ins>
        <w:ins w:id="25" w:author="Minh Đức Lê" w:date="2018-04-06T20:09:00Z">
          <w:r>
            <w:rPr>
              <w:rStyle w:val="IndexLink"/>
              <w:lang w:val="vi-VN"/>
            </w:rPr>
            <w:t>thêm giỏ</w:t>
          </w:r>
        </w:ins>
        <w:ins w:id="26" w:author="Minh Đức Lê" w:date="2018-04-06T20:09:00Z">
          <w:r>
            <w:rPr>
              <w:rStyle w:val="IndexLink"/>
            </w:rPr>
            <w:t xml:space="preserve"> báo</w:t>
          </w:r>
        </w:ins>
        <w:ins w:id="27" w:author="Minh Đức Lê" w:date="2018-04-06T20:09:00Z">
          <w:r>
            <w:rPr>
              <w:webHidden/>
            </w:rPr>
            <w:fldChar w:fldCharType="begin"/>
          </w:r>
          <w:r>
            <w:rPr>
              <w:webHidden/>
            </w:rPr>
            <w:instrText>PAGEREF _Toc510808729 \h</w:instrText>
          </w:r>
          <w:r>
            <w:rPr>
              <w:webHidden/>
            </w:rPr>
            <w:fldChar w:fldCharType="separate"/>
          </w:r>
          <w:r>
            <w:rPr>
              <w:rStyle w:val="IndexLink"/>
              <w:vanish w:val="false"/>
            </w:rPr>
            <w:tab/>
            <w:t>25</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30">
        <w:ins w:id="28" w:author="Minh Đức Lê" w:date="2018-04-06T20:09:00Z">
          <w:r>
            <w:rPr>
              <w:webHidden/>
            </w:rPr>
            <w:fldChar w:fldCharType="begin"/>
          </w:r>
          <w:r>
            <w:rPr>
              <w:webHidden/>
            </w:rPr>
            <w:instrText>PAGEREF _Toc510808730 \h</w:instrText>
          </w:r>
          <w:r>
            <w:rPr>
              <w:webHidden/>
            </w:rPr>
            <w:fldChar w:fldCharType="separate"/>
          </w:r>
          <w:r>
            <w:rPr>
              <w:webHidden/>
              <w:rStyle w:val="IndexLink"/>
              <w:vanish w:val="false"/>
            </w:rPr>
            <w:t>3.2.9 Xóa giỏ báo</w:t>
            <w:tab/>
            <w:t>27</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31">
        <w:ins w:id="29" w:author="Minh Đức Lê" w:date="2018-04-06T20:09:00Z">
          <w:r>
            <w:rPr>
              <w:webHidden/>
            </w:rPr>
            <w:fldChar w:fldCharType="begin"/>
          </w:r>
          <w:r>
            <w:rPr>
              <w:webHidden/>
            </w:rPr>
            <w:instrText>PAGEREF _Toc510808731 \h</w:instrText>
          </w:r>
          <w:r>
            <w:rPr>
              <w:webHidden/>
            </w:rPr>
            <w:fldChar w:fldCharType="separate"/>
          </w:r>
          <w:r>
            <w:rPr>
              <w:webHidden/>
              <w:rStyle w:val="IndexLink"/>
              <w:vanish w:val="false"/>
            </w:rPr>
            <w:t>3.2.10 Quản Lý Báo</w:t>
            <w:tab/>
            <w:t>29</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32">
        <w:ins w:id="30" w:author="Minh Đức Lê" w:date="2018-04-06T20:09:00Z">
          <w:r>
            <w:rPr>
              <w:webHidden/>
            </w:rPr>
            <w:fldChar w:fldCharType="begin"/>
          </w:r>
          <w:r>
            <w:rPr>
              <w:webHidden/>
            </w:rPr>
            <w:instrText>PAGEREF _Toc510808732 \h</w:instrText>
          </w:r>
          <w:r>
            <w:rPr>
              <w:webHidden/>
            </w:rPr>
            <w:fldChar w:fldCharType="separate"/>
          </w:r>
          <w:r>
            <w:rPr>
              <w:webHidden/>
              <w:rStyle w:val="IndexLink"/>
              <w:vanish w:val="false"/>
            </w:rPr>
            <w:t>3.2.11 Quản Lý Khách hàng</w:t>
            <w:tab/>
            <w:t>33</w:t>
          </w:r>
        </w:ins>
        <w:r>
          <w:rPr>
            <w:webHidden/>
          </w:rPr>
          <w:fldChar w:fldCharType="end"/>
        </w:r>
      </w:hyperlink>
    </w:p>
    <w:p>
      <w:pPr>
        <w:pStyle w:val="Contents3"/>
        <w:tabs>
          <w:tab w:val="right" w:pos="8778" w:leader="dot"/>
        </w:tabs>
        <w:rPr/>
      </w:pPr>
      <w:hyperlink w:anchor="_Toc510808733">
        <w:ins w:id="31" w:author="Minh Đức Lê" w:date="2018-04-06T20:09:00Z">
          <w:r>
            <w:rPr>
              <w:webHidden/>
            </w:rPr>
            <w:fldChar w:fldCharType="begin"/>
          </w:r>
          <w:r>
            <w:rPr>
              <w:webHidden/>
            </w:rPr>
            <w:instrText>PAGEREF _Toc510808733 \h</w:instrText>
          </w:r>
          <w:r>
            <w:rPr>
              <w:webHidden/>
            </w:rPr>
            <w:fldChar w:fldCharType="separate"/>
          </w:r>
          <w:r>
            <w:rPr>
              <w:webHidden/>
              <w:rStyle w:val="IndexLink"/>
              <w:vanish w:val="false"/>
            </w:rPr>
            <w:t>3.2.12 Quản Lý Đơn Hàng</w:t>
            <w:tab/>
            <w:t>38</w:t>
          </w:r>
        </w:ins>
        <w:r>
          <w:rPr>
            <w:webHidden/>
          </w:rPr>
          <w:fldChar w:fldCharType="end"/>
        </w:r>
      </w:hyperlink>
    </w:p>
    <w:p>
      <w:pPr>
        <w:pStyle w:val="Contents1"/>
        <w:rPr>
          <w:rFonts w:ascii="Calibri" w:hAnsi="Calibri" w:eastAsia="ＭＳ 明朝" w:cs="" w:asciiTheme="minorHAnsi" w:cstheme="minorBidi" w:eastAsiaTheme="minorEastAsia" w:hAnsiTheme="minorHAnsi"/>
          <w:sz w:val="22"/>
          <w:szCs w:val="22"/>
        </w:rPr>
      </w:pPr>
      <w:hyperlink w:anchor="_Toc510808734">
        <w:ins w:id="32" w:author="Minh Đức Lê" w:date="2018-04-06T20:09:00Z">
          <w:r>
            <w:rPr>
              <w:webHidden/>
            </w:rPr>
            <w:fldChar w:fldCharType="begin"/>
          </w:r>
          <w:r>
            <w:rPr>
              <w:webHidden/>
            </w:rPr>
            <w:instrText>PAGEREF _Toc510808734 \h</w:instrText>
          </w:r>
          <w:r>
            <w:rPr>
              <w:webHidden/>
            </w:rPr>
            <w:fldChar w:fldCharType="separate"/>
          </w:r>
          <w:r>
            <w:rPr>
              <w:webHidden/>
              <w:rStyle w:val="IndexLink"/>
              <w:vanish w:val="false"/>
            </w:rPr>
            <w:t>CHƯƠNG 4 : THIẾT KẾ VÀ HIỆN THỰC</w:t>
            <w:tab/>
            <w:t>42</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735">
        <w:ins w:id="33" w:author="Minh Đức Lê" w:date="2018-04-06T20:09:00Z">
          <w:r>
            <w:rPr>
              <w:webHidden/>
              <w:rStyle w:val="IndexLink"/>
              <w:vanish w:val="false"/>
            </w:rPr>
            <w:t>4.1 Thiết kết giao diện</w:t>
          </w:r>
        </w:ins>
        <w:ins w:id="34" w:author="Minh Đức Lê" w:date="2018-04-06T20:09:00Z">
          <w:r>
            <w:rPr>
              <w:rStyle w:val="IndexLink"/>
              <w:lang w:val="vi-VN"/>
            </w:rPr>
            <w:t xml:space="preserve"> phác thảo</w:t>
          </w:r>
        </w:ins>
        <w:ins w:id="35" w:author="Minh Đức Lê" w:date="2018-04-06T20:09:00Z">
          <w:r>
            <w:rPr>
              <w:webHidden/>
            </w:rPr>
            <w:fldChar w:fldCharType="begin"/>
          </w:r>
          <w:r>
            <w:rPr>
              <w:webHidden/>
            </w:rPr>
            <w:instrText>PAGEREF _Toc510808735 \h</w:instrText>
          </w:r>
          <w:r>
            <w:rPr>
              <w:webHidden/>
            </w:rPr>
            <w:fldChar w:fldCharType="separate"/>
          </w:r>
          <w:r>
            <w:rPr>
              <w:rStyle w:val="IndexLink"/>
              <w:vanish w:val="false"/>
            </w:rPr>
            <w:tab/>
            <w:t>42</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36">
        <w:ins w:id="36" w:author="Minh Đức Lê" w:date="2018-04-06T20:09:00Z">
          <w:r>
            <w:rPr>
              <w:webHidden/>
              <w:rStyle w:val="IndexLink"/>
              <w:vanish w:val="false"/>
              <w:lang w:val="vi-VN"/>
            </w:rPr>
            <w:t>4.1.1 Giao diện danh mục</w:t>
          </w:r>
        </w:ins>
        <w:ins w:id="37" w:author="Minh Đức Lê" w:date="2018-04-06T20:09:00Z">
          <w:r>
            <w:rPr>
              <w:webHidden/>
            </w:rPr>
            <w:fldChar w:fldCharType="begin"/>
          </w:r>
          <w:r>
            <w:rPr>
              <w:webHidden/>
            </w:rPr>
            <w:instrText>PAGEREF _Toc510808736 \h</w:instrText>
          </w:r>
          <w:r>
            <w:rPr>
              <w:webHidden/>
            </w:rPr>
            <w:fldChar w:fldCharType="separate"/>
          </w:r>
          <w:r>
            <w:rPr>
              <w:rStyle w:val="IndexLink"/>
              <w:vanish w:val="false"/>
            </w:rPr>
            <w:tab/>
            <w:t>42</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37">
        <w:ins w:id="38" w:author="Minh Đức Lê" w:date="2018-04-06T20:09:00Z">
          <w:r>
            <w:rPr>
              <w:webHidden/>
              <w:rStyle w:val="IndexLink"/>
              <w:vanish w:val="false"/>
              <w:lang w:val="vi-VN"/>
            </w:rPr>
            <w:t>4.1.2 Giao diện chi tiết báo</w:t>
          </w:r>
        </w:ins>
        <w:ins w:id="39" w:author="Minh Đức Lê" w:date="2018-04-06T20:09:00Z">
          <w:r>
            <w:rPr>
              <w:webHidden/>
            </w:rPr>
            <w:fldChar w:fldCharType="begin"/>
          </w:r>
          <w:r>
            <w:rPr>
              <w:webHidden/>
            </w:rPr>
            <w:instrText>PAGEREF _Toc510808737 \h</w:instrText>
          </w:r>
          <w:r>
            <w:rPr>
              <w:webHidden/>
            </w:rPr>
            <w:fldChar w:fldCharType="separate"/>
          </w:r>
          <w:r>
            <w:rPr>
              <w:rStyle w:val="IndexLink"/>
              <w:vanish w:val="false"/>
            </w:rPr>
            <w:tab/>
            <w:t>43</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38">
        <w:ins w:id="40" w:author="Minh Đức Lê" w:date="2018-04-06T20:09:00Z">
          <w:r>
            <w:rPr>
              <w:webHidden/>
              <w:rStyle w:val="IndexLink"/>
              <w:vanish w:val="false"/>
              <w:lang w:val="vi-VN"/>
            </w:rPr>
            <w:t>4.1.3 Giao diện giỏ báo</w:t>
          </w:r>
        </w:ins>
        <w:ins w:id="41" w:author="Minh Đức Lê" w:date="2018-04-06T20:09:00Z">
          <w:r>
            <w:rPr>
              <w:webHidden/>
            </w:rPr>
            <w:fldChar w:fldCharType="begin"/>
          </w:r>
          <w:r>
            <w:rPr>
              <w:webHidden/>
            </w:rPr>
            <w:instrText>PAGEREF _Toc510808738 \h</w:instrText>
          </w:r>
          <w:r>
            <w:rPr>
              <w:webHidden/>
            </w:rPr>
            <w:fldChar w:fldCharType="separate"/>
          </w:r>
          <w:r>
            <w:rPr>
              <w:rStyle w:val="IndexLink"/>
              <w:vanish w:val="false"/>
            </w:rPr>
            <w:tab/>
            <w:t>44</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39">
        <w:ins w:id="42" w:author="Minh Đức Lê" w:date="2018-04-06T20:09:00Z">
          <w:r>
            <w:rPr>
              <w:webHidden/>
              <w:rStyle w:val="IndexLink"/>
              <w:vanish w:val="false"/>
              <w:lang w:val="vi-VN"/>
            </w:rPr>
            <w:t>4.1.4 Giao diện thanh toán</w:t>
          </w:r>
        </w:ins>
        <w:ins w:id="43" w:author="Minh Đức Lê" w:date="2018-04-06T20:09:00Z">
          <w:r>
            <w:rPr>
              <w:webHidden/>
            </w:rPr>
            <w:fldChar w:fldCharType="begin"/>
          </w:r>
          <w:r>
            <w:rPr>
              <w:webHidden/>
            </w:rPr>
            <w:instrText>PAGEREF _Toc510808739 \h</w:instrText>
          </w:r>
          <w:r>
            <w:rPr>
              <w:webHidden/>
            </w:rPr>
            <w:fldChar w:fldCharType="separate"/>
          </w:r>
          <w:r>
            <w:rPr>
              <w:rStyle w:val="IndexLink"/>
              <w:vanish w:val="false"/>
            </w:rPr>
            <w:tab/>
            <w:t>44</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40">
        <w:ins w:id="44" w:author="Minh Đức Lê" w:date="2018-04-06T20:09:00Z">
          <w:r>
            <w:rPr>
              <w:webHidden/>
            </w:rPr>
            <w:fldChar w:fldCharType="begin"/>
          </w:r>
          <w:r>
            <w:rPr>
              <w:webHidden/>
            </w:rPr>
            <w:instrText>PAGEREF _Toc510808740 \h</w:instrText>
          </w:r>
          <w:r>
            <w:rPr>
              <w:webHidden/>
            </w:rPr>
            <w:fldChar w:fldCharType="separate"/>
          </w:r>
          <w:r>
            <w:rPr>
              <w:webHidden/>
              <w:rStyle w:val="IndexLink"/>
              <w:vanish w:val="false"/>
            </w:rPr>
            <w:t>4.1.5 Giao diện quản lý đợn hàng</w:t>
            <w:tab/>
            <w:t>45</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41">
        <w:ins w:id="45" w:author="Minh Đức Lê" w:date="2018-04-06T20:09:00Z">
          <w:r>
            <w:rPr>
              <w:webHidden/>
            </w:rPr>
            <w:fldChar w:fldCharType="begin"/>
          </w:r>
          <w:r>
            <w:rPr>
              <w:webHidden/>
            </w:rPr>
            <w:instrText>PAGEREF _Toc510808741 \h</w:instrText>
          </w:r>
          <w:r>
            <w:rPr>
              <w:webHidden/>
            </w:rPr>
            <w:fldChar w:fldCharType="separate"/>
          </w:r>
          <w:r>
            <w:rPr>
              <w:webHidden/>
              <w:rStyle w:val="IndexLink"/>
              <w:vanish w:val="false"/>
            </w:rPr>
            <w:t>4.1.6 Giao diện quản lý người dùng</w:t>
            <w:tab/>
            <w:t>45</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42">
        <w:ins w:id="46" w:author="Minh Đức Lê" w:date="2018-04-06T20:09:00Z">
          <w:r>
            <w:rPr>
              <w:webHidden/>
            </w:rPr>
            <w:fldChar w:fldCharType="begin"/>
          </w:r>
          <w:r>
            <w:rPr>
              <w:webHidden/>
            </w:rPr>
            <w:instrText>PAGEREF _Toc510808742 \h</w:instrText>
          </w:r>
          <w:r>
            <w:rPr>
              <w:webHidden/>
            </w:rPr>
            <w:fldChar w:fldCharType="separate"/>
          </w:r>
          <w:r>
            <w:rPr>
              <w:webHidden/>
              <w:rStyle w:val="IndexLink"/>
              <w:vanish w:val="false"/>
            </w:rPr>
            <w:t>4.1.7 Giao diện quản lý báo</w:t>
            <w:tab/>
            <w:t>46</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744">
        <w:ins w:id="47" w:author="Minh Đức Lê" w:date="2018-04-06T20:09:00Z">
          <w:r>
            <w:rPr>
              <w:webHidden/>
              <w:rStyle w:val="IndexLink"/>
              <w:vanish w:val="false"/>
            </w:rPr>
            <w:t>4.2</w:t>
          </w:r>
        </w:ins>
        <w:ins w:id="48" w:author="Minh Đức Lê" w:date="2018-04-06T20:09:00Z">
          <w:r>
            <w:rPr>
              <w:rStyle w:val="IndexLink"/>
              <w:lang w:val="vi-VN"/>
            </w:rPr>
            <w:t xml:space="preserve"> Hiện thực giao diện</w:t>
          </w:r>
        </w:ins>
        <w:ins w:id="49" w:author="Minh Đức Lê" w:date="2018-04-06T20:09:00Z">
          <w:r>
            <w:rPr>
              <w:webHidden/>
            </w:rPr>
            <w:fldChar w:fldCharType="begin"/>
          </w:r>
          <w:r>
            <w:rPr>
              <w:webHidden/>
            </w:rPr>
            <w:instrText>PAGEREF _Toc510808744 \h</w:instrText>
          </w:r>
          <w:r>
            <w:rPr>
              <w:webHidden/>
            </w:rPr>
            <w:fldChar w:fldCharType="separate"/>
          </w:r>
          <w:r>
            <w:rPr>
              <w:rStyle w:val="IndexLink"/>
              <w:vanish w:val="false"/>
            </w:rPr>
            <w:tab/>
            <w:t>46</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45">
        <w:ins w:id="50" w:author="Minh Đức Lê" w:date="2018-04-06T20:09:00Z">
          <w:r>
            <w:rPr>
              <w:webHidden/>
              <w:rStyle w:val="IndexLink"/>
              <w:vanish w:val="false"/>
              <w:lang w:val="vi-VN"/>
            </w:rPr>
            <w:t>4.2.1 Giao diện danh mục</w:t>
          </w:r>
        </w:ins>
        <w:ins w:id="51" w:author="Minh Đức Lê" w:date="2018-04-06T20:09:00Z">
          <w:r>
            <w:rPr>
              <w:webHidden/>
            </w:rPr>
            <w:fldChar w:fldCharType="begin"/>
          </w:r>
          <w:r>
            <w:rPr>
              <w:webHidden/>
            </w:rPr>
            <w:instrText>PAGEREF _Toc510808745 \h</w:instrText>
          </w:r>
          <w:r>
            <w:rPr>
              <w:webHidden/>
            </w:rPr>
            <w:fldChar w:fldCharType="separate"/>
          </w:r>
          <w:r>
            <w:rPr>
              <w:rStyle w:val="IndexLink"/>
              <w:vanish w:val="false"/>
            </w:rPr>
            <w:tab/>
            <w:t>46</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46">
        <w:ins w:id="52" w:author="Minh Đức Lê" w:date="2018-04-06T20:09:00Z">
          <w:r>
            <w:rPr>
              <w:webHidden/>
              <w:rStyle w:val="IndexLink"/>
              <w:vanish w:val="false"/>
            </w:rPr>
            <w:t>4.2.2</w:t>
          </w:r>
        </w:ins>
        <w:ins w:id="53" w:author="Minh Đức Lê" w:date="2018-04-06T20:09:00Z">
          <w:r>
            <w:rPr>
              <w:rStyle w:val="IndexLink"/>
              <w:lang w:val="vi-VN"/>
            </w:rPr>
            <w:t xml:space="preserve"> Giao diện chi tiết báo</w:t>
          </w:r>
        </w:ins>
        <w:ins w:id="54" w:author="Minh Đức Lê" w:date="2018-04-06T20:09:00Z">
          <w:r>
            <w:rPr>
              <w:webHidden/>
            </w:rPr>
            <w:fldChar w:fldCharType="begin"/>
          </w:r>
          <w:r>
            <w:rPr>
              <w:webHidden/>
            </w:rPr>
            <w:instrText>PAGEREF _Toc510808746 \h</w:instrText>
          </w:r>
          <w:r>
            <w:rPr>
              <w:webHidden/>
            </w:rPr>
            <w:fldChar w:fldCharType="separate"/>
          </w:r>
          <w:r>
            <w:rPr>
              <w:rStyle w:val="IndexLink"/>
              <w:vanish w:val="false"/>
            </w:rPr>
            <w:tab/>
            <w:t>46</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47">
        <w:ins w:id="55" w:author="Minh Đức Lê" w:date="2018-04-06T20:09:00Z">
          <w:r>
            <w:rPr>
              <w:webHidden/>
              <w:rStyle w:val="IndexLink"/>
              <w:vanish w:val="false"/>
              <w:lang w:val="vi-VN"/>
            </w:rPr>
            <w:t>4.2.3 Giao diện giỏ báo</w:t>
          </w:r>
        </w:ins>
        <w:ins w:id="56" w:author="Minh Đức Lê" w:date="2018-04-06T20:09:00Z">
          <w:r>
            <w:rPr>
              <w:webHidden/>
            </w:rPr>
            <w:fldChar w:fldCharType="begin"/>
          </w:r>
          <w:r>
            <w:rPr>
              <w:webHidden/>
            </w:rPr>
            <w:instrText>PAGEREF _Toc510808747 \h</w:instrText>
          </w:r>
          <w:r>
            <w:rPr>
              <w:webHidden/>
            </w:rPr>
            <w:fldChar w:fldCharType="separate"/>
          </w:r>
          <w:r>
            <w:rPr>
              <w:rStyle w:val="IndexLink"/>
              <w:vanish w:val="false"/>
            </w:rPr>
            <w:tab/>
            <w:t>46</w:t>
          </w:r>
        </w:ins>
        <w:r>
          <w:rPr>
            <w:webHidden/>
          </w:rPr>
          <w:fldChar w:fldCharType="end"/>
        </w:r>
      </w:hyperlink>
    </w:p>
    <w:p>
      <w:pPr>
        <w:pStyle w:val="Contents3"/>
        <w:tabs>
          <w:tab w:val="right" w:pos="8778" w:leader="dot"/>
        </w:tabs>
        <w:rPr>
          <w:rFonts w:ascii="Calibri" w:hAnsi="Calibri" w:eastAsia="ＭＳ 明朝" w:cs="" w:asciiTheme="minorHAnsi" w:cstheme="minorBidi" w:eastAsiaTheme="minorEastAsia" w:hAnsiTheme="minorHAnsi"/>
          <w:sz w:val="22"/>
          <w:szCs w:val="22"/>
        </w:rPr>
      </w:pPr>
      <w:hyperlink w:anchor="_Toc510808748">
        <w:ins w:id="57" w:author="Minh Đức Lê" w:date="2018-04-06T20:09:00Z">
          <w:r>
            <w:rPr>
              <w:webHidden/>
              <w:rStyle w:val="IndexLink"/>
              <w:vanish w:val="false"/>
              <w:lang w:val="vi-VN"/>
            </w:rPr>
            <w:t>4.2.4 Giao diện thanh toán</w:t>
          </w:r>
        </w:ins>
        <w:ins w:id="58" w:author="Minh Đức Lê" w:date="2018-04-06T20:09:00Z">
          <w:r>
            <w:rPr>
              <w:webHidden/>
            </w:rPr>
            <w:fldChar w:fldCharType="begin"/>
          </w:r>
          <w:r>
            <w:rPr>
              <w:webHidden/>
            </w:rPr>
            <w:instrText>PAGEREF _Toc510808748 \h</w:instrText>
          </w:r>
          <w:r>
            <w:rPr>
              <w:webHidden/>
            </w:rPr>
            <w:fldChar w:fldCharType="separate"/>
          </w:r>
          <w:r>
            <w:rPr>
              <w:rStyle w:val="IndexLink"/>
              <w:vanish w:val="false"/>
            </w:rPr>
            <w:tab/>
            <w:t>46</w:t>
          </w:r>
        </w:ins>
        <w:r>
          <w:rPr>
            <w:webHidden/>
          </w:rPr>
          <w:fldChar w:fldCharType="end"/>
        </w:r>
      </w:hyperlink>
    </w:p>
    <w:p>
      <w:pPr>
        <w:pStyle w:val="Contents1"/>
        <w:rPr>
          <w:rFonts w:ascii="Calibri" w:hAnsi="Calibri" w:eastAsia="ＭＳ 明朝" w:cs="" w:asciiTheme="minorHAnsi" w:cstheme="minorBidi" w:eastAsiaTheme="minorEastAsia" w:hAnsiTheme="minorHAnsi"/>
          <w:sz w:val="22"/>
          <w:szCs w:val="22"/>
        </w:rPr>
      </w:pPr>
      <w:hyperlink w:anchor="_Toc510808749">
        <w:ins w:id="59" w:author="Minh Đức Lê" w:date="2018-04-06T20:09:00Z">
          <w:r>
            <w:rPr>
              <w:webHidden/>
            </w:rPr>
            <w:fldChar w:fldCharType="begin"/>
          </w:r>
          <w:r>
            <w:rPr>
              <w:webHidden/>
            </w:rPr>
            <w:instrText>PAGEREF _Toc510808749 \h</w:instrText>
          </w:r>
          <w:r>
            <w:rPr>
              <w:webHidden/>
            </w:rPr>
            <w:fldChar w:fldCharType="separate"/>
          </w:r>
          <w:r>
            <w:rPr>
              <w:webHidden/>
              <w:rStyle w:val="IndexLink"/>
              <w:vanish w:val="false"/>
            </w:rPr>
            <w:t>CHƯƠNG 5 : KẾT LUẬN</w:t>
            <w:tab/>
            <w:t>47</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750">
        <w:ins w:id="60" w:author="Minh Đức Lê" w:date="2018-04-06T20:09:00Z">
          <w:r>
            <w:rPr>
              <w:webHidden/>
            </w:rPr>
            <w:fldChar w:fldCharType="begin"/>
          </w:r>
          <w:r>
            <w:rPr>
              <w:webHidden/>
            </w:rPr>
            <w:instrText>PAGEREF _Toc510808750 \h</w:instrText>
          </w:r>
          <w:r>
            <w:rPr>
              <w:webHidden/>
            </w:rPr>
            <w:fldChar w:fldCharType="separate"/>
          </w:r>
          <w:r>
            <w:rPr>
              <w:webHidden/>
              <w:rStyle w:val="IndexLink"/>
              <w:vanish w:val="false"/>
            </w:rPr>
            <w:t>5.1 Kết quả đạt được</w:t>
            <w:tab/>
            <w:t>47</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751">
        <w:ins w:id="61" w:author="Minh Đức Lê" w:date="2018-04-06T20:09:00Z">
          <w:r>
            <w:rPr>
              <w:webHidden/>
            </w:rPr>
            <w:fldChar w:fldCharType="begin"/>
          </w:r>
          <w:r>
            <w:rPr>
              <w:webHidden/>
            </w:rPr>
            <w:instrText>PAGEREF _Toc510808751 \h</w:instrText>
          </w:r>
          <w:r>
            <w:rPr>
              <w:webHidden/>
            </w:rPr>
            <w:fldChar w:fldCharType="separate"/>
          </w:r>
          <w:r>
            <w:rPr>
              <w:webHidden/>
              <w:rStyle w:val="IndexLink"/>
              <w:vanish w:val="false"/>
            </w:rPr>
            <w:t>5.2 Hạn chế của đồ án</w:t>
            <w:tab/>
            <w:t>47</w:t>
          </w:r>
        </w:ins>
        <w:r>
          <w:rPr>
            <w:webHidden/>
          </w:rPr>
          <w:fldChar w:fldCharType="end"/>
        </w:r>
      </w:hyperlink>
    </w:p>
    <w:p>
      <w:pPr>
        <w:pStyle w:val="Contents2"/>
        <w:rPr>
          <w:rFonts w:ascii="Calibri" w:hAnsi="Calibri" w:eastAsia="ＭＳ 明朝" w:cs="" w:asciiTheme="minorHAnsi" w:cstheme="minorBidi" w:eastAsiaTheme="minorEastAsia" w:hAnsiTheme="minorHAnsi"/>
          <w:sz w:val="22"/>
          <w:szCs w:val="22"/>
        </w:rPr>
      </w:pPr>
      <w:hyperlink w:anchor="_Toc510808752">
        <w:ins w:id="62" w:author="Minh Đức Lê" w:date="2018-04-06T20:09:00Z">
          <w:r>
            <w:rPr>
              <w:webHidden/>
            </w:rPr>
            <w:fldChar w:fldCharType="begin"/>
          </w:r>
          <w:r>
            <w:rPr>
              <w:webHidden/>
            </w:rPr>
            <w:instrText>PAGEREF _Toc510808752 \h</w:instrText>
          </w:r>
          <w:r>
            <w:rPr>
              <w:webHidden/>
            </w:rPr>
            <w:fldChar w:fldCharType="separate"/>
          </w:r>
          <w:r>
            <w:rPr>
              <w:webHidden/>
              <w:rStyle w:val="IndexLink"/>
              <w:vanish w:val="false"/>
            </w:rPr>
            <w:t>5.3 Hướng phát triển</w:t>
            <w:tab/>
            <w:t>47</w:t>
          </w:r>
        </w:ins>
        <w:r>
          <w:rPr>
            <w:webHidden/>
          </w:rPr>
          <w:fldChar w:fldCharType="end"/>
        </w:r>
      </w:hyperlink>
    </w:p>
    <w:p>
      <w:pPr>
        <w:pStyle w:val="Contents1"/>
        <w:rPr>
          <w:rFonts w:ascii="Calibri" w:hAnsi="Calibri" w:eastAsia="ＭＳ 明朝" w:cs="" w:asciiTheme="minorHAnsi" w:cstheme="minorBidi" w:eastAsiaTheme="minorEastAsia" w:hAnsiTheme="minorHAnsi"/>
          <w:sz w:val="22"/>
          <w:szCs w:val="22"/>
        </w:rPr>
      </w:pPr>
      <w:hyperlink w:anchor="_Toc510808753">
        <w:ins w:id="63" w:author="Minh Đức Lê" w:date="2018-04-06T20:09:00Z">
          <w:r>
            <w:rPr>
              <w:webHidden/>
            </w:rPr>
            <w:fldChar w:fldCharType="begin"/>
          </w:r>
          <w:r>
            <w:rPr>
              <w:webHidden/>
            </w:rPr>
            <w:instrText>PAGEREF _Toc510808753 \h</w:instrText>
          </w:r>
          <w:r>
            <w:rPr>
              <w:webHidden/>
            </w:rPr>
            <w:fldChar w:fldCharType="separate"/>
          </w:r>
          <w:r>
            <w:rPr>
              <w:webHidden/>
              <w:rStyle w:val="IndexLink"/>
              <w:vanish w:val="false"/>
            </w:rPr>
            <w:t>TÀI LIỆU THAM KHẢO</w:t>
            <w:tab/>
            <w:t>47</w:t>
          </w:r>
        </w:ins>
        <w:r>
          <w:rPr>
            <w:webHidden/>
          </w:rPr>
          <w:fldChar w:fldCharType="end"/>
        </w:r>
      </w:hyperlink>
    </w:p>
    <w:p>
      <w:pPr>
        <w:pStyle w:val="Contents1"/>
        <w:rPr>
          <w:rFonts w:ascii="Calibri" w:hAnsi="Calibri" w:eastAsia="ＭＳ 明朝" w:cs="" w:asciiTheme="minorHAnsi" w:cstheme="minorBidi" w:eastAsiaTheme="minorEastAsia" w:hAnsiTheme="minorHAnsi"/>
          <w:sz w:val="22"/>
          <w:szCs w:val="22"/>
        </w:rPr>
      </w:pPr>
      <w:hyperlink w:anchor="_Toc510808754">
        <w:ins w:id="64" w:author="Minh Đức Lê" w:date="2018-04-06T20:09:00Z">
          <w:r>
            <w:rPr>
              <w:webHidden/>
            </w:rPr>
            <w:fldChar w:fldCharType="begin"/>
          </w:r>
          <w:r>
            <w:rPr>
              <w:webHidden/>
            </w:rPr>
            <w:instrText>PAGEREF _Toc510808754 \h</w:instrText>
          </w:r>
          <w:r>
            <w:rPr>
              <w:webHidden/>
            </w:rPr>
            <w:fldChar w:fldCharType="separate"/>
          </w:r>
          <w:r>
            <w:rPr>
              <w:webHidden/>
              <w:rStyle w:val="IndexLink"/>
              <w:vanish w:val="false"/>
            </w:rPr>
            <w:t>PHỤ LỤC</w:t>
            <w:tab/>
            <w:t>48</w:t>
          </w:r>
        </w:ins>
        <w:r>
          <w:rPr>
            <w:webHidden/>
          </w:rPr>
          <w:fldChar w:fldCharType="end"/>
        </w:r>
      </w:hyperlink>
    </w:p>
    <w:p>
      <w:pPr>
        <w:pStyle w:val="Contents1"/>
        <w:rPr>
          <w:rStyle w:val="Pagenumber"/>
          <w:vanish w:val="false"/>
        </w:rPr>
      </w:pPr>
      <w:del w:id="65" w:author="Minh Đức Lê" w:date="2018-04-06T20:09:00Z">
        <w:r>
          <w:rPr/>
          <w:delText>MỤC LỤC</w:delText>
        </w:r>
      </w:del>
      <w:del w:id="66" w:author="Minh Đức Lê" w:date="2018-04-06T20:09:00Z">
        <w:r>
          <w:rPr>
            <w:vanish w:val="false"/>
          </w:rPr>
          <w:tab/>
          <w:delText>1</w:delText>
        </w:r>
      </w:del>
    </w:p>
    <w:p>
      <w:pPr>
        <w:pStyle w:val="Contents1"/>
        <w:rPr>
          <w:vanish w:val="false"/>
        </w:rPr>
      </w:pPr>
      <w:del w:id="67" w:author="Minh Đức Lê" w:date="2018-04-06T20:09:00Z">
        <w:r>
          <w:rPr/>
          <w:delText>DANH MỤC CÁC HÌNH VẼ</w:delText>
        </w:r>
      </w:del>
      <w:del w:id="68" w:author="Minh Đức Lê" w:date="2018-04-06T20:09:00Z">
        <w:r>
          <w:rPr>
            <w:vanish w:val="false"/>
          </w:rPr>
          <w:tab/>
          <w:delText>3</w:delText>
        </w:r>
      </w:del>
    </w:p>
    <w:p>
      <w:pPr>
        <w:pStyle w:val="Contents1"/>
        <w:rPr>
          <w:vanish w:val="false"/>
        </w:rPr>
      </w:pPr>
      <w:del w:id="69" w:author="Minh Đức Lê" w:date="2018-04-06T20:09:00Z">
        <w:r>
          <w:rPr/>
          <w:delText>DANH MỤC CÁC BẢNG BIỂU</w:delText>
        </w:r>
      </w:del>
      <w:del w:id="70" w:author="Minh Đức Lê" w:date="2018-04-06T20:09:00Z">
        <w:r>
          <w:rPr>
            <w:vanish w:val="false"/>
          </w:rPr>
          <w:tab/>
          <w:delText>3</w:delText>
        </w:r>
      </w:del>
    </w:p>
    <w:p>
      <w:pPr>
        <w:pStyle w:val="Contents1"/>
        <w:rPr>
          <w:vanish w:val="false"/>
        </w:rPr>
      </w:pPr>
      <w:del w:id="71" w:author="Minh Đức Lê" w:date="2018-04-06T20:09:00Z">
        <w:r>
          <w:rPr/>
          <w:delText>CHƯƠNG 1 : GIỚI THIỆU</w:delText>
        </w:r>
      </w:del>
      <w:del w:id="72" w:author="Minh Đức Lê" w:date="2018-04-06T20:09:00Z">
        <w:r>
          <w:rPr>
            <w:vanish w:val="false"/>
          </w:rPr>
          <w:tab/>
          <w:delText>4</w:delText>
        </w:r>
      </w:del>
    </w:p>
    <w:p>
      <w:pPr>
        <w:pStyle w:val="Contents2"/>
        <w:rPr>
          <w:vanish w:val="false"/>
        </w:rPr>
      </w:pPr>
      <w:del w:id="73" w:author="Minh Đức Lê" w:date="2018-04-06T20:09:00Z">
        <w:r>
          <w:rPr/>
          <w:delText>1.1 Tổng quan</w:delText>
        </w:r>
      </w:del>
      <w:del w:id="74" w:author="Minh Đức Lê" w:date="2018-04-06T20:09:00Z">
        <w:r>
          <w:rPr>
            <w:vanish w:val="false"/>
          </w:rPr>
          <w:tab/>
          <w:delText>4</w:delText>
        </w:r>
      </w:del>
    </w:p>
    <w:p>
      <w:pPr>
        <w:pStyle w:val="Contents2"/>
        <w:rPr>
          <w:vanish w:val="false"/>
        </w:rPr>
      </w:pPr>
      <w:del w:id="75" w:author="Minh Đức Lê" w:date="2018-04-06T20:09:00Z">
        <w:r>
          <w:rPr/>
          <w:delText>1.2 Mục tiêu đề tài</w:delText>
        </w:r>
      </w:del>
      <w:del w:id="76" w:author="Minh Đức Lê" w:date="2018-04-06T20:09:00Z">
        <w:r>
          <w:rPr>
            <w:vanish w:val="false"/>
          </w:rPr>
          <w:tab/>
          <w:delText>4</w:delText>
        </w:r>
      </w:del>
    </w:p>
    <w:p>
      <w:pPr>
        <w:pStyle w:val="Contents2"/>
        <w:rPr>
          <w:vanish w:val="false"/>
        </w:rPr>
      </w:pPr>
      <w:del w:id="77" w:author="Minh Đức Lê" w:date="2018-04-06T20:09:00Z">
        <w:r>
          <w:rPr/>
          <w:delText>1.3 Phạm vi đề tài</w:delText>
        </w:r>
      </w:del>
      <w:del w:id="78" w:author="Minh Đức Lê" w:date="2018-04-06T20:09:00Z">
        <w:r>
          <w:rPr>
            <w:vanish w:val="false"/>
          </w:rPr>
          <w:tab/>
          <w:delText>4</w:delText>
        </w:r>
      </w:del>
    </w:p>
    <w:p>
      <w:pPr>
        <w:pStyle w:val="Contents2"/>
        <w:rPr>
          <w:vanish w:val="false"/>
        </w:rPr>
      </w:pPr>
      <w:del w:id="79" w:author="Minh Đức Lê" w:date="2018-04-06T20:09:00Z">
        <w:r>
          <w:rPr/>
          <w:delText>1.4 Mô tả yêu cầu chức năng</w:delText>
        </w:r>
      </w:del>
      <w:del w:id="80" w:author="Minh Đức Lê" w:date="2018-04-06T20:09:00Z">
        <w:r>
          <w:rPr>
            <w:vanish w:val="false"/>
          </w:rPr>
          <w:tab/>
          <w:delText>4</w:delText>
        </w:r>
      </w:del>
    </w:p>
    <w:p>
      <w:pPr>
        <w:pStyle w:val="Contents1"/>
        <w:rPr>
          <w:vanish w:val="false"/>
        </w:rPr>
      </w:pPr>
      <w:del w:id="81" w:author="Minh Đức Lê" w:date="2018-04-06T20:09:00Z">
        <w:r>
          <w:rPr/>
          <w:delText>CHƯƠNG 2 : CƠ SỞ LÝ THUYẾT</w:delText>
        </w:r>
      </w:del>
      <w:del w:id="82" w:author="Minh Đức Lê" w:date="2018-04-06T20:09:00Z">
        <w:r>
          <w:rPr>
            <w:vanish w:val="false"/>
          </w:rPr>
          <w:tab/>
          <w:delText>5</w:delText>
        </w:r>
      </w:del>
    </w:p>
    <w:p>
      <w:pPr>
        <w:pStyle w:val="Contents2"/>
        <w:rPr>
          <w:vanish w:val="false"/>
        </w:rPr>
      </w:pPr>
      <w:del w:id="83" w:author="Minh Đức Lê" w:date="2018-04-06T20:09:00Z">
        <w:r>
          <w:rPr/>
          <w:delText>2.1 Hướng dẫn sử dụng mẫu đồ án tốt nghiệp (Tiêu đề mục – Style Heading 2)</w:delText>
        </w:r>
      </w:del>
      <w:del w:id="84" w:author="Minh Đức Lê" w:date="2018-04-06T20:09:00Z">
        <w:r>
          <w:rPr>
            <w:vanish w:val="false"/>
          </w:rPr>
          <w:tab/>
          <w:delText>5</w:delText>
        </w:r>
      </w:del>
    </w:p>
    <w:p>
      <w:pPr>
        <w:pStyle w:val="Contents3"/>
        <w:tabs>
          <w:tab w:val="right" w:pos="8778" w:leader="dot"/>
        </w:tabs>
        <w:rPr>
          <w:vanish w:val="false"/>
        </w:rPr>
      </w:pPr>
      <w:del w:id="85" w:author="Minh Đức Lê" w:date="2018-04-06T20:09:00Z">
        <w:r>
          <w:rPr/>
          <w:delText>2.1.1 Cách chèn nhãn cho bảng biểu và hình vẽ</w:delText>
        </w:r>
      </w:del>
      <w:del w:id="86" w:author="Minh Đức Lê" w:date="2018-04-06T20:09:00Z">
        <w:r>
          <w:rPr>
            <w:vanish w:val="false"/>
          </w:rPr>
          <w:tab/>
          <w:delText>7</w:delText>
        </w:r>
      </w:del>
    </w:p>
    <w:p>
      <w:pPr>
        <w:pStyle w:val="Contents3"/>
        <w:tabs>
          <w:tab w:val="right" w:pos="8778" w:leader="dot"/>
        </w:tabs>
        <w:rPr>
          <w:vanish w:val="false"/>
        </w:rPr>
      </w:pPr>
      <w:del w:id="87" w:author="Minh Đức Lê" w:date="2018-04-06T20:09:00Z">
        <w:r>
          <w:rPr/>
          <w:delText>2.1.2 Hướng dẫn chèn công thức và nhãn</w:delText>
        </w:r>
      </w:del>
      <w:del w:id="88" w:author="Minh Đức Lê" w:date="2018-04-06T20:09:00Z">
        <w:r>
          <w:rPr>
            <w:vanish w:val="false"/>
          </w:rPr>
          <w:tab/>
          <w:delText>9</w:delText>
        </w:r>
      </w:del>
    </w:p>
    <w:p>
      <w:pPr>
        <w:pStyle w:val="Contents1"/>
        <w:rPr>
          <w:vanish w:val="false"/>
        </w:rPr>
      </w:pPr>
      <w:del w:id="89" w:author="Minh Đức Lê" w:date="2018-04-06T20:09:00Z">
        <w:r>
          <w:rPr/>
          <w:delText>CHƯƠNG 3 : PHÂN TÍCH</w:delText>
        </w:r>
      </w:del>
      <w:del w:id="90" w:author="Minh Đức Lê" w:date="2018-04-06T20:09:00Z">
        <w:r>
          <w:rPr>
            <w:vanish w:val="false"/>
          </w:rPr>
          <w:tab/>
          <w:delText>10</w:delText>
        </w:r>
      </w:del>
    </w:p>
    <w:p>
      <w:pPr>
        <w:pStyle w:val="Contents2"/>
        <w:rPr>
          <w:vanish w:val="false"/>
        </w:rPr>
      </w:pPr>
      <w:del w:id="91" w:author="Minh Đức Lê" w:date="2018-04-06T20:09:00Z">
        <w:r>
          <w:rPr/>
          <w:delText>3.1 Tiêu đề mục</w:delText>
        </w:r>
      </w:del>
      <w:del w:id="92" w:author="Minh Đức Lê" w:date="2018-04-06T20:09:00Z">
        <w:r>
          <w:rPr>
            <w:vanish w:val="false"/>
          </w:rPr>
          <w:tab/>
          <w:delText>10</w:delText>
        </w:r>
      </w:del>
    </w:p>
    <w:p>
      <w:pPr>
        <w:pStyle w:val="Contents3"/>
        <w:tabs>
          <w:tab w:val="right" w:pos="8778" w:leader="dot"/>
        </w:tabs>
        <w:rPr>
          <w:vanish w:val="false"/>
        </w:rPr>
      </w:pPr>
      <w:del w:id="93" w:author="Minh Đức Lê" w:date="2018-04-06T20:09:00Z">
        <w:r>
          <w:rPr/>
          <w:delText>3.1.1 Tiêu đề tiểu mục</w:delText>
        </w:r>
      </w:del>
      <w:del w:id="94" w:author="Minh Đức Lê" w:date="2018-04-06T20:09:00Z">
        <w:r>
          <w:rPr>
            <w:vanish w:val="false"/>
          </w:rPr>
          <w:tab/>
          <w:delText>10</w:delText>
        </w:r>
      </w:del>
    </w:p>
    <w:p>
      <w:pPr>
        <w:pStyle w:val="Contents3"/>
        <w:tabs>
          <w:tab w:val="right" w:pos="8778" w:leader="dot"/>
        </w:tabs>
        <w:rPr>
          <w:vanish w:val="false"/>
        </w:rPr>
      </w:pPr>
      <w:del w:id="95" w:author="Minh Đức Lê" w:date="2018-04-06T20:09:00Z">
        <w:r>
          <w:rPr/>
          <w:delText>3.1.2 Tiêu đề tiểu mục</w:delText>
        </w:r>
      </w:del>
      <w:del w:id="96" w:author="Minh Đức Lê" w:date="2018-04-06T20:09:00Z">
        <w:r>
          <w:rPr>
            <w:vanish w:val="false"/>
          </w:rPr>
          <w:tab/>
          <w:delText>10</w:delText>
        </w:r>
      </w:del>
    </w:p>
    <w:p>
      <w:pPr>
        <w:pStyle w:val="Contents2"/>
        <w:rPr>
          <w:vanish w:val="false"/>
        </w:rPr>
      </w:pPr>
      <w:del w:id="97" w:author="Minh Đức Lê" w:date="2018-04-06T20:09:00Z">
        <w:r>
          <w:rPr/>
          <w:delText>3.2 Tiêu đề mục</w:delText>
        </w:r>
      </w:del>
      <w:del w:id="98" w:author="Minh Đức Lê" w:date="2018-04-06T20:09:00Z">
        <w:r>
          <w:rPr>
            <w:vanish w:val="false"/>
          </w:rPr>
          <w:tab/>
          <w:delText>10</w:delText>
        </w:r>
      </w:del>
    </w:p>
    <w:p>
      <w:pPr>
        <w:pStyle w:val="Contents3"/>
        <w:tabs>
          <w:tab w:val="right" w:pos="8778" w:leader="dot"/>
        </w:tabs>
        <w:rPr>
          <w:vanish w:val="false"/>
        </w:rPr>
      </w:pPr>
      <w:del w:id="99" w:author="Minh Đức Lê" w:date="2018-04-06T20:09:00Z">
        <w:r>
          <w:rPr/>
          <w:delText>3.2.1 Tiêu đề tiểu mục</w:delText>
        </w:r>
      </w:del>
      <w:del w:id="100" w:author="Minh Đức Lê" w:date="2018-04-06T20:09:00Z">
        <w:r>
          <w:rPr>
            <w:vanish w:val="false"/>
          </w:rPr>
          <w:tab/>
          <w:delText>10</w:delText>
        </w:r>
      </w:del>
    </w:p>
    <w:p>
      <w:pPr>
        <w:pStyle w:val="Contents3"/>
        <w:tabs>
          <w:tab w:val="right" w:pos="8778" w:leader="dot"/>
        </w:tabs>
        <w:rPr>
          <w:vanish w:val="false"/>
        </w:rPr>
      </w:pPr>
      <w:del w:id="101" w:author="Minh Đức Lê" w:date="2018-04-06T20:09:00Z">
        <w:r>
          <w:rPr/>
          <w:delText>3.2.2 Tiêu đề tiểu mục</w:delText>
        </w:r>
      </w:del>
      <w:del w:id="102" w:author="Minh Đức Lê" w:date="2018-04-06T20:09:00Z">
        <w:r>
          <w:rPr>
            <w:vanish w:val="false"/>
          </w:rPr>
          <w:tab/>
          <w:delText>10</w:delText>
        </w:r>
      </w:del>
    </w:p>
    <w:p>
      <w:pPr>
        <w:pStyle w:val="Contents1"/>
        <w:rPr>
          <w:vanish w:val="false"/>
        </w:rPr>
      </w:pPr>
      <w:del w:id="103" w:author="Minh Đức Lê" w:date="2018-04-06T20:09:00Z">
        <w:r>
          <w:rPr/>
          <w:delText>CHƯƠNG 4 : THIẾT KẾ VÀ HIỆN THỰC</w:delText>
        </w:r>
      </w:del>
      <w:del w:id="104" w:author="Minh Đức Lê" w:date="2018-04-06T20:09:00Z">
        <w:r>
          <w:rPr>
            <w:vanish w:val="false"/>
          </w:rPr>
          <w:tab/>
          <w:delText>11</w:delText>
        </w:r>
      </w:del>
    </w:p>
    <w:p>
      <w:pPr>
        <w:pStyle w:val="Contents2"/>
        <w:rPr>
          <w:vanish w:val="false"/>
        </w:rPr>
      </w:pPr>
      <w:del w:id="105" w:author="Minh Đức Lê" w:date="2018-04-06T20:09:00Z">
        <w:r>
          <w:rPr/>
          <w:delText>4.1 Tiêu đề mục</w:delText>
        </w:r>
      </w:del>
      <w:del w:id="106" w:author="Minh Đức Lê" w:date="2018-04-06T20:09:00Z">
        <w:r>
          <w:rPr>
            <w:vanish w:val="false"/>
          </w:rPr>
          <w:tab/>
          <w:delText>11</w:delText>
        </w:r>
      </w:del>
    </w:p>
    <w:p>
      <w:pPr>
        <w:pStyle w:val="Contents3"/>
        <w:tabs>
          <w:tab w:val="right" w:pos="8778" w:leader="dot"/>
        </w:tabs>
        <w:rPr>
          <w:vanish w:val="false"/>
        </w:rPr>
      </w:pPr>
      <w:del w:id="107" w:author="Minh Đức Lê" w:date="2018-04-06T20:09:00Z">
        <w:r>
          <w:rPr/>
          <w:delText>4.1.1 Tiêu đề tiểu mục</w:delText>
        </w:r>
      </w:del>
      <w:del w:id="108" w:author="Minh Đức Lê" w:date="2018-04-06T20:09:00Z">
        <w:r>
          <w:rPr>
            <w:vanish w:val="false"/>
          </w:rPr>
          <w:tab/>
          <w:delText>11</w:delText>
        </w:r>
      </w:del>
    </w:p>
    <w:p>
      <w:pPr>
        <w:pStyle w:val="Contents3"/>
        <w:tabs>
          <w:tab w:val="right" w:pos="8778" w:leader="dot"/>
        </w:tabs>
        <w:rPr>
          <w:vanish w:val="false"/>
        </w:rPr>
      </w:pPr>
      <w:del w:id="109" w:author="Minh Đức Lê" w:date="2018-04-06T20:09:00Z">
        <w:r>
          <w:rPr/>
          <w:delText>4.1.2 Tiêu đề tiểu mục</w:delText>
        </w:r>
      </w:del>
      <w:del w:id="110" w:author="Minh Đức Lê" w:date="2018-04-06T20:09:00Z">
        <w:r>
          <w:rPr>
            <w:vanish w:val="false"/>
          </w:rPr>
          <w:tab/>
          <w:delText>11</w:delText>
        </w:r>
      </w:del>
    </w:p>
    <w:p>
      <w:pPr>
        <w:pStyle w:val="Contents2"/>
        <w:rPr>
          <w:vanish w:val="false"/>
        </w:rPr>
      </w:pPr>
      <w:del w:id="111" w:author="Minh Đức Lê" w:date="2018-04-06T20:09:00Z">
        <w:r>
          <w:rPr/>
          <w:delText>4.2 Tiêu đề mục</w:delText>
        </w:r>
      </w:del>
      <w:del w:id="112" w:author="Minh Đức Lê" w:date="2018-04-06T20:09:00Z">
        <w:r>
          <w:rPr>
            <w:vanish w:val="false"/>
          </w:rPr>
          <w:tab/>
          <w:delText>11</w:delText>
        </w:r>
      </w:del>
    </w:p>
    <w:p>
      <w:pPr>
        <w:pStyle w:val="Contents3"/>
        <w:tabs>
          <w:tab w:val="right" w:pos="8778" w:leader="dot"/>
        </w:tabs>
        <w:rPr>
          <w:vanish w:val="false"/>
        </w:rPr>
      </w:pPr>
      <w:del w:id="113" w:author="Minh Đức Lê" w:date="2018-04-06T20:09:00Z">
        <w:r>
          <w:rPr/>
          <w:delText>4.2.1 Tiêu đề tiểu mục</w:delText>
        </w:r>
      </w:del>
      <w:del w:id="114" w:author="Minh Đức Lê" w:date="2018-04-06T20:09:00Z">
        <w:r>
          <w:rPr>
            <w:vanish w:val="false"/>
          </w:rPr>
          <w:tab/>
          <w:delText>11</w:delText>
        </w:r>
      </w:del>
    </w:p>
    <w:p>
      <w:pPr>
        <w:pStyle w:val="Contents3"/>
        <w:tabs>
          <w:tab w:val="right" w:pos="8778" w:leader="dot"/>
        </w:tabs>
        <w:rPr>
          <w:vanish w:val="false"/>
        </w:rPr>
      </w:pPr>
      <w:del w:id="115" w:author="Minh Đức Lê" w:date="2018-04-06T20:09:00Z">
        <w:r>
          <w:rPr/>
          <w:delText>4.2.2 Tiêu đề tiểu mục</w:delText>
        </w:r>
      </w:del>
      <w:del w:id="116" w:author="Minh Đức Lê" w:date="2018-04-06T20:09:00Z">
        <w:r>
          <w:rPr>
            <w:vanish w:val="false"/>
          </w:rPr>
          <w:tab/>
          <w:delText>11</w:delText>
        </w:r>
      </w:del>
    </w:p>
    <w:p>
      <w:pPr>
        <w:pStyle w:val="Contents1"/>
        <w:rPr>
          <w:vanish w:val="false"/>
        </w:rPr>
      </w:pPr>
      <w:del w:id="117" w:author="Minh Đức Lê" w:date="2018-04-06T20:09:00Z">
        <w:r>
          <w:rPr/>
          <w:delText>CHƯƠNG 5 : KẾT LUẬN</w:delText>
        </w:r>
      </w:del>
      <w:del w:id="118" w:author="Minh Đức Lê" w:date="2018-04-06T20:09:00Z">
        <w:r>
          <w:rPr>
            <w:vanish w:val="false"/>
          </w:rPr>
          <w:tab/>
          <w:delText>12</w:delText>
        </w:r>
      </w:del>
    </w:p>
    <w:p>
      <w:pPr>
        <w:pStyle w:val="Contents2"/>
        <w:rPr>
          <w:vanish w:val="false"/>
        </w:rPr>
      </w:pPr>
      <w:del w:id="119" w:author="Minh Đức Lê" w:date="2018-04-06T20:09:00Z">
        <w:r>
          <w:rPr/>
          <w:delText>5.1 Kết quả đạt được</w:delText>
        </w:r>
      </w:del>
      <w:del w:id="120" w:author="Minh Đức Lê" w:date="2018-04-06T20:09:00Z">
        <w:r>
          <w:rPr>
            <w:vanish w:val="false"/>
          </w:rPr>
          <w:tab/>
          <w:delText>12</w:delText>
        </w:r>
      </w:del>
    </w:p>
    <w:p>
      <w:pPr>
        <w:pStyle w:val="Contents2"/>
        <w:rPr>
          <w:vanish w:val="false"/>
        </w:rPr>
      </w:pPr>
      <w:del w:id="121" w:author="Minh Đức Lê" w:date="2018-04-06T20:09:00Z">
        <w:r>
          <w:rPr/>
          <w:delText>5.2 Hạn chế của đồ án</w:delText>
        </w:r>
      </w:del>
      <w:del w:id="122" w:author="Minh Đức Lê" w:date="2018-04-06T20:09:00Z">
        <w:r>
          <w:rPr>
            <w:vanish w:val="false"/>
          </w:rPr>
          <w:tab/>
          <w:delText>12</w:delText>
        </w:r>
      </w:del>
    </w:p>
    <w:p>
      <w:pPr>
        <w:pStyle w:val="Contents2"/>
        <w:rPr>
          <w:vanish w:val="false"/>
        </w:rPr>
      </w:pPr>
      <w:del w:id="123" w:author="Minh Đức Lê" w:date="2018-04-06T20:09:00Z">
        <w:r>
          <w:rPr/>
          <w:delText>5.3 Hướng phát triển</w:delText>
        </w:r>
      </w:del>
      <w:del w:id="124" w:author="Minh Đức Lê" w:date="2018-04-06T20:09:00Z">
        <w:r>
          <w:rPr>
            <w:vanish w:val="false"/>
          </w:rPr>
          <w:tab/>
          <w:delText>12</w:delText>
        </w:r>
      </w:del>
    </w:p>
    <w:p>
      <w:pPr>
        <w:pStyle w:val="Contents1"/>
        <w:rPr>
          <w:vanish w:val="false"/>
        </w:rPr>
      </w:pPr>
      <w:del w:id="125" w:author="Minh Đức Lê" w:date="2018-04-06T20:09:00Z">
        <w:r>
          <w:rPr/>
          <w:delText>TÀI LIỆU THAM KHẢO</w:delText>
        </w:r>
      </w:del>
      <w:del w:id="126" w:author="Minh Đức Lê" w:date="2018-04-06T20:09:00Z">
        <w:r>
          <w:rPr>
            <w:vanish w:val="false"/>
          </w:rPr>
          <w:tab/>
          <w:delText>12</w:delText>
        </w:r>
      </w:del>
    </w:p>
    <w:p>
      <w:pPr>
        <w:sectPr>
          <w:headerReference w:type="default" r:id="rId2"/>
          <w:footerReference w:type="default" r:id="rId3"/>
          <w:type w:val="nextPage"/>
          <w:pgSz w:w="11906" w:h="16838"/>
          <w:pgMar w:left="1985" w:right="1134" w:header="709" w:top="1701" w:footer="709" w:bottom="1701" w:gutter="0"/>
          <w:pgNumType w:fmt="decimal"/>
          <w:formProt w:val="false"/>
          <w:textDirection w:val="lrTb"/>
          <w:docGrid w:type="default" w:linePitch="360" w:charSpace="4294957055"/>
        </w:sectPr>
        <w:pStyle w:val="Contents1"/>
        <w:rPr>
          <w:vanish w:val="false"/>
        </w:rPr>
      </w:pPr>
      <w:del w:id="127" w:author="Minh Đức Lê" w:date="2018-04-06T20:09:00Z">
        <w:r>
          <w:rPr/>
          <w:delText>PHỤ LỤC</w:delText>
        </w:r>
      </w:del>
      <w:del w:id="128" w:author="Minh Đức Lê" w:date="2018-04-06T20:09:00Z">
        <w:r>
          <w:rPr>
            <w:vanish w:val="false"/>
          </w:rPr>
          <w:tab/>
          <w:delText>13</w:delText>
        </w:r>
      </w:del>
    </w:p>
    <w:p>
      <w:pPr>
        <w:pStyle w:val="Heading1"/>
        <w:numPr>
          <w:ilvl w:val="0"/>
          <w:numId w:val="0"/>
        </w:numPr>
        <w:ind w:firstLine="567"/>
        <w:rPr/>
      </w:pPr>
      <w:bookmarkStart w:id="3" w:name="_Toc510808696"/>
      <w:bookmarkEnd w:id="3"/>
      <w:r>
        <w:rPr/>
        <w:t>DANH MỤC CÁC HÌNH VẼ</w:t>
      </w:r>
      <w:r>
        <w:fldChar w:fldCharType="end"/>
      </w:r>
    </w:p>
    <w:p>
      <w:pPr>
        <w:pStyle w:val="Tableoffigures"/>
        <w:tabs>
          <w:tab w:val="right" w:pos="8778" w:leader="dot"/>
        </w:tabs>
        <w:rPr>
          <w:rFonts w:ascii="Calibri" w:hAnsi="Calibri" w:eastAsia="ＭＳ 明朝" w:cs="" w:asciiTheme="minorHAnsi" w:cstheme="minorBidi" w:eastAsiaTheme="minorEastAsia" w:hAnsiTheme="minorHAnsi"/>
          <w:sz w:val="22"/>
          <w:szCs w:val="22"/>
        </w:rPr>
      </w:pPr>
      <w:r>
        <w:fldChar w:fldCharType="begin"/>
      </w:r>
      <w:r>
        <w:instrText> TOC \c "Hình " </w:instrText>
      </w:r>
      <w:r>
        <w:fldChar w:fldCharType="separate"/>
      </w:r>
      <w:hyperlink w:anchor="_Toc502784479">
        <w:r>
          <w:rPr>
            <w:webHidden/>
          </w:rPr>
          <w:fldChar w:fldCharType="begin"/>
        </w:r>
        <w:r>
          <w:rPr>
            <w:webHidden/>
          </w:rPr>
          <w:instrText>PAGEREF _Toc502784479 \h</w:instrText>
        </w:r>
        <w:r>
          <w:rPr>
            <w:webHidden/>
          </w:rPr>
          <w:fldChar w:fldCharType="separate"/>
        </w:r>
        <w:r>
          <w:rPr>
            <w:webHidden/>
            <w:rStyle w:val="IndexLink"/>
            <w:vanish w:val="false"/>
          </w:rPr>
          <w:t>Hình  2</w:t>
          <w:noBreakHyphen/>
          <w:t>1 Thao tác cập nhật mục lục</w:t>
          <w:tab/>
          <w:t>6</w:t>
        </w:r>
        <w:r>
          <w:rPr>
            <w:webHidden/>
          </w:rPr>
          <w:fldChar w:fldCharType="end"/>
        </w:r>
      </w:hyperlink>
    </w:p>
    <w:p>
      <w:pPr>
        <w:pStyle w:val="Tableoffigures"/>
        <w:tabs>
          <w:tab w:val="right" w:pos="8778" w:leader="dot"/>
        </w:tabs>
        <w:rPr>
          <w:rFonts w:ascii="Calibri" w:hAnsi="Calibri" w:eastAsia="ＭＳ 明朝" w:cs="" w:asciiTheme="minorHAnsi" w:cstheme="minorBidi" w:eastAsiaTheme="minorEastAsia" w:hAnsiTheme="minorHAnsi"/>
          <w:sz w:val="22"/>
          <w:szCs w:val="22"/>
        </w:rPr>
      </w:pPr>
      <w:hyperlink w:anchor="_Toc502784480">
        <w:r>
          <w:rPr>
            <w:webHidden/>
          </w:rPr>
          <w:fldChar w:fldCharType="begin"/>
        </w:r>
        <w:r>
          <w:rPr>
            <w:webHidden/>
          </w:rPr>
          <w:instrText>PAGEREF _Toc502784480 \h</w:instrText>
        </w:r>
        <w:r>
          <w:rPr>
            <w:webHidden/>
          </w:rPr>
          <w:fldChar w:fldCharType="separate"/>
        </w:r>
        <w:r>
          <w:rPr>
            <w:webHidden/>
            <w:rStyle w:val="IndexLink"/>
            <w:vanish w:val="false"/>
          </w:rPr>
          <w:t>Hình  2</w:t>
          <w:noBreakHyphen/>
          <w:t>2 Cách chèn nhãn cho hình</w:t>
          <w:tab/>
          <w:t>7</w:t>
        </w:r>
        <w:r>
          <w:rPr>
            <w:webHidden/>
          </w:rPr>
          <w:fldChar w:fldCharType="end"/>
        </w:r>
      </w:hyperlink>
    </w:p>
    <w:p>
      <w:pPr>
        <w:pStyle w:val="Tableoffigures"/>
        <w:tabs>
          <w:tab w:val="right" w:pos="8778" w:leader="dot"/>
        </w:tabs>
        <w:rPr>
          <w:rFonts w:ascii="Calibri" w:hAnsi="Calibri" w:eastAsia="ＭＳ 明朝" w:cs="" w:asciiTheme="minorHAnsi" w:cstheme="minorBidi" w:eastAsiaTheme="minorEastAsia" w:hAnsiTheme="minorHAnsi"/>
          <w:sz w:val="22"/>
          <w:szCs w:val="22"/>
        </w:rPr>
      </w:pPr>
      <w:hyperlink w:anchor="_Toc502784481">
        <w:r>
          <w:rPr>
            <w:webHidden/>
          </w:rPr>
          <w:fldChar w:fldCharType="begin"/>
        </w:r>
        <w:r>
          <w:rPr>
            <w:webHidden/>
          </w:rPr>
          <w:instrText>PAGEREF _Toc502784481 \h</w:instrText>
        </w:r>
        <w:r>
          <w:rPr>
            <w:webHidden/>
          </w:rPr>
          <w:fldChar w:fldCharType="separate"/>
        </w:r>
        <w:r>
          <w:rPr>
            <w:webHidden/>
            <w:rStyle w:val="IndexLink"/>
            <w:vanish w:val="false"/>
          </w:rPr>
          <w:t>Hình  2</w:t>
          <w:noBreakHyphen/>
          <w:t>3 Cách tạo một nhãn mới</w:t>
          <w:tab/>
          <w:t>8</w:t>
        </w:r>
        <w:r>
          <w:rPr>
            <w:webHidden/>
          </w:rPr>
          <w:fldChar w:fldCharType="end"/>
        </w:r>
      </w:hyperlink>
    </w:p>
    <w:p>
      <w:pPr>
        <w:pStyle w:val="Tableoffigures"/>
        <w:tabs>
          <w:tab w:val="right" w:pos="8778" w:leader="dot"/>
        </w:tabs>
        <w:rPr>
          <w:rFonts w:ascii="Calibri" w:hAnsi="Calibri" w:eastAsia="ＭＳ 明朝" w:cs="" w:asciiTheme="minorHAnsi" w:cstheme="minorBidi" w:eastAsiaTheme="minorEastAsia" w:hAnsiTheme="minorHAnsi"/>
          <w:sz w:val="22"/>
          <w:szCs w:val="22"/>
        </w:rPr>
      </w:pPr>
      <w:hyperlink w:anchor="_Toc502784482">
        <w:r>
          <w:rPr>
            <w:webHidden/>
          </w:rPr>
          <w:fldChar w:fldCharType="begin"/>
        </w:r>
        <w:r>
          <w:rPr>
            <w:webHidden/>
          </w:rPr>
          <w:instrText>PAGEREF _Toc502784482 \h</w:instrText>
        </w:r>
        <w:r>
          <w:rPr>
            <w:webHidden/>
          </w:rPr>
          <w:fldChar w:fldCharType="separate"/>
        </w:r>
        <w:r>
          <w:rPr>
            <w:webHidden/>
            <w:rStyle w:val="IndexLink"/>
            <w:vanish w:val="false"/>
          </w:rPr>
          <w:t>Hình  2</w:t>
          <w:noBreakHyphen/>
          <w:t>4 Cách tham chiếu đến một nhãn</w:t>
          <w:tab/>
          <w:t>8</w:t>
        </w:r>
        <w:r>
          <w:rPr>
            <w:webHidden/>
          </w:rPr>
          <w:fldChar w:fldCharType="end"/>
        </w:r>
      </w:hyperlink>
    </w:p>
    <w:p>
      <w:pPr>
        <w:pStyle w:val="Normal"/>
        <w:rPr/>
      </w:pPr>
      <w:r>
        <w:rPr/>
      </w:r>
      <w:r>
        <w:fldChar w:fldCharType="end"/>
      </w:r>
    </w:p>
    <w:p>
      <w:pPr>
        <w:pStyle w:val="Heading1"/>
        <w:numPr>
          <w:ilvl w:val="0"/>
          <w:numId w:val="0"/>
        </w:numPr>
        <w:ind w:firstLine="567"/>
        <w:rPr/>
      </w:pPr>
      <w:bookmarkStart w:id="4" w:name="_Toc510808697"/>
      <w:bookmarkEnd w:id="4"/>
      <w:r>
        <w:rPr/>
        <w:t>DANH MỤC CÁC BẢNG BIỂU</w:t>
      </w:r>
    </w:p>
    <w:p>
      <w:pPr>
        <w:pStyle w:val="Tableoffigures"/>
        <w:tabs>
          <w:tab w:val="right" w:pos="8778" w:leader="dot"/>
        </w:tabs>
        <w:rPr>
          <w:rFonts w:ascii="Calibri" w:hAnsi="Calibri" w:eastAsia="ＭＳ 明朝" w:cs="" w:asciiTheme="minorHAnsi" w:cstheme="minorBidi" w:eastAsiaTheme="minorEastAsia" w:hAnsiTheme="minorHAnsi"/>
          <w:sz w:val="22"/>
          <w:szCs w:val="22"/>
        </w:rPr>
      </w:pPr>
      <w:r>
        <w:fldChar w:fldCharType="begin"/>
      </w:r>
      <w:r>
        <w:instrText> TOC \c "Bảng" </w:instrText>
      </w:r>
      <w:r>
        <w:fldChar w:fldCharType="separate"/>
      </w:r>
      <w:hyperlink w:anchor="_Toc502784483">
        <w:r>
          <w:rPr>
            <w:webHidden/>
          </w:rPr>
          <w:fldChar w:fldCharType="begin"/>
        </w:r>
        <w:r>
          <w:rPr>
            <w:webHidden/>
          </w:rPr>
          <w:instrText>PAGEREF _Toc502784483 \h</w:instrText>
        </w:r>
        <w:r>
          <w:rPr>
            <w:webHidden/>
          </w:rPr>
          <w:fldChar w:fldCharType="separate"/>
        </w:r>
        <w:r>
          <w:rPr>
            <w:webHidden/>
            <w:rStyle w:val="IndexLink"/>
            <w:vanish w:val="false"/>
          </w:rPr>
          <w:t>Bảng 2</w:t>
          <w:noBreakHyphen/>
          <w:t>1 Tên bảng</w:t>
          <w:tab/>
          <w:t>9</w:t>
        </w:r>
        <w:r>
          <w:rPr>
            <w:webHidden/>
          </w:rPr>
          <w:fldChar w:fldCharType="end"/>
        </w:r>
      </w:hyperlink>
    </w:p>
    <w:p>
      <w:pPr>
        <w:pStyle w:val="Contents1"/>
        <w:rPr>
          <w:sz w:val="28"/>
        </w:rPr>
      </w:pPr>
      <w:r>
        <w:rPr>
          <w:sz w:val="28"/>
        </w:rPr>
      </w:r>
      <w:r>
        <w:fldChar w:fldCharType="end"/>
      </w:r>
    </w:p>
    <w:p>
      <w:pPr>
        <w:pStyle w:val="Heading1"/>
        <w:numPr>
          <w:ilvl w:val="0"/>
          <w:numId w:val="3"/>
        </w:numPr>
        <w:jc w:val="both"/>
        <w:rPr/>
      </w:pPr>
      <w:bookmarkStart w:id="5" w:name="_Toc510808698"/>
      <w:bookmarkStart w:id="6" w:name="_Ref262310605"/>
      <w:bookmarkStart w:id="7" w:name="_Ref262310598"/>
      <w:r>
        <w:rPr/>
        <w:t xml:space="preserve">: </w:t>
      </w:r>
      <w:bookmarkEnd w:id="6"/>
      <w:bookmarkEnd w:id="7"/>
      <w:r>
        <w:rPr/>
        <w:t>GIỚI THIỆU</w:t>
      </w:r>
      <w:bookmarkEnd w:id="5"/>
      <w:r>
        <w:rPr/>
        <w:t xml:space="preserve"> </w:t>
      </w:r>
    </w:p>
    <w:p>
      <w:pPr>
        <w:pStyle w:val="Heading2"/>
        <w:numPr>
          <w:ilvl w:val="1"/>
          <w:numId w:val="3"/>
        </w:numPr>
        <w:rPr/>
      </w:pPr>
      <w:bookmarkStart w:id="8" w:name="_Toc510808699"/>
      <w:r>
        <w:rPr/>
        <w:t>Tổng quan</w:t>
      </w:r>
      <w:bookmarkEnd w:id="8"/>
      <w:r>
        <w:rPr/>
        <w:t xml:space="preserve"> </w:t>
      </w:r>
    </w:p>
    <w:p>
      <w:pPr>
        <w:pStyle w:val="Normal"/>
        <w:pPrChange w:id="0" w:author="Minh Đức Lê" w:date="2018-04-08T10:39:00Z"/>
        <w:rPr>
          <w:lang w:val="vi-VN"/>
        </w:rPr>
      </w:pPr>
      <w:r>
        <w:rPr>
          <w:lang w:val="vi-VN"/>
        </w:rPr>
        <w:t>Thị trường nhu cầu thực tế</w:t>
      </w:r>
      <w:ins w:id="129" w:author="Minh Đức Lê" w:date="2018-04-08T10:33:00Z">
        <w:r>
          <w:rPr>
            <w:lang w:val="vi-VN"/>
          </w:rPr>
          <w:t xml:space="preserve"> về nhu cầu tìm kiếm thông tin</w:t>
        </w:r>
      </w:ins>
      <w:ins w:id="130" w:author="Minh Đức Lê" w:date="2018-04-08T10:31:00Z">
        <w:r>
          <w:rPr>
            <w:lang w:val="vi-VN"/>
          </w:rPr>
          <w:t xml:space="preserve"> hiện nay</w:t>
        </w:r>
      </w:ins>
      <w:ins w:id="131" w:author="Minh Đức Lê" w:date="2018-04-08T10:33:00Z">
        <w:r>
          <w:rPr>
            <w:lang w:val="vi-VN"/>
          </w:rPr>
          <w:t xml:space="preserve"> là khá cao, nhất là khoản sách báo, tạp chí giấy</w:t>
        </w:r>
      </w:ins>
      <w:ins w:id="132" w:author="Minh Đức Lê" w:date="2018-04-08T10:31:00Z">
        <w:r>
          <w:rPr>
            <w:lang w:val="vi-VN"/>
          </w:rPr>
          <w:t xml:space="preserve"> </w:t>
        </w:r>
      </w:ins>
      <w:ins w:id="133" w:author="Minh Đức Lê" w:date="2018-04-08T10:36:00Z">
        <w:r>
          <w:rPr>
            <w:lang w:val="vi-VN"/>
          </w:rPr>
          <w:t xml:space="preserve">vẫn còn rất ổn định, </w:t>
        </w:r>
      </w:ins>
      <w:ins w:id="134" w:author="Minh Đức Lê" w:date="2018-04-08T10:36:00Z">
        <w:r>
          <w:rPr>
            <w:lang w:val="vi-VN"/>
          </w:rPr>
          <w:t>nhu cầu về khoản mua sắm trực tuyến.</w:t>
        </w:r>
      </w:ins>
      <w:ins w:id="135" w:author="Minh Đức Lê" w:date="2018-04-08T10:39:00Z">
        <w:r>
          <w:rPr>
            <w:lang w:val="vi-VN"/>
          </w:rPr>
          <w:t xml:space="preserve"> Cùng với đó là việc tìm hiểu về Spring MVC là lý cho chúng tôi phát triển sản phẩm này.</w:t>
        </w:r>
      </w:ins>
    </w:p>
    <w:p>
      <w:pPr>
        <w:pStyle w:val="Normal"/>
        <w:rPr/>
      </w:pPr>
      <w:del w:id="136" w:author="Minh Đức Lê" w:date="2018-04-06T19:51:00Z">
        <w:r>
          <w:rPr/>
          <w:delText>Giới thiệu tổng quan về đề tài</w:delText>
        </w:r>
      </w:del>
      <w:ins w:id="137" w:author="Minh Đức Lê" w:date="2018-04-06T19:51:00Z">
        <w:r>
          <w:rPr/>
          <w:t xml:space="preserve">Trang web về đặt báo online, giúp cho người dùng có thể đặt báo một cách thuận tiện, nhanh chóng, </w:t>
        </w:r>
      </w:ins>
      <w:ins w:id="138" w:author="Minh Đức Lê" w:date="2018-04-06T19:54:00Z">
        <w:r>
          <w:rPr/>
          <w:t>mang</w:t>
        </w:r>
      </w:ins>
      <w:ins w:id="139" w:author="Minh Đức Lê" w:date="2018-04-06T19:51:00Z">
        <w:r>
          <w:rPr/>
          <w:t xml:space="preserve"> những giá trị tốt nhất </w:t>
        </w:r>
      </w:ins>
      <w:ins w:id="140" w:author="Minh Đức Lê" w:date="2018-04-06T19:55:00Z">
        <w:r>
          <w:rPr/>
          <w:t>cho khách hàng</w:t>
        </w:r>
      </w:ins>
      <w:ins w:id="141" w:author="Minh Đức Lê" w:date="2018-04-06T19:51:00Z">
        <w:r>
          <w:rPr/>
          <w:t>. Trang web cung cấp số lượng báo khổng lồ trong và ngoài nước</w:t>
        </w:r>
      </w:ins>
      <w:ins w:id="142" w:author="Minh Đức Lê" w:date="2018-04-06T19:54:00Z">
        <w:r>
          <w:rPr/>
          <w:t>, cùng với thao tác đặt báo tiện lợi, tiết kiệm thời gian thay vì phải đến các sạp báo</w:t>
        </w:r>
      </w:ins>
      <w:ins w:id="143" w:author="Minh Đức Lê" w:date="2018-04-06T19:55:00Z">
        <w:r>
          <w:rPr/>
          <w:t xml:space="preserve"> hay những trang web</w:t>
        </w:r>
      </w:ins>
      <w:ins w:id="144" w:author="Minh Đức Lê" w:date="2018-04-06T19:54:00Z">
        <w:r>
          <w:rPr/>
          <w:t xml:space="preserve"> tương ứng</w:t>
        </w:r>
      </w:ins>
      <w:ins w:id="145" w:author="Minh Đức Lê" w:date="2018-04-06T19:56:00Z">
        <w:r>
          <w:rPr/>
          <w:t>. Cùng với hệ thống quản lý online thuận lợi cho hệ thống quản trị viên, giúp nâng cao năng suất làm việc và quản lý, đẩy nhanh phát triển cho doanh nghiệp sử dụng.</w:t>
        </w:r>
      </w:ins>
    </w:p>
    <w:p>
      <w:pPr>
        <w:pStyle w:val="Heading2"/>
        <w:numPr>
          <w:ilvl w:val="1"/>
          <w:numId w:val="3"/>
        </w:numPr>
        <w:rPr/>
      </w:pPr>
      <w:bookmarkStart w:id="9" w:name="_Toc510808700"/>
      <w:bookmarkEnd w:id="9"/>
      <w:r>
        <w:rPr/>
        <w:t>Mục tiêu đề tài</w:t>
      </w:r>
    </w:p>
    <w:p>
      <w:pPr>
        <w:pStyle w:val="Normal"/>
        <w:rPr>
          <w:szCs w:val="28"/>
        </w:rPr>
      </w:pPr>
      <w:ins w:id="146" w:author="Minh Đức Lê" w:date="2018-04-06T19:57:00Z">
        <w:r>
          <w:rPr>
            <w:szCs w:val="28"/>
          </w:rPr>
          <w:t xml:space="preserve">Thực diện các chúc năng chính quan trọng của hệ thống dựa trên mô hình </w:t>
        </w:r>
      </w:ins>
      <w:ins w:id="147" w:author="Minh Đức Lê" w:date="2018-04-06T19:58:00Z">
        <w:r>
          <w:rPr>
            <w:szCs w:val="28"/>
          </w:rPr>
          <w:t xml:space="preserve">Spring </w:t>
        </w:r>
      </w:ins>
      <w:ins w:id="148" w:author="Minh Đức Lê" w:date="2018-04-06T19:57:00Z">
        <w:r>
          <w:rPr>
            <w:szCs w:val="28"/>
          </w:rPr>
          <w:t>MVC</w:t>
        </w:r>
      </w:ins>
      <w:ins w:id="149" w:author="Minh Đức Lê" w:date="2018-04-06T20:00:00Z">
        <w:r>
          <w:rPr>
            <w:szCs w:val="28"/>
          </w:rPr>
          <w:t xml:space="preserve"> và JDBC</w:t>
        </w:r>
      </w:ins>
      <w:ins w:id="150" w:author="Minh Đức Lê" w:date="2018-04-06T19:58:00Z">
        <w:r>
          <w:rPr>
            <w:szCs w:val="28"/>
          </w:rPr>
          <w:t xml:space="preserve"> như: </w:t>
        </w:r>
      </w:ins>
      <w:ins w:id="151" w:author="Minh Đức Lê" w:date="2018-04-06T20:01:00Z">
        <w:r>
          <w:rPr>
            <w:szCs w:val="28"/>
          </w:rPr>
          <w:t>C</w:t>
        </w:r>
      </w:ins>
      <w:ins w:id="152" w:author="Minh Đức Lê" w:date="2018-04-06T19:58:00Z">
        <w:r>
          <w:rPr>
            <w:szCs w:val="28"/>
          </w:rPr>
          <w:t>hức năng thêm giỏ báo, thanh toán, đăng ký, đăng nhập, hiện danh sách báo, thêm báo, xác nhận đơn hàng</w:t>
        </w:r>
      </w:ins>
      <w:ins w:id="153" w:author="Minh Đức Lê" w:date="2018-04-06T19:59:00Z">
        <w:r>
          <w:rPr>
            <w:szCs w:val="28"/>
          </w:rPr>
          <w:t>.</w:t>
        </w:r>
      </w:ins>
    </w:p>
    <w:p>
      <w:pPr>
        <w:pStyle w:val="Normal"/>
        <w:rPr>
          <w:szCs w:val="28"/>
          <w:ins w:id="159" w:author="Minh Đức Lê" w:date="2018-04-06T19:57:00Z"/>
        </w:rPr>
      </w:pPr>
      <w:ins w:id="154" w:author="Minh Đức Lê" w:date="2018-04-06T19:59:00Z">
        <w:r>
          <w:rPr>
            <w:szCs w:val="28"/>
          </w:rPr>
          <w:t>Đ</w:t>
        </w:r>
      </w:ins>
      <w:ins w:id="155" w:author="Minh Đức Lê" w:date="2018-04-06T20:01:00Z">
        <w:r>
          <w:rPr>
            <w:szCs w:val="28"/>
          </w:rPr>
          <w:t>ạ</w:t>
        </w:r>
      </w:ins>
      <w:ins w:id="156" w:author="Minh Đức Lê" w:date="2018-04-06T19:59:00Z">
        <w:r>
          <w:rPr>
            <w:szCs w:val="28"/>
          </w:rPr>
          <w:t xml:space="preserve">t được </w:t>
        </w:r>
      </w:ins>
      <w:ins w:id="157" w:author="Minh Đức Lê" w:date="2018-04-06T20:00:00Z">
        <w:r>
          <w:rPr>
            <w:szCs w:val="28"/>
          </w:rPr>
          <w:t>90</w:t>
        </w:r>
      </w:ins>
      <w:ins w:id="158" w:author="Minh Đức Lê" w:date="2018-04-06T19:59:00Z">
        <w:r>
          <w:rPr>
            <w:szCs w:val="28"/>
          </w:rPr>
          <w:t>% sự hoàn thiện đối với mỗi chức năng.</w:t>
        </w:r>
      </w:ins>
    </w:p>
    <w:p>
      <w:pPr>
        <w:pStyle w:val="Normal"/>
        <w:rPr>
          <w:szCs w:val="28"/>
        </w:rPr>
      </w:pPr>
      <w:del w:id="160" w:author="Minh Đức Lê" w:date="2018-04-06T20:01:00Z">
        <w:r>
          <w:rPr>
            <w:szCs w:val="28"/>
          </w:rPr>
          <w:delText>Mục tiêu là thực hiện điều gì hoặc hoạt động nào đó cụ thể, rõ ràng mà sinh viên sẽ hoàn thành theo kế hoạch đã đặt ra trong nghiên cứu.</w:delText>
        </w:r>
      </w:del>
    </w:p>
    <w:p>
      <w:pPr>
        <w:pStyle w:val="Normal"/>
        <w:rPr>
          <w:szCs w:val="28"/>
        </w:rPr>
      </w:pPr>
      <w:del w:id="161" w:author="Minh Đức Lê" w:date="2018-04-06T20:01:00Z">
        <w:r>
          <w:rPr>
            <w:szCs w:val="28"/>
          </w:rPr>
          <w:delText>Mục tiêu có thể đo lường hay định lượng được. Nói cách khác, mục tiêu là nền tảng hoạt động của đề tài và làm cơ sở cho việc đánh giá kế hoạch nghiên cứu đã đưa ra, và là điều mà kết quả phải đạt được.</w:delText>
        </w:r>
      </w:del>
    </w:p>
    <w:p>
      <w:pPr>
        <w:pStyle w:val="Normal"/>
        <w:rPr/>
      </w:pPr>
      <w:del w:id="162" w:author="Minh Đức Lê" w:date="2018-04-06T20:01:00Z">
        <w:r>
          <w:rPr>
            <w:szCs w:val="28"/>
          </w:rPr>
          <w:delText>Mục tiêu trả lời câu hỏi “làm cái gì?”.</w:delText>
        </w:r>
      </w:del>
      <w:r>
        <w:fldChar w:fldCharType="begin"/>
      </w:r>
      <w:r>
        <w: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fldChar w:fldCharType="separate"/>
      </w:r>
      <w:bookmarkStart w:id="10" w:name="__Fieldmark__743_1277242366"/>
      <w:r>
        <w:rPr>
          <w:szCs w:val="28"/>
        </w:rPr>
      </w:r>
      <w:bookmarkEnd w:id="10"/>
      <w:r>
        <w:rPr>
          <w:szCs w:val="28"/>
        </w:rPr>
      </w:r>
      <w:r>
        <w:fldChar w:fldCharType="end"/>
      </w:r>
    </w:p>
    <w:p>
      <w:pPr>
        <w:pStyle w:val="Normal"/>
        <w:rPr/>
      </w:pPr>
      <w:bookmarkStart w:id="11" w:name="_Toc510808704"/>
      <w:bookmarkEnd w:id="11"/>
      <w:r>
        <w:rPr/>
        <w:t>Phạm vi đề tài</w:t>
      </w:r>
    </w:p>
    <w:p>
      <w:pPr>
        <w:pStyle w:val="Normal"/>
        <w:rPr/>
      </w:pPr>
      <w:r>
        <w:rPr/>
        <w:t xml:space="preserve">Sinh viên trình bày nội dung chính, phạm vi cần nghiên cứu để đạt được mục tiêu đã đặt ra. </w:t>
      </w:r>
    </w:p>
    <w:p>
      <w:pPr>
        <w:pStyle w:val="Heading2"/>
        <w:numPr>
          <w:ilvl w:val="1"/>
          <w:numId w:val="3"/>
        </w:numPr>
        <w:rPr/>
      </w:pPr>
      <w:bookmarkStart w:id="12" w:name="_Toc510808705"/>
      <w:bookmarkEnd w:id="12"/>
      <w:r>
        <w:rPr/>
        <w:t>Mô tả yêu cầu chức năng</w:t>
      </w:r>
    </w:p>
    <w:p>
      <w:pPr>
        <w:pStyle w:val="Heading3"/>
        <w:numPr>
          <w:ilvl w:val="2"/>
          <w:numId w:val="3"/>
        </w:numPr>
        <w:pPrChange w:id="0" w:author="Minh Đức Lê" w:date="2018-04-06T20:05:00Z"/>
        <w:rPr/>
      </w:pPr>
      <w:bookmarkStart w:id="13" w:name="_Toc510808706"/>
      <w:r>
        <w:rPr/>
        <w:t>Yêu cầu</w:t>
      </w:r>
      <w:ins w:id="164" w:author="Minh Đức Lê" w:date="2018-04-06T20:02:00Z">
        <w:bookmarkEnd w:id="13"/>
        <w:r>
          <w:rPr/>
          <w:t xml:space="preserve"> chức năng:</w:t>
        </w:r>
      </w:ins>
    </w:p>
    <w:p>
      <w:pPr>
        <w:pStyle w:val="ListParagraph"/>
        <w:numPr>
          <w:ilvl w:val="0"/>
          <w:numId w:val="18"/>
        </w:numPr>
        <w:pPrChange w:id="0" w:author="Minh Đức Lê" w:date="2018-04-06T20:03:00Z"/>
        <w:rPr/>
      </w:pPr>
      <w:r>
        <w:rPr>
          <w:szCs w:val="28"/>
        </w:rPr>
        <w:t>Đ</w:t>
      </w:r>
      <w:ins w:id="165" w:author="Minh Đức Lê" w:date="2018-04-06T20:02:00Z">
        <w:r>
          <w:rPr>
            <w:szCs w:val="28"/>
          </w:rPr>
          <w:t>ăng nhập</w:t>
        </w:r>
      </w:ins>
      <w:ins w:id="166" w:author="Minh Đức Lê" w:date="2018-04-06T20:02:00Z">
        <w:r>
          <w:rPr>
            <w:szCs w:val="28"/>
          </w:rPr>
          <w:t xml:space="preserve"> </w:t>
        </w:r>
      </w:ins>
    </w:p>
    <w:p>
      <w:pPr>
        <w:pStyle w:val="ListParagraph"/>
        <w:numPr>
          <w:ilvl w:val="0"/>
          <w:numId w:val="18"/>
        </w:numPr>
        <w:pPrChange w:id="0" w:author="Minh Đức Lê" w:date="2018-04-06T20:03:00Z"/>
        <w:rPr/>
      </w:pPr>
      <w:r>
        <w:rPr>
          <w:szCs w:val="28"/>
        </w:rPr>
        <w:t>Tạo tài khoản</w:t>
      </w:r>
    </w:p>
    <w:p>
      <w:pPr>
        <w:pStyle w:val="ListParagraph"/>
        <w:numPr>
          <w:ilvl w:val="0"/>
          <w:numId w:val="18"/>
        </w:numPr>
        <w:pPrChange w:id="0" w:author="Minh Đức Lê" w:date="2018-04-06T20:03:00Z"/>
        <w:rPr/>
      </w:pPr>
      <w:r>
        <w:rPr>
          <w:szCs w:val="28"/>
        </w:rPr>
        <w:t>Tìm kiếm</w:t>
      </w:r>
    </w:p>
    <w:p>
      <w:pPr>
        <w:pStyle w:val="ListParagraph"/>
        <w:numPr>
          <w:ilvl w:val="0"/>
          <w:numId w:val="18"/>
        </w:numPr>
        <w:pPrChange w:id="0" w:author="Minh Đức Lê" w:date="2018-04-06T20:04:00Z"/>
        <w:rPr/>
      </w:pPr>
      <w:r>
        <w:rPr>
          <w:szCs w:val="28"/>
        </w:rPr>
        <w:t>Xem danh mục</w:t>
      </w:r>
    </w:p>
    <w:p>
      <w:pPr>
        <w:pStyle w:val="ListParagraph"/>
        <w:numPr>
          <w:ilvl w:val="0"/>
          <w:numId w:val="18"/>
        </w:numPr>
        <w:pPrChange w:id="0" w:author="Minh Đức Lê" w:date="2018-04-06T20:04:00Z"/>
        <w:rPr/>
      </w:pPr>
      <w:ins w:id="167" w:author="Minh Đức Lê" w:date="2018-04-06T20:04:00Z">
        <w:r>
          <w:rPr>
            <w:szCs w:val="28"/>
          </w:rPr>
          <w:t>Xem chi tiết</w:t>
        </w:r>
      </w:ins>
    </w:p>
    <w:p>
      <w:pPr>
        <w:pStyle w:val="ListParagraph"/>
        <w:numPr>
          <w:ilvl w:val="0"/>
          <w:numId w:val="18"/>
        </w:numPr>
        <w:pPrChange w:id="0" w:author="Minh Đức Lê" w:date="2018-04-06T20:04:00Z"/>
        <w:rPr/>
      </w:pPr>
      <w:ins w:id="168" w:author="Minh Đức Lê" w:date="2018-04-06T20:04:00Z">
        <w:r>
          <w:rPr>
            <w:szCs w:val="28"/>
          </w:rPr>
          <w:t>Thống kê doanh thu</w:t>
        </w:r>
      </w:ins>
    </w:p>
    <w:p>
      <w:pPr>
        <w:pStyle w:val="ListParagraph"/>
        <w:numPr>
          <w:ilvl w:val="0"/>
          <w:numId w:val="18"/>
        </w:numPr>
        <w:pPrChange w:id="0" w:author="Minh Đức Lê" w:date="2018-04-06T20:04:00Z"/>
        <w:rPr/>
      </w:pPr>
      <w:ins w:id="169" w:author="Minh Đức Lê" w:date="2018-04-06T20:04:00Z">
        <w:r>
          <w:rPr>
            <w:szCs w:val="28"/>
          </w:rPr>
          <w:t>Thanh toán</w:t>
        </w:r>
      </w:ins>
    </w:p>
    <w:p>
      <w:pPr>
        <w:pStyle w:val="ListParagraph"/>
        <w:numPr>
          <w:ilvl w:val="0"/>
          <w:numId w:val="18"/>
        </w:numPr>
        <w:pPrChange w:id="0" w:author="Minh Đức Lê" w:date="2018-04-06T20:04:00Z"/>
        <w:rPr/>
      </w:pPr>
      <w:r>
        <w:rPr>
          <w:szCs w:val="28"/>
        </w:rPr>
        <w:t>Thêm giỏ báo</w:t>
      </w:r>
    </w:p>
    <w:p>
      <w:pPr>
        <w:pStyle w:val="ListParagraph"/>
        <w:numPr>
          <w:ilvl w:val="0"/>
          <w:numId w:val="18"/>
        </w:numPr>
        <w:pPrChange w:id="0" w:author="Minh Đức Lê" w:date="2018-04-06T20:04:00Z"/>
        <w:rPr/>
      </w:pPr>
      <w:r>
        <w:rPr>
          <w:szCs w:val="28"/>
        </w:rPr>
        <w:t>Xóa giở báo</w:t>
      </w:r>
    </w:p>
    <w:p>
      <w:pPr>
        <w:pStyle w:val="ListParagraph"/>
        <w:numPr>
          <w:ilvl w:val="0"/>
          <w:numId w:val="18"/>
        </w:numPr>
        <w:pPrChange w:id="0" w:author="Minh Đức Lê" w:date="2018-04-06T20:04:00Z"/>
        <w:rPr/>
      </w:pPr>
      <w:r>
        <w:rPr>
          <w:szCs w:val="28"/>
        </w:rPr>
        <w:t>Quản lý giỏ báo</w:t>
      </w:r>
    </w:p>
    <w:p>
      <w:pPr>
        <w:pStyle w:val="ListParagraph"/>
        <w:numPr>
          <w:ilvl w:val="0"/>
          <w:numId w:val="18"/>
        </w:numPr>
        <w:pPrChange w:id="0" w:author="Minh Đức Lê" w:date="2018-04-06T20:04:00Z"/>
        <w:rPr/>
      </w:pPr>
      <w:r>
        <w:rPr>
          <w:szCs w:val="28"/>
        </w:rPr>
        <w:t>Quản lý khách hàng</w:t>
      </w:r>
    </w:p>
    <w:p>
      <w:pPr>
        <w:pStyle w:val="ListParagraph"/>
        <w:numPr>
          <w:ilvl w:val="0"/>
          <w:numId w:val="18"/>
        </w:numPr>
        <w:pPrChange w:id="0" w:author="Minh Đức Lê" w:date="2018-04-06T20:04:00Z"/>
        <w:rPr/>
      </w:pPr>
      <w:r>
        <w:rPr>
          <w:szCs w:val="28"/>
        </w:rPr>
        <w:t>Quản lý đơn hàng</w:t>
      </w:r>
    </w:p>
    <w:p>
      <w:pPr>
        <w:pStyle w:val="ListParagraph"/>
        <w:numPr>
          <w:ilvl w:val="0"/>
          <w:numId w:val="18"/>
        </w:numPr>
        <w:rPr/>
      </w:pPr>
      <w:r>
        <w:rPr/>
      </w:r>
    </w:p>
    <w:p>
      <w:pPr>
        <w:pStyle w:val="Heading3"/>
        <w:numPr>
          <w:ilvl w:val="2"/>
          <w:numId w:val="3"/>
        </w:numPr>
        <w:pPrChange w:id="0" w:author="Minh Đức Lê" w:date="2018-04-06T20:05:00Z"/>
        <w:rPr/>
      </w:pPr>
      <w:bookmarkStart w:id="14" w:name="_Toc510808707"/>
      <w:bookmarkEnd w:id="14"/>
      <w:r>
        <w:rPr>
          <w:szCs w:val="28"/>
        </w:rPr>
        <w:t>Yêu cầu phi chức năng</w:t>
      </w:r>
    </w:p>
    <w:p>
      <w:pPr>
        <w:pStyle w:val="ListParagraph"/>
        <w:numPr>
          <w:ilvl w:val="0"/>
          <w:numId w:val="18"/>
        </w:numPr>
        <w:pPrChange w:id="0" w:author="Minh Đức Lê" w:date="2018-04-06T20:06:00Z"/>
        <w:rPr/>
      </w:pPr>
      <w:r>
        <w:rPr/>
        <w:t>Trang web đẹp mắt, thâm thiện người dùng</w:t>
      </w:r>
    </w:p>
    <w:p>
      <w:pPr>
        <w:pStyle w:val="ListParagraph"/>
        <w:numPr>
          <w:ilvl w:val="0"/>
          <w:numId w:val="18"/>
        </w:numPr>
        <w:pPrChange w:id="0" w:author="Minh Đức Lê" w:date="2018-04-06T20:06:00Z"/>
        <w:rPr/>
      </w:pPr>
      <w:r>
        <w:rPr/>
        <w:t>Dễ dàng thao tác</w:t>
      </w:r>
      <w:ins w:id="170" w:author="Minh Đức Lê" w:date="2018-04-06T20:07:00Z">
        <w:r>
          <w:rPr/>
          <w:t xml:space="preserve"> 1 chức năng ( tầm </w:t>
        </w:r>
      </w:ins>
      <w:ins w:id="171" w:author="Minh Đức Lê" w:date="2018-04-06T20:08:00Z">
        <w:r>
          <w:rPr/>
          <w:t>15</w:t>
        </w:r>
      </w:ins>
      <w:ins w:id="172" w:author="Minh Đức Lê" w:date="2018-04-06T20:07:00Z">
        <w:r>
          <w:rPr/>
          <w:t xml:space="preserve"> giây 1 thao tác)</w:t>
        </w:r>
      </w:ins>
    </w:p>
    <w:p>
      <w:pPr>
        <w:pStyle w:val="ListParagraph"/>
        <w:numPr>
          <w:ilvl w:val="0"/>
          <w:numId w:val="18"/>
        </w:numPr>
        <w:pPrChange w:id="0" w:author="Minh Đức Lê" w:date="2018-04-06T20:06:00Z"/>
        <w:rPr/>
      </w:pPr>
      <w:r>
        <w:rPr/>
        <w:t>Trang quản lý rõ ràng, dễ dàng tìm kiếm và xử lý dữ liệu trong vòng 10 giây</w:t>
      </w:r>
    </w:p>
    <w:p>
      <w:pPr>
        <w:pStyle w:val="Normal"/>
        <w:ind w:hanging="0"/>
        <w:rPr/>
      </w:pPr>
      <w:r>
        <w:rPr/>
      </w:r>
    </w:p>
    <w:p>
      <w:pPr>
        <w:pStyle w:val="ListParagraph"/>
        <w:numPr>
          <w:ilvl w:val="0"/>
          <w:numId w:val="18"/>
        </w:numPr>
        <w:rPr/>
      </w:pPr>
      <w:bookmarkStart w:id="15" w:name="_Toc1694242371"/>
      <w:bookmarkStart w:id="16" w:name="_Toc1694242371"/>
      <w:bookmarkEnd w:id="16"/>
      <w:r>
        <w:rPr/>
      </w:r>
    </w:p>
    <w:p>
      <w:pPr>
        <w:pStyle w:val="ListParagraph"/>
        <w:numPr>
          <w:ilvl w:val="0"/>
          <w:numId w:val="18"/>
        </w:numPr>
        <w:rPr/>
      </w:pPr>
      <w:del w:id="173" w:author="Minh Đức Lê" w:date="2018-04-06T20:01:00Z">
        <w:r>
          <w:rPr/>
          <w:delText xml:space="preserve">Phần này ghi nhận và mô tả lại hệ thống sau khi thu thập thông tin, thu nhận yêu cầu. </w:delText>
        </w:r>
      </w:del>
    </w:p>
    <w:p>
      <w:pPr>
        <w:pStyle w:val="ListParagraph"/>
        <w:numPr>
          <w:ilvl w:val="0"/>
          <w:numId w:val="18"/>
        </w:numPr>
        <w:rPr/>
      </w:pPr>
      <w:bookmarkStart w:id="17" w:name="_Toc510808708"/>
      <w:bookmarkEnd w:id="17"/>
      <w:r>
        <w:rPr/>
        <w:t>: CƠ SỞ LÝ THUYẾT</w:t>
      </w:r>
    </w:p>
    <w:p>
      <w:pPr>
        <w:pStyle w:val="Normal"/>
        <w:rPr/>
      </w:pPr>
      <w:r>
        <w:rPr>
          <w:b/>
          <w:color w:val="FF0000"/>
          <w:highlight w:val="yellow"/>
        </w:rPr>
        <w:t>Lưu ý</w:t>
      </w:r>
      <w:r>
        <w:rPr>
          <w:b/>
          <w:color w:val="FF0000"/>
        </w:rPr>
        <w:t>:</w:t>
      </w:r>
      <w:r>
        <w:rPr/>
        <w:t xml:space="preserve"> Chương này trình bày các lý thuyết mà sinh viên đã tìm hiểu, nghiên cứu và ứng dụng trong đề tài. </w:t>
      </w:r>
    </w:p>
    <w:p>
      <w:pPr>
        <w:pStyle w:val="Normal"/>
        <w:rPr/>
      </w:pPr>
      <w:r>
        <w:rPr/>
        <w:t>File mẫu này trình bày các cách định dạng trong tài liệu báo cáo, hướng dẫn cách cập nhật nội dung trong bài báo cáo theo cách soạn thảo văn bản WORD.</w:t>
      </w:r>
    </w:p>
    <w:p>
      <w:pPr>
        <w:pStyle w:val="Heading2"/>
        <w:numPr>
          <w:ilvl w:val="1"/>
          <w:numId w:val="3"/>
        </w:numPr>
        <w:rPr/>
      </w:pPr>
      <w:bookmarkStart w:id="18" w:name="_Toc510808709"/>
      <w:r>
        <w:rPr/>
        <w:t>Hướng dẫn sử dụng mẫu đồ án tốt nghiệp (</w:t>
      </w:r>
      <w:bookmarkStart w:id="19" w:name="_Toc169424240"/>
      <w:r>
        <w:rPr/>
        <w:t>Tiêu đề mục</w:t>
      </w:r>
      <w:bookmarkEnd w:id="18"/>
      <w:bookmarkEnd w:id="19"/>
      <w:r>
        <w:rPr/>
        <w:t xml:space="preserve"> – Style Heading 2)</w:t>
      </w:r>
    </w:p>
    <w:p>
      <w:pPr>
        <w:pStyle w:val="Normal"/>
        <w:rPr/>
      </w:pPr>
      <w:r>
        <w:rPr/>
        <w:t xml:space="preserve">Font Unicode trong mẫu này là bắt buộc, không thay đổi font </w:t>
      </w:r>
      <w:r>
        <w:rPr>
          <w:color w:val="FF0000"/>
        </w:rPr>
        <w:t xml:space="preserve">(Times New Roman, size 13). </w:t>
      </w:r>
    </w:p>
    <w:p>
      <w:pPr>
        <w:pStyle w:val="Normal"/>
        <w:rPr/>
      </w:pPr>
      <w:r>
        <w:rPr>
          <w:highlight w:val="yellow"/>
        </w:rPr>
        <w:t>Quy định về sử dụng các Style (3 cấp) trong văn bản thuyết minh đồ án là bắt buộc (giống như trong tài liệu này).</w:t>
      </w:r>
    </w:p>
    <w:p>
      <w:pPr>
        <w:pStyle w:val="Normal"/>
        <w:rPr/>
      </w:pPr>
      <w:r>
        <w:rPr/>
        <w:t>Trong file mẫu này, chúng tôi đã thiết kế khá đầy đủ các cấu trúc, các style. Sinh viên chỉ cần làm theo hướng dẫn trong phần này sẽ có được bản thuyết minh đồ án một cách bài bản.</w:t>
      </w:r>
    </w:p>
    <w:p>
      <w:pPr>
        <w:pStyle w:val="Normal"/>
        <w:rPr/>
      </w:pPr>
      <w:r>
        <w:rPr>
          <w:highlight w:val="yellow"/>
        </w:rPr>
        <w:t xml:space="preserve">Paragraph mặc định có style là Normal (phím tắt </w:t>
      </w:r>
      <w:r>
        <w:rPr>
          <w:b/>
          <w:color w:val="FF0000"/>
          <w:highlight w:val="yellow"/>
        </w:rPr>
        <w:t>Ctrl+Shift+N</w:t>
      </w:r>
      <w:r>
        <w:rPr>
          <w:highlight w:val="yellow"/>
        </w:rPr>
        <w:t>)</w:t>
      </w:r>
      <w:r>
        <w:rPr/>
        <w:t>. Khi sử dụng trên 2 lần một paragraph có style khác với style Normal hoặc style đó chưa được thiết kế thì nên thiết kế mới một style. Hạn chế tối đa định dạng thủ công, tránh bị lỗi và thay đổi định dạng văn bản nhanh hơn, các nhãn hình, bảng biểu, công thức, mục lục, danh mục hình vẽ và bảng biểu được thực hiện một cách tự động, không sợ bị nhảy số.</w:t>
      </w:r>
    </w:p>
    <w:p>
      <w:pPr>
        <w:pStyle w:val="Normal"/>
        <w:rPr/>
      </w:pPr>
      <w:r>
        <w:rPr>
          <w:highlight w:val="yellow"/>
        </w:rPr>
        <w:t>MỤC LỤC, DANH MỤC CÁC HÌNH VẼ, DANH MỤC CÁC BẢNG BIỂU</w:t>
      </w:r>
      <w:r>
        <w:rPr/>
        <w:t xml:space="preserve"> - ở những trang đầu được cập nhật tự động phụ thuộc vào các style có trong file này. Vì thế, sinh viên không cần chỉnh sửa mục lục, danh mục các hình vẽ, danh mục các bảng biểu, mà chỉ cần click chuột phải vào danh mục của mục lục, danh mục các hình vẽ hay danh mục các bảng biểu rồi chọn Update Field sau đó chọn Update entire table </w:t>
      </w:r>
      <w:r>
        <w:rPr>
          <w:rFonts w:eastAsia="Wingdings" w:cs="Wingdings" w:ascii="Wingdings" w:hAnsi="Wingdings"/>
        </w:rPr>
        <w:t></w:t>
      </w:r>
      <w:r>
        <w:rPr/>
        <w:t xml:space="preserve"> OK như ở </w:t>
      </w:r>
      <w:r>
        <w:rPr/>
        <w:fldChar w:fldCharType="begin"/>
      </w:r>
      <w:r>
        <w:instrText> REF _Ref262306637 \h </w:instrText>
      </w:r>
      <w:r>
        <w:fldChar w:fldCharType="separate"/>
      </w:r>
      <w:r>
        <w:t>Error: Reference source not found</w:t>
      </w:r>
      <w:r>
        <w:fldChar w:fldCharType="end"/>
      </w:r>
      <w:r>
        <w:rPr/>
        <w:t xml:space="preserve">. </w:t>
      </w:r>
    </w:p>
    <w:p>
      <w:pPr>
        <w:pStyle w:val="Normal"/>
        <w:ind w:hanging="0"/>
        <w:rPr/>
      </w:pPr>
      <w:r>
        <w:rPr/>
      </w:r>
    </w:p>
    <w:p>
      <w:pPr>
        <w:pStyle w:val="Normal"/>
        <w:ind w:hanging="0"/>
        <w:jc w:val="center"/>
        <w:rPr/>
      </w:pPr>
      <w:r>
        <w:rPr/>
        <w:object>
          <v:shape id="ole_rId4" style="width:364.5pt;height:159pt" o:ole="">
            <v:imagedata r:id="rId5" o:title=""/>
          </v:shape>
          <o:OLEObject Type="Embed" ProgID="PBrush" ShapeID="ole_rId4" DrawAspect="Content" ObjectID="_1981195141" r:id="rId4"/>
        </w:object>
      </w:r>
    </w:p>
    <w:p>
      <w:pPr>
        <w:pStyle w:val="Normal"/>
        <w:keepNext/>
        <w:ind w:hanging="0"/>
        <w:jc w:val="center"/>
        <w:rPr/>
      </w:pPr>
      <w:r>
        <w:rPr/>
        <w:object>
          <v:shape id="ole_rId6" style="width:209.25pt;height:109.5pt" o:ole="">
            <v:imagedata r:id="rId7" o:title=""/>
          </v:shape>
          <o:OLEObject Type="Embed" ProgID="PBrush" ShapeID="ole_rId6" DrawAspect="Content" ObjectID="_1561390914" r:id="rId6"/>
        </w:object>
      </w:r>
    </w:p>
    <w:p>
      <w:pPr>
        <w:pStyle w:val="Caption1"/>
        <w:rPr/>
      </w:pPr>
      <w:bookmarkStart w:id="20" w:name="_Toc502784479"/>
      <w:r>
        <w:rPr/>
        <w:t xml:space="preserve">Hình  </w:t>
      </w:r>
      <w:r>
        <w:fldChar w:fldCharType="begin"/>
      </w:r>
      <w:r>
        <w:instrText>STYLEREF 1 \s</w:instrText>
      </w:r>
      <w:r>
        <w:fldChar w:fldCharType="separate"/>
      </w:r>
      <w:bookmarkStart w:id="21" w:name="__Fieldmark__828_1277242366"/>
      <w:r>
        <w:rPr/>
        <w:t>2</w:t>
      </w:r>
      <w:bookmarkStart w:id="22" w:name="__Fieldmark__834_1964721362"/>
      <w:r>
        <w:rPr/>
      </w:r>
      <w:r>
        <w:fldChar w:fldCharType="end"/>
      </w:r>
      <w:bookmarkStart w:id="23" w:name="__Fieldmark__870_710326160"/>
      <w:bookmarkEnd w:id="21"/>
      <w:bookmarkEnd w:id="22"/>
      <w:bookmarkEnd w:id="23"/>
      <w:r>
        <w:rPr/>
        <w:noBreakHyphen/>
      </w:r>
      <w:r>
        <w:rPr/>
        <w:fldChar w:fldCharType="begin"/>
      </w:r>
      <w:r>
        <w:instrText> SEQ Hình_ \* ARABIC </w:instrText>
      </w:r>
      <w:r>
        <w:fldChar w:fldCharType="separate"/>
      </w:r>
      <w:r>
        <w:t>1</w:t>
      </w:r>
      <w:r>
        <w:fldChar w:fldCharType="end"/>
      </w:r>
      <w:bookmarkEnd w:id="20"/>
      <w:r>
        <w:rPr/>
        <w:t xml:space="preserve"> Thao tác cập nhật mục lục</w:t>
      </w:r>
    </w:p>
    <w:p>
      <w:pPr>
        <w:pStyle w:val="Caption1"/>
        <w:rPr/>
      </w:pPr>
      <w:r>
        <w:rPr/>
      </w:r>
    </w:p>
    <w:p>
      <w:pPr>
        <w:pStyle w:val="Normal"/>
        <w:rPr/>
      </w:pPr>
      <w:r>
        <w:rPr>
          <w:highlight w:val="yellow"/>
        </w:rPr>
        <w:t xml:space="preserve">Phần Header: </w:t>
      </w:r>
      <w:r>
        <w:rPr/>
        <w:t>thay đổi chuyên ngành cho phù hợp</w:t>
      </w:r>
    </w:p>
    <w:p>
      <w:pPr>
        <w:pStyle w:val="Normal"/>
        <w:rPr/>
      </w:pPr>
      <w:r>
        <w:rPr>
          <w:highlight w:val="yellow"/>
        </w:rPr>
        <w:t>Phần Footer</w:t>
      </w:r>
      <w:r>
        <w:rPr/>
        <w:t xml:space="preserve"> – phần chữ có nền màu vàng, sinh viên click chuột vào và thay đổi nội dung cho đúng với của thông tin của mình như Họ và tên, Khóa đào tạo.</w:t>
      </w:r>
    </w:p>
    <w:p>
      <w:pPr>
        <w:pStyle w:val="Normal"/>
        <w:rPr/>
      </w:pPr>
      <w:r>
        <w:rPr>
          <w:highlight w:val="yellow"/>
        </w:rPr>
        <w:t>MỞ ĐẦU</w:t>
      </w:r>
      <w:r>
        <w:rPr/>
        <w:t xml:space="preserve"> – Phần này bắt buộc phải có, các tiêu đề mục giữ nguyên, nội dung viết theo hướng dẫn</w:t>
      </w:r>
    </w:p>
    <w:p>
      <w:pPr>
        <w:pStyle w:val="Normal"/>
        <w:rPr/>
      </w:pPr>
      <w:r>
        <w:rPr>
          <w:b/>
          <w:highlight w:val="yellow"/>
        </w:rPr>
        <w:t>Heading 1</w:t>
      </w:r>
      <w:r>
        <w:rPr/>
        <w:t xml:space="preserve"> là tiêu đề gốc (cấp 1, </w:t>
      </w:r>
      <w:r>
        <w:rPr>
          <w:highlight w:val="yellow"/>
        </w:rPr>
        <w:t xml:space="preserve">phím tắt định dạng là </w:t>
      </w:r>
      <w:r>
        <w:rPr>
          <w:b/>
          <w:color w:val="FF0000"/>
          <w:highlight w:val="yellow"/>
        </w:rPr>
        <w:t>Ctrl +1</w:t>
      </w:r>
      <w:r>
        <w:rPr/>
        <w:t>), thường sử dụng để định nghĩa cho tiêu đề của MỤC LỤC, tiêu đề CHƯƠNG, tiêu đề TÀI LIỆU THAM KHẢO, tiêu đề PHỤ LỤC và một số tiêu đề cùng cấp khác (nếu có).</w:t>
      </w:r>
    </w:p>
    <w:p>
      <w:pPr>
        <w:pStyle w:val="Normal"/>
        <w:rPr/>
      </w:pPr>
      <w:r>
        <w:rPr/>
        <w:t>Để định nghĩa một đoạn văn bản theo Style nào đó chỉ cần gõ đoạn văn bản đó rồi chọn style. Trong một Style nếu muốn cắt dòng thì đưa con trỏ đến vị trí cần cắt rồi nhấn SHIFT+ENTER thay vì nhấn ENTER.</w:t>
      </w:r>
    </w:p>
    <w:p>
      <w:pPr>
        <w:pStyle w:val="Normal"/>
        <w:rPr/>
      </w:pPr>
      <w:r>
        <w:rPr/>
        <w:t>Style cấp 1 được đánh số mặc định là Chương và số chương. Nếu sử dụng style Heading 1 cho tiêu đề Mục lục thì gõ chữ “mục lục” sau đó chọn style Heading 1. Lúc này đoạn văn sẽ thành “CHƯƠNG 1 MỤC LỤC” sau đó phải xóa phần số đi bằng cách đưa con trỏ đến đầu chữ Mục lục và nhấn Backspace. Nếu sử dụng style Heading 1 cho tiêu đề Chương thì gõ nội dung của tiêu đề chương VD “GIỚI THIỆU” sau đó chọn style Heading 1. Lúc này đoạn văn sẽ thành</w:t>
      </w:r>
    </w:p>
    <w:p>
      <w:pPr>
        <w:pStyle w:val="Normal"/>
        <w:rPr/>
      </w:pPr>
      <w:r>
        <w:rPr/>
        <w:t xml:space="preserve"> “</w:t>
      </w:r>
      <w:r>
        <w:rPr/>
        <w:t xml:space="preserve">CHƯƠNG 1 GIỚI THIỆU” </w:t>
      </w:r>
    </w:p>
    <w:p>
      <w:pPr>
        <w:pStyle w:val="Normal"/>
        <w:rPr/>
      </w:pPr>
      <w:r>
        <w:rPr/>
        <w:t>Nếu muốn thành hai dòng như trình bày ở chương này thì đưa con trỏ đến đầu chữ GIỚI THIỆU.... rồi nhấn SHIFT+ENTER.</w:t>
      </w:r>
    </w:p>
    <w:p>
      <w:pPr>
        <w:pStyle w:val="Normal"/>
        <w:rPr/>
      </w:pPr>
      <w:r>
        <w:rPr>
          <w:b/>
          <w:highlight w:val="yellow"/>
        </w:rPr>
        <w:t>Heading 2</w:t>
      </w:r>
      <w:r>
        <w:rPr>
          <w:b/>
        </w:rPr>
        <w:t xml:space="preserve"> </w:t>
      </w:r>
      <w:r>
        <w:rPr/>
        <w:t xml:space="preserve">là tiêu đề con (cấp 2, </w:t>
      </w:r>
      <w:r>
        <w:rPr>
          <w:highlight w:val="yellow"/>
        </w:rPr>
        <w:t xml:space="preserve">phím tắt định dạng là </w:t>
      </w:r>
      <w:r>
        <w:rPr>
          <w:b/>
          <w:color w:val="FF0000"/>
          <w:highlight w:val="yellow"/>
        </w:rPr>
        <w:t>Ctrl +2</w:t>
      </w:r>
      <w:r>
        <w:rPr/>
        <w:t>)</w:t>
      </w:r>
    </w:p>
    <w:p>
      <w:pPr>
        <w:pStyle w:val="Normal"/>
        <w:rPr/>
      </w:pPr>
      <w:r>
        <w:rPr>
          <w:b/>
          <w:highlight w:val="yellow"/>
        </w:rPr>
        <w:t>Heading 3</w:t>
      </w:r>
      <w:r>
        <w:rPr/>
        <w:t xml:space="preserve"> là tiêu đề cấp 3 (</w:t>
      </w:r>
      <w:r>
        <w:rPr>
          <w:highlight w:val="yellow"/>
        </w:rPr>
        <w:t xml:space="preserve">phím tắt định dạng là </w:t>
      </w:r>
      <w:r>
        <w:rPr>
          <w:b/>
          <w:color w:val="FF0000"/>
          <w:highlight w:val="yellow"/>
        </w:rPr>
        <w:t>Ctrl +3</w:t>
      </w:r>
      <w:r>
        <w:rPr/>
        <w:t>)</w:t>
      </w:r>
    </w:p>
    <w:p>
      <w:pPr>
        <w:pStyle w:val="Normal"/>
        <w:rPr/>
      </w:pPr>
      <w:r>
        <w:rPr/>
        <w:t>Đối với nhãn của bảng biểu, hình vẽ và công thức nên tạo như sau:</w:t>
      </w:r>
    </w:p>
    <w:p>
      <w:pPr>
        <w:pStyle w:val="Heading3"/>
        <w:numPr>
          <w:ilvl w:val="2"/>
          <w:numId w:val="3"/>
        </w:numPr>
        <w:rPr/>
      </w:pPr>
      <w:bookmarkStart w:id="24" w:name="_Toc510808710"/>
      <w:bookmarkEnd w:id="24"/>
      <w:r>
        <w:rPr/>
        <w:t>Cách chèn nhãn cho bảng biểu và hình vẽ</w:t>
      </w:r>
    </w:p>
    <w:p>
      <w:pPr>
        <w:pStyle w:val="Normal"/>
        <w:rPr/>
      </w:pPr>
      <w:r>
        <w:rPr/>
        <w:t xml:space="preserve">Để tạo nhãn bảng, xem kết quả ở </w:t>
      </w:r>
      <w:r>
        <w:rPr/>
        <w:fldChar w:fldCharType="begin"/>
      </w:r>
      <w:r>
        <w:instrText> REF _Ref262290974 \h </w:instrText>
      </w:r>
      <w:r>
        <w:fldChar w:fldCharType="separate"/>
      </w:r>
      <w:r>
        <w:t>Error: Reference source not found</w:t>
      </w:r>
      <w:r>
        <w:fldChar w:fldCharType="end"/>
      </w:r>
      <w:r>
        <w:rPr/>
        <w:t>: Chọn bảng cần gán nhãn, Click chuột phải chọn Insert Caption và chọn mẫu của nhãn (nếu chưa có thì tạo mới và thiết lập kiểu hiển thị và kiểu đánh số)</w:t>
      </w:r>
    </w:p>
    <w:p>
      <w:pPr>
        <w:pStyle w:val="Normal"/>
        <w:keepNext/>
        <w:ind w:hanging="0"/>
        <w:jc w:val="center"/>
        <w:rPr/>
      </w:pPr>
      <w:r>
        <w:rPr/>
        <w:object>
          <v:shape id="ole_rId8" style="width:410.25pt;height:318.75pt" o:ole="">
            <v:imagedata r:id="rId9" o:title=""/>
          </v:shape>
          <o:OLEObject Type="Embed" ProgID="PBrush" ShapeID="ole_rId8" DrawAspect="Content" ObjectID="_1807491388" r:id="rId8"/>
        </w:object>
      </w:r>
    </w:p>
    <w:p>
      <w:pPr>
        <w:pStyle w:val="Caption1"/>
        <w:rPr/>
      </w:pPr>
      <w:bookmarkStart w:id="25" w:name="_Toc502784480"/>
      <w:r>
        <w:rPr/>
        <w:t xml:space="preserve">Hình  </w:t>
      </w:r>
      <w:r>
        <w:fldChar w:fldCharType="begin"/>
      </w:r>
      <w:r>
        <w:instrText>STYLEREF 1 \s</w:instrText>
      </w:r>
      <w:r>
        <w:fldChar w:fldCharType="separate"/>
      </w:r>
      <w:bookmarkStart w:id="26" w:name="__Fieldmark__884_1277242366"/>
      <w:r>
        <w:rPr/>
        <w:t>2</w:t>
      </w:r>
      <w:bookmarkStart w:id="27" w:name="__Fieldmark__887_1964721362"/>
      <w:r>
        <w:rPr/>
      </w:r>
      <w:r>
        <w:fldChar w:fldCharType="end"/>
      </w:r>
      <w:bookmarkStart w:id="28" w:name="__Fieldmark__950_710326160"/>
      <w:bookmarkEnd w:id="26"/>
      <w:bookmarkEnd w:id="27"/>
      <w:bookmarkEnd w:id="28"/>
      <w:r>
        <w:rPr/>
        <w:noBreakHyphen/>
      </w:r>
      <w:r>
        <w:rPr/>
        <w:fldChar w:fldCharType="begin"/>
      </w:r>
      <w:r>
        <w:instrText> SEQ Hình_ \* ARABIC </w:instrText>
      </w:r>
      <w:r>
        <w:fldChar w:fldCharType="separate"/>
      </w:r>
      <w:r>
        <w:t>2</w:t>
      </w:r>
      <w:r>
        <w:fldChar w:fldCharType="end"/>
      </w:r>
      <w:bookmarkEnd w:id="25"/>
      <w:r>
        <w:rPr/>
        <w:t xml:space="preserve"> Cách chèn nhãn cho hình</w:t>
      </w:r>
    </w:p>
    <w:p>
      <w:pPr>
        <w:pStyle w:val="Normal"/>
        <w:rPr/>
      </w:pPr>
      <w:r>
        <w:rPr/>
      </w:r>
    </w:p>
    <w:p>
      <w:pPr>
        <w:pStyle w:val="Normal"/>
        <w:rPr/>
      </w:pPr>
      <w:r>
        <w:rPr/>
        <w:t>Nếu chưa có nhãn Bảng thì thì chọn New Label rồi làm nhưn hình dưới đây</w:t>
      </w:r>
    </w:p>
    <w:p>
      <w:pPr>
        <w:pStyle w:val="Normal"/>
        <w:keepNext/>
        <w:ind w:hanging="0"/>
        <w:jc w:val="center"/>
        <w:rPr/>
      </w:pPr>
      <w:r>
        <w:rPr/>
        <w:object>
          <v:shape id="ole_rId10" style="width:231.75pt;height:182.25pt" o:ole="">
            <v:imagedata r:id="rId11" o:title=""/>
          </v:shape>
          <o:OLEObject Type="Embed" ProgID="PBrush" ShapeID="ole_rId10" DrawAspect="Content" ObjectID="_316573007" r:id="rId10"/>
        </w:object>
      </w:r>
    </w:p>
    <w:p>
      <w:pPr>
        <w:pStyle w:val="Caption1"/>
        <w:rPr/>
      </w:pPr>
      <w:bookmarkStart w:id="29" w:name="_Toc502784481"/>
      <w:r>
        <w:rPr/>
        <w:t xml:space="preserve">Hình  </w:t>
      </w:r>
      <w:r>
        <w:fldChar w:fldCharType="begin"/>
      </w:r>
      <w:r>
        <w:instrText>STYLEREF 1 \s</w:instrText>
      </w:r>
      <w:r>
        <w:fldChar w:fldCharType="separate"/>
      </w:r>
      <w:bookmarkStart w:id="30" w:name="__Fieldmark__904_1277242366"/>
      <w:r>
        <w:rPr/>
        <w:t>2</w:t>
      </w:r>
      <w:bookmarkStart w:id="31" w:name="__Fieldmark__904_1964721362"/>
      <w:r>
        <w:rPr/>
      </w:r>
      <w:r>
        <w:fldChar w:fldCharType="end"/>
      </w:r>
      <w:bookmarkStart w:id="32" w:name="__Fieldmark__966_710326160"/>
      <w:bookmarkEnd w:id="30"/>
      <w:bookmarkEnd w:id="31"/>
      <w:bookmarkEnd w:id="32"/>
      <w:r>
        <w:rPr/>
        <w:noBreakHyphen/>
      </w:r>
      <w:r>
        <w:rPr/>
        <w:fldChar w:fldCharType="begin"/>
      </w:r>
      <w:r>
        <w:instrText> SEQ Hình_ \* ARABIC </w:instrText>
      </w:r>
      <w:r>
        <w:fldChar w:fldCharType="separate"/>
      </w:r>
      <w:r>
        <w:t>3</w:t>
      </w:r>
      <w:r>
        <w:fldChar w:fldCharType="end"/>
      </w:r>
      <w:bookmarkEnd w:id="29"/>
      <w:r>
        <w:rPr/>
        <w:t xml:space="preserve"> Cách tạo một nhãn mới</w:t>
      </w:r>
    </w:p>
    <w:p>
      <w:pPr>
        <w:pStyle w:val="Normal"/>
        <w:rPr/>
      </w:pPr>
      <w:r>
        <w:rPr/>
        <w:t xml:space="preserve">Để tham chiếu đến nhãn của bảng nào đó thì chọn Insert-&gt;Cross preference và chọn đến nhãn bảng cần liên kết xem </w:t>
      </w:r>
      <w:r>
        <w:rPr/>
        <w:fldChar w:fldCharType="begin"/>
      </w:r>
      <w:r>
        <w:instrText> REF _Ref262290974 \h </w:instrText>
      </w:r>
      <w:r>
        <w:fldChar w:fldCharType="separate"/>
      </w:r>
      <w:r>
        <w:t>Error: Reference source not found</w:t>
      </w:r>
      <w:r>
        <w:fldChar w:fldCharType="end"/>
      </w:r>
      <w:r>
        <w:rPr/>
        <w:t xml:space="preserve">. Cách làm tương tự với hình vẽ, công thức, mục, tài liệu tham khảo. </w:t>
      </w:r>
    </w:p>
    <w:p>
      <w:pPr>
        <w:pStyle w:val="Normal"/>
        <w:keepNext/>
        <w:ind w:hanging="0"/>
        <w:jc w:val="center"/>
        <w:rPr/>
      </w:pPr>
      <w:r>
        <w:rPr/>
        <w:object>
          <v:shape id="ole_rId12" style="width:354.75pt;height:280.5pt" o:ole="">
            <v:imagedata r:id="rId13" o:title=""/>
          </v:shape>
          <o:OLEObject Type="Embed" ProgID="PBrush" ShapeID="ole_rId12" DrawAspect="Content" ObjectID="_63834948" r:id="rId12"/>
        </w:object>
      </w:r>
    </w:p>
    <w:p>
      <w:pPr>
        <w:pStyle w:val="Caption1"/>
        <w:rPr/>
      </w:pPr>
      <w:bookmarkStart w:id="33" w:name="_Toc502784482"/>
      <w:r>
        <w:rPr/>
        <w:t xml:space="preserve">Hình  </w:t>
      </w:r>
      <w:r>
        <w:fldChar w:fldCharType="begin"/>
      </w:r>
      <w:r>
        <w:instrText>STYLEREF 1 \s</w:instrText>
      </w:r>
      <w:r>
        <w:fldChar w:fldCharType="separate"/>
      </w:r>
      <w:bookmarkStart w:id="34" w:name="__Fieldmark__928_1277242366"/>
      <w:r>
        <w:rPr/>
        <w:t>2</w:t>
      </w:r>
      <w:bookmarkStart w:id="35" w:name="__Fieldmark__925_1964721362"/>
      <w:r>
        <w:rPr/>
      </w:r>
      <w:r>
        <w:fldChar w:fldCharType="end"/>
      </w:r>
      <w:bookmarkStart w:id="36" w:name="__Fieldmark__994_710326160"/>
      <w:bookmarkEnd w:id="34"/>
      <w:bookmarkEnd w:id="35"/>
      <w:bookmarkEnd w:id="36"/>
      <w:r>
        <w:rPr/>
        <w:noBreakHyphen/>
      </w:r>
      <w:r>
        <w:rPr/>
        <w:fldChar w:fldCharType="begin"/>
      </w:r>
      <w:r>
        <w:instrText> SEQ Hình_ \* ARABIC </w:instrText>
      </w:r>
      <w:r>
        <w:fldChar w:fldCharType="separate"/>
      </w:r>
      <w:r>
        <w:t>4</w:t>
      </w:r>
      <w:r>
        <w:fldChar w:fldCharType="end"/>
      </w:r>
      <w:bookmarkEnd w:id="33"/>
      <w:r>
        <w:rPr/>
        <w:t xml:space="preserve"> Cách tham chiếu đến một nhãn</w:t>
      </w:r>
    </w:p>
    <w:p>
      <w:pPr>
        <w:pStyle w:val="Normal"/>
        <w:rPr/>
      </w:pPr>
      <w:r>
        <w:rPr/>
      </w:r>
    </w:p>
    <w:p>
      <w:pPr>
        <w:pStyle w:val="Normal"/>
        <w:rPr/>
      </w:pPr>
      <w:r>
        <w:rPr/>
      </w:r>
    </w:p>
    <w:p>
      <w:pPr>
        <w:pStyle w:val="Normal"/>
        <w:rPr/>
      </w:pPr>
      <w:r>
        <w:rPr/>
      </w:r>
    </w:p>
    <w:p>
      <w:pPr>
        <w:pStyle w:val="Caption1"/>
        <w:keepNext/>
        <w:rPr/>
      </w:pPr>
      <w:r>
        <w:rPr/>
      </w:r>
    </w:p>
    <w:tbl>
      <w:tblPr>
        <w:tblStyle w:val="TableGrid"/>
        <w:tblW w:w="8902" w:type="dxa"/>
        <w:jc w:val="left"/>
        <w:tblInd w:w="-10" w:type="dxa"/>
        <w:tblCellMar>
          <w:top w:w="0" w:type="dxa"/>
          <w:left w:w="98" w:type="dxa"/>
          <w:bottom w:w="0" w:type="dxa"/>
          <w:right w:w="108" w:type="dxa"/>
        </w:tblCellMar>
        <w:tblLook w:val="04a0" w:noVBand="1" w:noHBand="0" w:lastColumn="0" w:firstColumn="1" w:lastRow="0" w:firstRow="1"/>
      </w:tblPr>
      <w:tblGrid>
        <w:gridCol w:w="4451"/>
        <w:gridCol w:w="4450"/>
      </w:tblGrid>
      <w:tr>
        <w:trPr/>
        <w:tc>
          <w:tcPr>
            <w:tcW w:w="4451" w:type="dxa"/>
            <w:tcBorders/>
            <w:shd w:color="auto" w:fill="auto" w:val="clear"/>
            <w:tcMar>
              <w:left w:w="98" w:type="dxa"/>
            </w:tcMar>
            <w:vAlign w:val="center"/>
          </w:tcPr>
          <w:p>
            <w:pPr>
              <w:pStyle w:val="Normal"/>
              <w:spacing w:before="100" w:after="100"/>
              <w:ind w:hanging="0"/>
              <w:rPr/>
            </w:pPr>
            <w:r>
              <w:rPr/>
            </w:r>
          </w:p>
        </w:tc>
        <w:tc>
          <w:tcPr>
            <w:tcW w:w="4450" w:type="dxa"/>
            <w:tcBorders/>
            <w:shd w:color="auto" w:fill="auto" w:val="clear"/>
            <w:tcMar>
              <w:left w:w="98" w:type="dxa"/>
            </w:tcMar>
            <w:vAlign w:val="center"/>
          </w:tcPr>
          <w:p>
            <w:pPr>
              <w:pStyle w:val="Normal"/>
              <w:spacing w:before="100" w:after="100"/>
              <w:ind w:hanging="0"/>
              <w:rPr/>
            </w:pPr>
            <w:r>
              <w:rPr/>
            </w:r>
          </w:p>
        </w:tc>
      </w:tr>
      <w:tr>
        <w:trPr/>
        <w:tc>
          <w:tcPr>
            <w:tcW w:w="4451" w:type="dxa"/>
            <w:tcBorders/>
            <w:shd w:color="auto" w:fill="auto" w:val="clear"/>
            <w:tcMar>
              <w:left w:w="98" w:type="dxa"/>
            </w:tcMar>
            <w:vAlign w:val="center"/>
          </w:tcPr>
          <w:p>
            <w:pPr>
              <w:pStyle w:val="Normal"/>
              <w:spacing w:before="100" w:after="100"/>
              <w:ind w:hanging="0"/>
              <w:rPr/>
            </w:pPr>
            <w:r>
              <w:rPr/>
            </w:r>
          </w:p>
        </w:tc>
        <w:tc>
          <w:tcPr>
            <w:tcW w:w="4450" w:type="dxa"/>
            <w:tcBorders/>
            <w:shd w:color="auto" w:fill="auto" w:val="clear"/>
            <w:tcMar>
              <w:left w:w="98" w:type="dxa"/>
            </w:tcMar>
            <w:vAlign w:val="center"/>
          </w:tcPr>
          <w:p>
            <w:pPr>
              <w:pStyle w:val="Normal"/>
              <w:spacing w:before="100" w:after="100"/>
              <w:ind w:hanging="0"/>
              <w:rPr/>
            </w:pPr>
            <w:r>
              <w:rPr/>
            </w:r>
          </w:p>
        </w:tc>
      </w:tr>
      <w:tr>
        <w:trPr/>
        <w:tc>
          <w:tcPr>
            <w:tcW w:w="4451" w:type="dxa"/>
            <w:tcBorders/>
            <w:shd w:color="auto" w:fill="auto" w:val="clear"/>
            <w:tcMar>
              <w:left w:w="98" w:type="dxa"/>
            </w:tcMar>
            <w:vAlign w:val="center"/>
          </w:tcPr>
          <w:p>
            <w:pPr>
              <w:pStyle w:val="Normal"/>
              <w:spacing w:before="100" w:after="100"/>
              <w:ind w:hanging="0"/>
              <w:rPr/>
            </w:pPr>
            <w:r>
              <w:rPr/>
            </w:r>
          </w:p>
        </w:tc>
        <w:tc>
          <w:tcPr>
            <w:tcW w:w="4450" w:type="dxa"/>
            <w:tcBorders/>
            <w:shd w:color="auto" w:fill="auto" w:val="clear"/>
            <w:tcMar>
              <w:left w:w="98" w:type="dxa"/>
            </w:tcMar>
            <w:vAlign w:val="center"/>
          </w:tcPr>
          <w:p>
            <w:pPr>
              <w:pStyle w:val="Normal"/>
              <w:keepNext/>
              <w:spacing w:before="100" w:after="100"/>
              <w:ind w:hanging="0"/>
              <w:rPr/>
            </w:pPr>
            <w:r>
              <w:rPr/>
            </w:r>
          </w:p>
        </w:tc>
      </w:tr>
    </w:tbl>
    <w:p>
      <w:pPr>
        <w:pStyle w:val="Caption1"/>
        <w:rPr/>
      </w:pPr>
      <w:bookmarkStart w:id="37" w:name="_Toc502784483"/>
      <w:r>
        <w:rPr/>
        <w:t xml:space="preserve">Bảng </w:t>
      </w:r>
      <w:r>
        <w:fldChar w:fldCharType="begin"/>
      </w:r>
      <w:r>
        <w:instrText>STYLEREF 1 \s</w:instrText>
      </w:r>
      <w:r>
        <w:fldChar w:fldCharType="separate"/>
      </w:r>
      <w:bookmarkStart w:id="38" w:name="__Fieldmark__945_1277242366"/>
      <w:r>
        <w:rPr/>
        <w:t>2</w:t>
      </w:r>
      <w:bookmarkStart w:id="39" w:name="__Fieldmark__939_1964721362"/>
      <w:r>
        <w:rPr/>
      </w:r>
      <w:r>
        <w:fldChar w:fldCharType="end"/>
      </w:r>
      <w:bookmarkStart w:id="40" w:name="__Fieldmark__1007_710326160"/>
      <w:bookmarkEnd w:id="38"/>
      <w:bookmarkEnd w:id="39"/>
      <w:bookmarkEnd w:id="40"/>
      <w:r>
        <w:rPr/>
        <w:noBreakHyphen/>
      </w:r>
      <w:r>
        <w:rPr/>
        <w:fldChar w:fldCharType="begin"/>
      </w:r>
      <w:r>
        <w:instrText> SEQ Bảng \* ARABIC </w:instrText>
      </w:r>
      <w:r>
        <w:fldChar w:fldCharType="separate"/>
      </w:r>
      <w:r>
        <w:t>1</w:t>
      </w:r>
      <w:r>
        <w:fldChar w:fldCharType="end"/>
      </w:r>
      <w:bookmarkEnd w:id="37"/>
      <w:r>
        <w:rPr/>
        <w:t xml:space="preserve"> Tên bảng</w:t>
      </w:r>
    </w:p>
    <w:p>
      <w:pPr>
        <w:pStyle w:val="Caption1"/>
        <w:rPr/>
      </w:pPr>
      <w:r>
        <w:rPr/>
      </w:r>
    </w:p>
    <w:p>
      <w:pPr>
        <w:pStyle w:val="Heading3"/>
        <w:numPr>
          <w:ilvl w:val="2"/>
          <w:numId w:val="3"/>
        </w:numPr>
        <w:rPr/>
      </w:pPr>
      <w:bookmarkStart w:id="41" w:name="_Toc510808711"/>
      <w:bookmarkEnd w:id="41"/>
      <w:r>
        <w:rPr/>
        <w:t>Hướng dẫn chèn công thức và nhãn</w:t>
      </w:r>
    </w:p>
    <w:tbl>
      <w:tblPr>
        <w:tblStyle w:val="TableGrid"/>
        <w:tblW w:w="8902" w:type="dxa"/>
        <w:jc w:val="left"/>
        <w:tblInd w:w="0" w:type="dxa"/>
        <w:tblCellMar>
          <w:top w:w="0" w:type="dxa"/>
          <w:left w:w="118" w:type="dxa"/>
          <w:bottom w:w="0" w:type="dxa"/>
          <w:right w:w="108" w:type="dxa"/>
        </w:tblCellMar>
        <w:tblLook w:val="04a0" w:noVBand="1" w:noHBand="0" w:lastColumn="0" w:firstColumn="1" w:lastRow="0" w:firstRow="1"/>
      </w:tblPr>
      <w:tblGrid>
        <w:gridCol w:w="8137"/>
        <w:gridCol w:w="764"/>
      </w:tblGrid>
      <w:tr>
        <w:trPr/>
        <w:tc>
          <w:tcPr>
            <w:tcW w:w="8137" w:type="dxa"/>
            <w:tcBorders>
              <w:top w:val="nil"/>
              <w:left w:val="nil"/>
              <w:bottom w:val="nil"/>
              <w:right w:val="nil"/>
              <w:insideH w:val="nil"/>
              <w:insideV w:val="nil"/>
            </w:tcBorders>
            <w:shd w:color="auto" w:fill="auto" w:val="clear"/>
            <w:vAlign w:val="center"/>
          </w:tcPr>
          <w:p>
            <w:pPr>
              <w:pStyle w:val="Normal"/>
              <w:spacing w:lineRule="auto" w:line="240" w:before="100" w:after="100"/>
              <w:rPr/>
            </w:pPr>
            <w:r>
              <w:rPr/>
              <w:object>
                <v:shape id="ole_rId14" style="width:61.5pt;height:36.75pt" o:ole="">
                  <v:imagedata r:id="rId15" o:title=""/>
                </v:shape>
                <o:OLEObject Type="Embed" ProgID="Equation.DSMT4" ShapeID="ole_rId14" DrawAspect="Content" ObjectID="_1922964263" r:id="rId14"/>
              </w:object>
            </w:r>
          </w:p>
        </w:tc>
        <w:tc>
          <w:tcPr>
            <w:tcW w:w="764" w:type="dxa"/>
            <w:tcBorders>
              <w:top w:val="nil"/>
              <w:left w:val="nil"/>
              <w:bottom w:val="nil"/>
              <w:right w:val="nil"/>
              <w:insideH w:val="nil"/>
              <w:insideV w:val="nil"/>
            </w:tcBorders>
            <w:shd w:color="auto" w:fill="auto" w:val="clear"/>
            <w:vAlign w:val="center"/>
          </w:tcPr>
          <w:p>
            <w:pPr>
              <w:pStyle w:val="Normal"/>
              <w:keepNext/>
              <w:spacing w:lineRule="auto" w:line="240" w:before="100" w:after="100"/>
              <w:ind w:hanging="0"/>
              <w:jc w:val="right"/>
              <w:rPr/>
            </w:pPr>
            <w:bookmarkStart w:id="42" w:name="_Ref262309719"/>
            <w:r>
              <w:rPr/>
              <w:t>(</w:t>
            </w:r>
            <w:r>
              <w:fldChar w:fldCharType="begin"/>
            </w:r>
            <w:r>
              <w:instrText>STYLEREF 1 \s</w:instrText>
            </w:r>
            <w:r>
              <w:fldChar w:fldCharType="separate"/>
            </w:r>
            <w:bookmarkStart w:id="43" w:name="__Fieldmark__981_1277242366"/>
            <w:r>
              <w:rPr/>
              <w:t>1</w:t>
            </w:r>
            <w:bookmarkStart w:id="44" w:name="__Fieldmark__972_1964721362"/>
            <w:r>
              <w:rPr/>
            </w:r>
            <w:r>
              <w:fldChar w:fldCharType="end"/>
            </w:r>
            <w:bookmarkStart w:id="45" w:name="__Fieldmark__1038_710326160"/>
            <w:bookmarkEnd w:id="43"/>
            <w:bookmarkEnd w:id="44"/>
            <w:bookmarkEnd w:id="45"/>
            <w:r>
              <w:rPr/>
              <w:t>.</w:t>
            </w:r>
            <w:r>
              <w:rPr/>
              <w:fldChar w:fldCharType="begin"/>
            </w:r>
            <w:r>
              <w:instrText> SEQ Công_thức \* ARABIC </w:instrText>
            </w:r>
            <w:r>
              <w:fldChar w:fldCharType="separate"/>
            </w:r>
            <w:r>
              <w:t>1</w:t>
            </w:r>
            <w:r>
              <w:fldChar w:fldCharType="end"/>
            </w:r>
            <w:bookmarkEnd w:id="42"/>
            <w:r>
              <w:rPr/>
              <w:t>)</w:t>
            </w:r>
          </w:p>
        </w:tc>
      </w:tr>
    </w:tbl>
    <w:p>
      <w:pPr>
        <w:pStyle w:val="Normal"/>
        <w:rPr/>
      </w:pPr>
      <w:r>
        <w:rPr/>
        <w:t>Cũng tương tự như cách chèn nhãn của hình vẽ và bảng biểu, chèn nhãn cho công thức có phần hơi phức tạp. Trong văn bản này, giải pháp đơn giản là tạo một bảng có 2 cột, cột 1 là công thức, cột 2 là nhãn công thức.</w:t>
      </w:r>
    </w:p>
    <w:p>
      <w:pPr>
        <w:pStyle w:val="Normal"/>
        <w:rPr/>
      </w:pPr>
      <w:r>
        <w:rPr/>
        <w:t xml:space="preserve">Khi thêm công thức mới chỉ cần copy nhãn đã tạo ở công thức mẫu </w:t>
      </w:r>
      <w:r>
        <w:rPr/>
        <w:fldChar w:fldCharType="begin"/>
      </w:r>
      <w:r>
        <w:instrText> REF _Ref262309719 \h </w:instrText>
      </w:r>
      <w:r>
        <w:fldChar w:fldCharType="separate"/>
      </w:r>
      <w:r>
        <w:t>( 1 .1</w:t>
      </w:r>
      <w:r>
        <w:fldChar w:fldCharType="end"/>
      </w:r>
      <w:r>
        <w:rPr/>
        <w:t xml:space="preserve"> rồi paste và o cột thứ 2 của bảng chứa công thức, nhãn công thức sẽ tự động cập nật khi in hoặc có thể click chuột phải vào số cần cập nhật rồi chọn Update Field.</w:t>
      </w:r>
    </w:p>
    <w:p>
      <w:pPr>
        <w:pStyle w:val="Normal"/>
        <w:ind w:hanging="0"/>
        <w:rPr/>
      </w:pPr>
      <w:r>
        <w:rPr/>
      </w:r>
    </w:p>
    <w:p>
      <w:pPr>
        <w:pStyle w:val="Heading2"/>
        <w:numPr>
          <w:ilvl w:val="1"/>
          <w:numId w:val="3"/>
        </w:numPr>
        <w:pPrChange w:id="0" w:author="Minh Đức Lê" w:date="2018-04-08T08:38:00Z"/>
        <w:rPr>
          <w:lang w:val="vi-VN"/>
        </w:rPr>
      </w:pPr>
      <w:r>
        <w:rPr>
          <w:lang w:val="vi-VN"/>
        </w:rPr>
        <w:t>Ngôn ngữ lập trình JAVA</w:t>
      </w:r>
    </w:p>
    <w:p>
      <w:pPr>
        <w:pStyle w:val="Normal"/>
        <w:rPr>
          <w:lang w:val="vi-VN"/>
        </w:rPr>
      </w:pPr>
      <w:r>
        <w:rPr>
          <w:lang w:val="vi-VN"/>
        </w:rPr>
      </w:r>
    </w:p>
    <w:p>
      <w:pPr>
        <w:pStyle w:val="Normal"/>
        <w:rPr>
          <w:lang w:val="vi-VN"/>
        </w:rPr>
      </w:pPr>
      <w:ins w:id="174" w:author="Minh Đức Lê" w:date="2018-04-08T08:39:00Z">
        <w:r>
          <w:rPr>
            <w:lang w:val="vi-VN"/>
          </w:rPr>
          <w:t>Là  một ngôn ngữ  hoàn to</w:t>
        </w:r>
      </w:ins>
      <w:ins w:id="175" w:author="Minh Đức Lê" w:date="2018-04-08T08:40:00Z">
        <w:r>
          <w:rPr>
            <w:lang w:val="vi-VN"/>
          </w:rPr>
          <w:t>àn hướng đối tượng. Ngôn ngữ đa nền cho phép một chương trình có thể thực thi trên các hệ điều hành khác nhau (MS Windows, UNIS, Linux)</w:t>
        </w:r>
      </w:ins>
      <w:ins w:id="176" w:author="Minh Đức Lê" w:date="2018-04-08T08:41:00Z">
        <w:r>
          <w:rPr>
            <w:lang w:val="vi-VN"/>
          </w:rPr>
          <w:t xml:space="preserve"> mà không phải biên dịch lại chương trình. Phương châm của java là “Viết một lần, </w:t>
        </w:r>
      </w:ins>
      <w:ins w:id="177" w:author="Minh Đức Lê" w:date="2018-04-08T08:42:00Z">
        <w:r>
          <w:rPr>
            <w:lang w:val="vi-VN"/>
          </w:rPr>
          <w:t>chạy trên nhiều nền “ (Write Once, Run Anywhere).</w:t>
        </w:r>
      </w:ins>
    </w:p>
    <w:p>
      <w:pPr>
        <w:pStyle w:val="Normal"/>
        <w:rPr>
          <w:lang w:val="vi-VN"/>
        </w:rPr>
      </w:pPr>
      <w:r>
        <w:rPr>
          <w:lang w:val="vi-VN"/>
        </w:rPr>
      </w:r>
    </w:p>
    <w:p>
      <w:pPr>
        <w:pStyle w:val="Normal"/>
        <w:rPr>
          <w:lang w:val="vi-VN"/>
        </w:rPr>
      </w:pPr>
      <w:ins w:id="178" w:author="Minh Đức Lê" w:date="2018-04-08T08:42:00Z">
        <w:r>
          <w:rPr>
            <w:lang w:val="vi-VN"/>
          </w:rPr>
          <w:t xml:space="preserve">Ngôn ngữ đa luồng, cho phép </w:t>
        </w:r>
      </w:ins>
      <w:ins w:id="179" w:author="Minh Đức Lê" w:date="2018-04-08T08:43:00Z">
        <w:r>
          <w:rPr>
            <w:lang w:val="vi-VN"/>
          </w:rPr>
          <w:t xml:space="preserve">trong một chương trình có thể có nhiều luồng điều khiển được thực thi song song nhau, rất hữu </w:t>
        </w:r>
      </w:ins>
      <w:ins w:id="180" w:author="Minh Đức Lê" w:date="2018-04-08T08:44:00Z">
        <w:r>
          <w:rPr>
            <w:lang w:val="vi-VN"/>
          </w:rPr>
          <w:t>ích cho các xử lý song song.</w:t>
        </w:r>
      </w:ins>
    </w:p>
    <w:p>
      <w:pPr>
        <w:pStyle w:val="Normal"/>
        <w:rPr>
          <w:lang w:val="vi-VN"/>
        </w:rPr>
      </w:pPr>
      <w:r>
        <w:rPr>
          <w:lang w:val="vi-VN"/>
        </w:rPr>
      </w:r>
    </w:p>
    <w:p>
      <w:pPr>
        <w:pStyle w:val="Normal"/>
        <w:rPr>
          <w:lang w:val="vi-VN"/>
        </w:rPr>
      </w:pPr>
      <w:ins w:id="181" w:author="Minh Đức Lê" w:date="2018-04-08T08:44:00Z">
        <w:r>
          <w:rPr>
            <w:lang w:val="vi-VN"/>
          </w:rPr>
          <w:t xml:space="preserve">Ngôn ngữ phân tán, cho phép trong các đối tượng của một </w:t>
        </w:r>
      </w:ins>
      <w:ins w:id="182" w:author="Minh Đức Lê" w:date="2018-04-08T08:45:00Z">
        <w:r>
          <w:rPr>
            <w:lang w:val="vi-VN"/>
          </w:rPr>
          <w:t>ứng dụng được phân bố và thực thi trên các máy tính kh</w:t>
        </w:r>
      </w:ins>
      <w:ins w:id="183" w:author="Minh Đức Lê" w:date="2018-04-08T08:46:00Z">
        <w:r>
          <w:rPr>
            <w:lang w:val="vi-VN"/>
          </w:rPr>
          <w:t>ác nhau.</w:t>
        </w:r>
      </w:ins>
    </w:p>
    <w:p>
      <w:pPr>
        <w:pStyle w:val="Normal"/>
        <w:rPr>
          <w:lang w:val="vi-VN"/>
        </w:rPr>
      </w:pPr>
      <w:r>
        <w:rPr>
          <w:lang w:val="vi-VN"/>
        </w:rPr>
      </w:r>
    </w:p>
    <w:p>
      <w:pPr>
        <w:pStyle w:val="Normal"/>
        <w:rPr/>
      </w:pPr>
      <w:ins w:id="184" w:author="Minh Đức Lê" w:date="2018-04-08T08:47:00Z">
        <w:r>
          <w:rPr>
            <w:lang w:val="vi-VN"/>
          </w:rPr>
          <w:t>Ngôn ngữ động, cho phép mã lệnh của một chương trình được tải từ một m</w:t>
        </w:r>
      </w:ins>
      <w:ins w:id="185" w:author="Minh Đức Lê" w:date="2018-04-08T08:48:00Z">
        <w:r>
          <w:rPr>
            <w:lang w:val="vi-VN"/>
          </w:rPr>
          <w:t>áy tính về máy của người yêu cầu thực thi chương trình.</w:t>
        </w:r>
      </w:ins>
    </w:p>
    <w:p>
      <w:pPr>
        <w:pStyle w:val="Normal"/>
        <w:rPr>
          <w:lang w:val="vi-VN"/>
        </w:rPr>
      </w:pPr>
      <w:r>
        <w:rPr>
          <w:lang w:val="vi-VN"/>
        </w:rPr>
      </w:r>
    </w:p>
    <w:p>
      <w:pPr>
        <w:pStyle w:val="Normal"/>
        <w:rPr>
          <w:lang w:val="vi-VN"/>
        </w:rPr>
      </w:pPr>
      <w:ins w:id="186" w:author="Minh Đức Lê" w:date="2018-04-08T08:49:00Z">
        <w:r>
          <w:rPr>
            <w:lang w:val="vi-VN"/>
          </w:rPr>
          <w:t xml:space="preserve">Ngôn ngữ an toàn, tất cả các thao tác truy xuất vào các thiết bị vào ra đều được thực hiện trên máy ảo </w:t>
        </w:r>
      </w:ins>
      <w:ins w:id="187" w:author="Minh Đức Lê" w:date="2018-04-08T08:50:00Z">
        <w:r>
          <w:rPr>
            <w:lang w:val="vi-VN"/>
          </w:rPr>
          <w:t>nhờ đó hạn chế các thao tác ngủy hiểm cho máy tính thật.</w:t>
        </w:r>
      </w:ins>
    </w:p>
    <w:p>
      <w:pPr>
        <w:pStyle w:val="Normal"/>
        <w:rPr>
          <w:lang w:val="vi-VN"/>
        </w:rPr>
      </w:pPr>
      <w:r>
        <w:rPr>
          <w:lang w:val="vi-VN"/>
        </w:rPr>
      </w:r>
    </w:p>
    <w:p>
      <w:pPr>
        <w:pStyle w:val="Heading2"/>
        <w:numPr>
          <w:ilvl w:val="1"/>
          <w:numId w:val="3"/>
        </w:numPr>
        <w:pPrChange w:id="0" w:author="Minh Đức Lê" w:date="2018-04-08T08:51:00Z"/>
        <w:rPr>
          <w:lang w:val="vi-VN"/>
        </w:rPr>
      </w:pPr>
      <w:r>
        <w:rPr>
          <w:lang w:val="vi-VN"/>
        </w:rPr>
        <w:t>Kết nồi JDBC</w:t>
      </w:r>
    </w:p>
    <w:p>
      <w:pPr>
        <w:pStyle w:val="Normal"/>
        <w:rPr>
          <w:lang w:val="vi-VN"/>
        </w:rPr>
      </w:pPr>
      <w:r>
        <w:rPr>
          <w:lang w:val="vi-VN"/>
        </w:rPr>
      </w:r>
    </w:p>
    <w:p>
      <w:pPr>
        <w:pStyle w:val="Normal"/>
        <w:rPr/>
      </w:pPr>
      <w:ins w:id="188" w:author="Minh Đức Lê" w:date="2018-04-08T08:56:00Z">
        <w:r>
          <w:rPr>
            <w:b/>
            <w:bCs/>
          </w:rPr>
          <w:t>JDBC</w:t>
        </w:r>
      </w:ins>
      <w:ins w:id="189" w:author="Minh Đức Lê" w:date="2018-04-08T08:56:00Z">
        <w:r>
          <w:rPr/>
          <w:t> (Java Database Connectivity) là một API tiêu chuẩn dùng để tương tác với các loại cơ sở dữ liệu quan hệ. </w:t>
        </w:r>
      </w:ins>
      <w:ins w:id="190" w:author="Minh Đức Lê" w:date="2018-04-08T08:56:00Z">
        <w:r>
          <w:rPr>
            <w:b/>
            <w:bCs/>
          </w:rPr>
          <w:t>JDBC</w:t>
        </w:r>
      </w:ins>
      <w:ins w:id="191" w:author="Minh Đức Lê" w:date="2018-04-08T08:56:00Z">
        <w:r>
          <w:rPr/>
          <w:t> có một tập hợp các class và các Interface dùng cho ứng dụng </w:t>
        </w:r>
      </w:ins>
      <w:ins w:id="192" w:author="Minh Đức Lê" w:date="2018-04-08T08:56:00Z">
        <w:r>
          <w:rPr>
            <w:b/>
            <w:bCs/>
          </w:rPr>
          <w:t>Java</w:t>
        </w:r>
      </w:ins>
      <w:ins w:id="193" w:author="Minh Đức Lê" w:date="2018-04-08T08:56:00Z">
        <w:r>
          <w:rPr/>
          <w:t> có thể nói chuyện với các cơ sở dữ liệu.</w:t>
        </w:r>
      </w:ins>
    </w:p>
    <w:p>
      <w:pPr>
        <w:pStyle w:val="Normal"/>
        <w:rPr>
          <w:lang w:val="vi-VN"/>
          <w:ins w:id="194" w:author="Minh Đức Lê" w:date="2018-04-08T08:56:00Z"/>
        </w:rPr>
      </w:pPr>
      <w:r>
        <w:rPr/>
        <w:drawing>
          <wp:inline distT="0" distB="0" distL="0" distR="0">
            <wp:extent cx="4505960" cy="1931035"/>
            <wp:effectExtent l="0" t="0" r="0" b="0"/>
            <wp:docPr id="1" name="Picture 42" descr="http://viettuts.vn/images/java/java-jdbc/java-jd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2" descr="http://viettuts.vn/images/java/java-jdbc/java-jdbc.png"/>
                    <pic:cNvPicPr>
                      <a:picLocks noChangeAspect="1" noChangeArrowheads="1"/>
                    </pic:cNvPicPr>
                  </pic:nvPicPr>
                  <pic:blipFill>
                    <a:blip r:embed="rId16"/>
                    <a:stretch>
                      <a:fillRect/>
                    </a:stretch>
                  </pic:blipFill>
                  <pic:spPr bwMode="auto">
                    <a:xfrm>
                      <a:off x="0" y="0"/>
                      <a:ext cx="4505960" cy="1931035"/>
                    </a:xfrm>
                    <a:prstGeom prst="rect">
                      <a:avLst/>
                    </a:prstGeom>
                  </pic:spPr>
                </pic:pic>
              </a:graphicData>
            </a:graphic>
          </wp:inline>
        </w:drawing>
      </w:r>
    </w:p>
    <w:p>
      <w:pPr>
        <w:pStyle w:val="Normal"/>
        <w:rPr>
          <w:lang w:val="vi-VN"/>
        </w:rPr>
      </w:pPr>
      <w:r>
        <w:rPr>
          <w:lang w:val="vi-VN"/>
        </w:rPr>
      </w:r>
    </w:p>
    <w:p>
      <w:pPr>
        <w:pStyle w:val="Normal"/>
        <w:rPr>
          <w:lang w:val="vi-VN"/>
        </w:rPr>
      </w:pPr>
      <w:r>
        <w:rPr>
          <w:lang w:val="vi-VN"/>
        </w:rPr>
      </w:r>
    </w:p>
    <w:p>
      <w:pPr>
        <w:pStyle w:val="Normal"/>
        <w:rPr/>
      </w:pPr>
      <w:ins w:id="195" w:author="Minh Đức Lê" w:date="2018-04-08T08:57:00Z">
        <w:r>
          <w:rPr/>
          <w:t>Các thành phần của JDBC Api về cơ bản bao gồm:</w:t>
        </w:r>
      </w:ins>
    </w:p>
    <w:p>
      <w:pPr>
        <w:pStyle w:val="Heading3"/>
        <w:numPr>
          <w:ilvl w:val="2"/>
          <w:numId w:val="3"/>
        </w:numPr>
        <w:pPrChange w:id="0" w:author="Minh Đức Lê" w:date="2018-04-08T08:57:00Z">
          <w:pPr>
            <w:tabs>
              <w:tab w:val="left" w:pos="720" w:leader="none"/>
            </w:tabs>
            <w:ind w:left="720" w:hanging="360"/>
          </w:pPr>
        </w:pPrChange>
        <w:rPr/>
      </w:pPr>
      <w:r>
        <w:rPr/>
        <w:t>DriverManager:</w:t>
      </w:r>
    </w:p>
    <w:p>
      <w:pPr>
        <w:pStyle w:val="Normal"/>
        <w:numPr>
          <w:ilvl w:val="1"/>
          <w:numId w:val="19"/>
        </w:numPr>
        <w:rPr/>
      </w:pPr>
      <w:ins w:id="196" w:author="Minh Đức Lê" w:date="2018-04-08T08:57:00Z">
        <w:r>
          <w:rPr/>
          <w:t>Là một class, nó dùng để quản lý danh sách các </w:t>
        </w:r>
      </w:ins>
      <w:ins w:id="197" w:author="Minh Đức Lê" w:date="2018-04-08T08:57:00Z">
        <w:r>
          <w:rPr>
            <w:b/>
            <w:bCs/>
          </w:rPr>
          <w:t>Driver </w:t>
        </w:r>
      </w:ins>
      <w:ins w:id="198" w:author="Minh Đức Lê" w:date="2018-04-08T08:57:00Z">
        <w:r>
          <w:rPr/>
          <w:t>(database drivers). </w:t>
        </w:r>
      </w:ins>
    </w:p>
    <w:p>
      <w:pPr>
        <w:pStyle w:val="Heading3"/>
        <w:numPr>
          <w:ilvl w:val="2"/>
          <w:numId w:val="3"/>
        </w:numPr>
        <w:pPrChange w:id="0" w:author="Minh Đức Lê" w:date="2018-04-08T08:57:00Z">
          <w:pPr>
            <w:tabs>
              <w:tab w:val="left" w:pos="720" w:leader="none"/>
            </w:tabs>
            <w:ind w:left="720" w:hanging="360"/>
          </w:pPr>
        </w:pPrChange>
        <w:rPr/>
      </w:pPr>
      <w:r>
        <w:rPr>
          <w:iCs/>
        </w:rPr>
        <w:t>Driver</w:t>
      </w:r>
      <w:ins w:id="199" w:author="Minh Đức Lê" w:date="2018-04-08T08:57:00Z">
        <w:r>
          <w:rPr/>
          <w:t>:</w:t>
        </w:r>
      </w:ins>
    </w:p>
    <w:p>
      <w:pPr>
        <w:pStyle w:val="Normal"/>
        <w:numPr>
          <w:ilvl w:val="1"/>
          <w:numId w:val="19"/>
        </w:numPr>
        <w:rPr/>
      </w:pPr>
      <w:ins w:id="200" w:author="Minh Đức Lê" w:date="2018-04-08T08:57:00Z">
        <w:r>
          <w:rPr/>
          <w:t>Là một Interface, nó dùng để liên kết các liên lạc với cơ sở dữ liệu, điều khiển các liên lạc với database. Một khi Driver được tải lên, lập trình viên không cần phải gọi nó một cách cụ thể.</w:t>
        </w:r>
      </w:ins>
    </w:p>
    <w:p>
      <w:pPr>
        <w:pStyle w:val="Heading3"/>
        <w:numPr>
          <w:ilvl w:val="2"/>
          <w:numId w:val="3"/>
        </w:numPr>
        <w:pPrChange w:id="0" w:author="Minh Đức Lê" w:date="2018-04-08T08:57:00Z">
          <w:pPr>
            <w:tabs>
              <w:tab w:val="left" w:pos="720" w:leader="none"/>
            </w:tabs>
            <w:ind w:left="720" w:hanging="360"/>
          </w:pPr>
        </w:pPrChange>
        <w:rPr/>
      </w:pPr>
      <w:r>
        <w:rPr>
          <w:iCs/>
        </w:rPr>
        <w:t>Connection </w:t>
      </w:r>
      <w:ins w:id="201" w:author="Minh Đức Lê" w:date="2018-04-08T08:57:00Z">
        <w:r>
          <w:rPr/>
          <w:t>:</w:t>
        </w:r>
      </w:ins>
    </w:p>
    <w:p>
      <w:pPr>
        <w:pStyle w:val="Normal"/>
        <w:numPr>
          <w:ilvl w:val="1"/>
          <w:numId w:val="19"/>
        </w:numPr>
        <w:rPr/>
      </w:pPr>
      <w:ins w:id="202" w:author="Minh Đức Lê" w:date="2018-04-08T08:57:00Z">
        <w:r>
          <w:rPr/>
          <w:t>Là một Interface với tất cả các method cho việc liên lạc với database. Nó mô tả nội dung liên lạc. tất cả các thông tin liên lạc với cơ sở dữ liệu là thông qua chỉ có đối tượng </w:t>
        </w:r>
      </w:ins>
      <w:ins w:id="203" w:author="Minh Đức Lê" w:date="2018-04-08T08:57:00Z">
        <w:r>
          <w:rPr>
            <w:b/>
            <w:bCs/>
            <w:i/>
            <w:iCs/>
          </w:rPr>
          <w:t>Connection</w:t>
        </w:r>
      </w:ins>
      <w:ins w:id="204" w:author="Minh Đức Lê" w:date="2018-04-08T08:57:00Z">
        <w:r>
          <w:rPr/>
          <w:t>.</w:t>
        </w:r>
      </w:ins>
    </w:p>
    <w:p>
      <w:pPr>
        <w:pStyle w:val="Heading3"/>
        <w:numPr>
          <w:ilvl w:val="2"/>
          <w:numId w:val="3"/>
        </w:numPr>
        <w:pPrChange w:id="0" w:author="Minh Đức Lê" w:date="2018-04-08T08:57:00Z">
          <w:pPr>
            <w:tabs>
              <w:tab w:val="left" w:pos="720" w:leader="none"/>
            </w:tabs>
            <w:ind w:left="720" w:hanging="360"/>
          </w:pPr>
        </w:pPrChange>
        <w:rPr/>
      </w:pPr>
      <w:r>
        <w:rPr>
          <w:iCs/>
        </w:rPr>
        <w:t>Statement </w:t>
      </w:r>
      <w:ins w:id="205" w:author="Minh Đức Lê" w:date="2018-04-08T08:57:00Z">
        <w:r>
          <w:rPr/>
          <w:t>:</w:t>
        </w:r>
      </w:ins>
    </w:p>
    <w:p>
      <w:pPr>
        <w:pStyle w:val="Normal"/>
        <w:numPr>
          <w:ilvl w:val="1"/>
          <w:numId w:val="19"/>
        </w:numPr>
        <w:rPr/>
      </w:pPr>
      <w:ins w:id="206" w:author="Minh Đức Lê" w:date="2018-04-08T08:57:00Z">
        <w:r>
          <w:rPr/>
          <w:t>Là một Interface, gói gọn một câu lệnh SQL gửi tới cơ sở dữ liệu được phân tích, tổng hợp, lập kế hoạch và thực hiện.</w:t>
        </w:r>
      </w:ins>
    </w:p>
    <w:p>
      <w:pPr>
        <w:pStyle w:val="Heading3"/>
        <w:numPr>
          <w:ilvl w:val="2"/>
          <w:numId w:val="3"/>
        </w:numPr>
        <w:pPrChange w:id="0" w:author="Minh Đức Lê" w:date="2018-04-08T08:57:00Z">
          <w:pPr>
            <w:tabs>
              <w:tab w:val="left" w:pos="720" w:leader="none"/>
            </w:tabs>
            <w:ind w:left="720" w:hanging="360"/>
          </w:pPr>
        </w:pPrChange>
        <w:rPr/>
      </w:pPr>
      <w:r>
        <w:rPr>
          <w:iCs/>
        </w:rPr>
        <w:t>ResultSet</w:t>
      </w:r>
      <w:ins w:id="207" w:author="Minh Đức Lê" w:date="2018-04-08T08:57:00Z">
        <w:r>
          <w:rPr/>
          <w:t>:</w:t>
        </w:r>
      </w:ins>
    </w:p>
    <w:p>
      <w:pPr>
        <w:pStyle w:val="Normal"/>
        <w:numPr>
          <w:ilvl w:val="1"/>
          <w:numId w:val="19"/>
        </w:numPr>
        <w:rPr/>
      </w:pPr>
      <w:ins w:id="208" w:author="Minh Đức Lê" w:date="2018-04-08T08:57:00Z">
        <w:r>
          <w:rPr>
            <w:b/>
            <w:bCs/>
            <w:i/>
            <w:iCs/>
          </w:rPr>
          <w:t>ResultSet</w:t>
        </w:r>
      </w:ins>
      <w:ins w:id="209" w:author="Minh Đức Lê" w:date="2018-04-08T08:57:00Z">
        <w:r>
          <w:rPr/>
          <w:t> đại diện cho tập hợp các bản ghi lấy do thực hiện truy vấn.</w:t>
        </w:r>
      </w:ins>
    </w:p>
    <w:p>
      <w:pPr>
        <w:pStyle w:val="Normal"/>
        <w:rPr>
          <w:lang w:val="vi-VN"/>
          <w:ins w:id="211" w:author="Minh Đức Lê" w:date="2018-04-08T09:00:00Z"/>
        </w:rPr>
      </w:pPr>
      <w:ins w:id="210" w:author="Minh Đức Lê" w:date="2018-04-08T09:00:00Z">
        <w:r>
          <w:rPr>
            <w:lang w:val="vi-VN"/>
          </w:rPr>
        </w:r>
      </w:ins>
    </w:p>
    <w:p>
      <w:pPr>
        <w:pStyle w:val="Heading2"/>
        <w:numPr>
          <w:ilvl w:val="1"/>
          <w:numId w:val="3"/>
        </w:numPr>
        <w:pPrChange w:id="0" w:author="Minh Đức Lê" w:date="2018-04-08T09:20:00Z"/>
        <w:rPr>
          <w:lang w:val="vi-VN"/>
          <w:ins w:id="212" w:author="Minh Đức Lê" w:date="2018-04-08T09:01:00Z"/>
        </w:rPr>
      </w:pPr>
      <w:r>
        <w:rPr>
          <w:lang w:val="vi-VN"/>
        </w:rPr>
        <w:t>Spring MVC</w:t>
      </w:r>
    </w:p>
    <w:p>
      <w:pPr>
        <w:pStyle w:val="Normal"/>
        <w:rPr/>
      </w:pPr>
      <w:ins w:id="213" w:author="Minh Đức Lê" w:date="2018-04-08T09:20:00Z">
        <w:r>
          <w:rPr/>
          <w:t>Spring MVC là một Framework / 1 Project mã nguồn mở của Spring.</w:t>
        </w:r>
      </w:ins>
    </w:p>
    <w:p>
      <w:pPr>
        <w:pStyle w:val="Normal"/>
        <w:rPr/>
      </w:pPr>
      <w:ins w:id="214" w:author="Minh Đức Lê" w:date="2018-04-08T09:20:00Z">
        <w:r>
          <w:rPr/>
          <w:t>Spring MVC Framewrok cung cấp kiến truc MVC (Model-View-Controller) và các component được sử dụng để phát triển các ứng dụng web một cách linh hoạt và giảm sư</w:t>
        </w:r>
      </w:ins>
    </w:p>
    <w:p>
      <w:pPr>
        <w:pStyle w:val="Normal"/>
        <w:rPr>
          <w:lang w:val="vi-VN"/>
        </w:rPr>
      </w:pPr>
      <w:r>
        <w:rPr>
          <w:lang w:val="vi-VN"/>
        </w:rPr>
      </w:r>
    </w:p>
    <w:p>
      <w:pPr>
        <w:pStyle w:val="Normal"/>
        <w:numPr>
          <w:ilvl w:val="0"/>
          <w:numId w:val="20"/>
        </w:numPr>
        <w:rPr/>
      </w:pPr>
      <w:ins w:id="215" w:author="Minh Đức Lê" w:date="2018-04-08T09:21:00Z">
        <w:r>
          <w:rPr/>
          <w:t>Bất kỳ request nào tới ứng dụng web đều sẽ được gửi tới Front Controller (Dispatcher Servlet)</w:t>
        </w:r>
      </w:ins>
    </w:p>
    <w:p>
      <w:pPr>
        <w:pStyle w:val="Normal"/>
        <w:numPr>
          <w:ilvl w:val="0"/>
          <w:numId w:val="20"/>
        </w:numPr>
        <w:rPr/>
      </w:pPr>
      <w:ins w:id="216" w:author="Minh Đức Lê" w:date="2018-04-08T09:21:00Z">
        <w:r>
          <w:rPr/>
          <w:t>Front Controller sẽ sử dụng Handler Mapping để biết được controller nào sẽ xử lý request đó</w:t>
        </w:r>
      </w:ins>
    </w:p>
    <w:p>
      <w:pPr>
        <w:pStyle w:val="Normal"/>
        <w:numPr>
          <w:ilvl w:val="0"/>
          <w:numId w:val="20"/>
        </w:numPr>
        <w:rPr/>
      </w:pPr>
      <w:ins w:id="217" w:author="Minh Đức Lê" w:date="2018-04-08T09:21:00Z">
        <w:r>
          <w:rPr/>
          <w:t>Controller nhận request, gọi tới các class service thích hợp để xử lý yêu cầu.</w:t>
        </w:r>
      </w:ins>
    </w:p>
    <w:p>
      <w:pPr>
        <w:pStyle w:val="Normal"/>
        <w:numPr>
          <w:ilvl w:val="0"/>
          <w:numId w:val="20"/>
        </w:numPr>
        <w:rPr/>
      </w:pPr>
      <w:ins w:id="218" w:author="Minh Đức Lê" w:date="2018-04-08T09:21:00Z">
        <w:r>
          <w:rPr/>
          <w:t>Sau khi xử lý xong, Controller sẽ nhận được model từ tầng Service hoặc tầng DAO.</w:t>
        </w:r>
      </w:ins>
    </w:p>
    <w:p>
      <w:pPr>
        <w:pStyle w:val="Normal"/>
        <w:numPr>
          <w:ilvl w:val="0"/>
          <w:numId w:val="20"/>
        </w:numPr>
        <w:rPr/>
      </w:pPr>
      <w:ins w:id="219" w:author="Minh Đức Lê" w:date="2018-04-08T09:21:00Z">
        <w:r>
          <w:rPr/>
          <w:t>Controller gửi model vừa nhận được tới Front Controller (Dispatcher Servlet)</w:t>
        </w:r>
      </w:ins>
    </w:p>
    <w:p>
      <w:pPr>
        <w:pStyle w:val="Normal"/>
        <w:numPr>
          <w:ilvl w:val="0"/>
          <w:numId w:val="20"/>
        </w:numPr>
        <w:rPr/>
      </w:pPr>
      <w:ins w:id="220" w:author="Minh Đức Lê" w:date="2018-04-08T09:21:00Z">
        <w:r>
          <w:rPr/>
          <w:t>Dispatcher Servlet sẽ tìm các mẫu view, sử dụng view resolver và truyền model vào nó.</w:t>
        </w:r>
      </w:ins>
    </w:p>
    <w:p>
      <w:pPr>
        <w:pStyle w:val="Normal"/>
        <w:numPr>
          <w:ilvl w:val="0"/>
          <w:numId w:val="20"/>
        </w:numPr>
        <w:rPr/>
      </w:pPr>
      <w:ins w:id="221" w:author="Minh Đức Lê" w:date="2018-04-08T09:21:00Z">
        <w:r>
          <w:rPr/>
          <w:t>View template, model, view page được build và gửi trả lại Front Controller</w:t>
        </w:r>
      </w:ins>
    </w:p>
    <w:p>
      <w:pPr>
        <w:pStyle w:val="Normal"/>
        <w:numPr>
          <w:ilvl w:val="0"/>
          <w:numId w:val="20"/>
        </w:numPr>
        <w:pPrChange w:id="0" w:author="Minh Đức Lê" w:date="2018-04-08T09:21:00Z"/>
        <w:rPr/>
      </w:pPr>
      <w:r>
        <w:rPr/>
        <w:t>Front Controller gửi một page view tới trình duyệt để hiển thị nó cho người dùng.</w:t>
      </w:r>
    </w:p>
    <w:p>
      <w:pPr>
        <w:pStyle w:val="Normal"/>
        <w:ind w:left="720" w:hanging="0"/>
        <w:rPr/>
      </w:pPr>
      <w:r>
        <w:rPr/>
        <w:drawing>
          <wp:inline distT="0" distB="0" distL="0" distR="0">
            <wp:extent cx="5237480" cy="3307715"/>
            <wp:effectExtent l="0" t="0" r="0" b="0"/>
            <wp:docPr id="2" name="Picture 44" descr="Spring MVC - Pháº§n 1: Kiáº¿n trÃºc cá»§a Spring MVC, Flow trong Spri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4" descr="Spring MVC - Pháº§n 1: Kiáº¿n trÃºc cá»§a Spring MVC, Flow trong Spring MVC"/>
                    <pic:cNvPicPr>
                      <a:picLocks noChangeAspect="1" noChangeArrowheads="1"/>
                    </pic:cNvPicPr>
                  </pic:nvPicPr>
                  <pic:blipFill>
                    <a:blip r:embed="rId17"/>
                    <a:stretch>
                      <a:fillRect/>
                    </a:stretch>
                  </pic:blipFill>
                  <pic:spPr bwMode="auto">
                    <a:xfrm>
                      <a:off x="0" y="0"/>
                      <a:ext cx="5237480" cy="3307715"/>
                    </a:xfrm>
                    <a:prstGeom prst="rect">
                      <a:avLst/>
                    </a:prstGeom>
                  </pic:spPr>
                </pic:pic>
              </a:graphicData>
            </a:graphic>
          </wp:inline>
        </w:drawing>
      </w:r>
    </w:p>
    <w:p>
      <w:pPr>
        <w:pStyle w:val="Normal"/>
        <w:rPr/>
      </w:pPr>
      <w:ins w:id="222" w:author="Minh Đức Lê" w:date="2018-04-08T09:21:00Z">
        <w:r>
          <w:rPr/>
          <w:t>Trong Mô hình MVC thì:</w:t>
        </w:r>
      </w:ins>
    </w:p>
    <w:p>
      <w:pPr>
        <w:pStyle w:val="Normal"/>
        <w:numPr>
          <w:ilvl w:val="0"/>
          <w:numId w:val="21"/>
        </w:numPr>
        <w:rPr/>
      </w:pPr>
      <w:ins w:id="223" w:author="Minh Đức Lê" w:date="2018-04-08T09:21:00Z">
        <w:r>
          <w:rPr>
            <w:b/>
            <w:bCs/>
          </w:rPr>
          <w:t>Model</w:t>
        </w:r>
      </w:ins>
      <w:ins w:id="224" w:author="Minh Đức Lê" w:date="2018-04-08T09:21:00Z">
        <w:r>
          <w:rPr/>
          <w:t>: là các file POJO, Service, DAO thực hiện truy cập database, xử lý business</w:t>
        </w:r>
      </w:ins>
    </w:p>
    <w:p>
      <w:pPr>
        <w:pStyle w:val="Normal"/>
        <w:numPr>
          <w:ilvl w:val="0"/>
          <w:numId w:val="21"/>
        </w:numPr>
        <w:rPr/>
      </w:pPr>
      <w:ins w:id="225" w:author="Minh Đức Lê" w:date="2018-04-08T09:21:00Z">
        <w:r>
          <w:rPr>
            <w:b/>
            <w:bCs/>
          </w:rPr>
          <w:t>View</w:t>
        </w:r>
      </w:ins>
      <w:ins w:id="226" w:author="Minh Đức Lê" w:date="2018-04-08T09:21:00Z">
        <w:r>
          <w:rPr/>
          <w:t>: là các file JSP, html…</w:t>
        </w:r>
      </w:ins>
    </w:p>
    <w:p>
      <w:pPr>
        <w:sectPr>
          <w:headerReference w:type="default" r:id="rId18"/>
          <w:footerReference w:type="default" r:id="rId19"/>
          <w:type w:val="nextPage"/>
          <w:pgSz w:w="11906" w:h="16838"/>
          <w:pgMar w:left="1985" w:right="1134" w:header="709" w:top="1701" w:footer="709" w:bottom="1701" w:gutter="0"/>
          <w:pgNumType w:fmt="decimal"/>
          <w:formProt w:val="false"/>
          <w:textDirection w:val="lrTb"/>
          <w:docGrid w:type="default" w:linePitch="360" w:charSpace="4294957055"/>
        </w:sectPr>
        <w:pStyle w:val="Normal"/>
        <w:numPr>
          <w:ilvl w:val="0"/>
          <w:numId w:val="21"/>
        </w:numPr>
        <w:rPr/>
      </w:pPr>
      <w:ins w:id="227" w:author="Minh Đức Lê" w:date="2018-04-08T09:21:00Z">
        <w:r>
          <w:rPr>
            <w:b/>
            <w:bCs/>
          </w:rPr>
          <w:t>Control</w:t>
        </w:r>
      </w:ins>
      <w:ins w:id="228" w:author="Minh Đức Lê" w:date="2018-04-08T09:21:00Z">
        <w:r>
          <w:rPr/>
          <w:t>: là Dispatcher Controller, Handler Mapping, Controller – thực hiện điều hướn các request.</w:t>
        </w:r>
      </w:ins>
    </w:p>
    <w:p>
      <w:pPr>
        <w:pStyle w:val="Heading1"/>
        <w:numPr>
          <w:ilvl w:val="0"/>
          <w:numId w:val="3"/>
        </w:numPr>
        <w:jc w:val="both"/>
        <w:rPr>
          <w:color w:val="FF0000"/>
        </w:rPr>
      </w:pPr>
      <w:bookmarkStart w:id="46" w:name="_Toc510808712"/>
      <w:r>
        <w:rPr/>
        <w:t>: PHÂN TÍCH</w:t>
      </w:r>
      <w:bookmarkEnd w:id="46"/>
      <w:r>
        <w:rPr/>
        <w:t xml:space="preserve"> </w:t>
      </w:r>
    </w:p>
    <w:p>
      <w:pPr>
        <w:pStyle w:val="Normal"/>
        <w:rPr/>
      </w:pPr>
      <w:del w:id="229" w:author="Minh Đức Lê" w:date="2018-03-11T23:21:00Z">
        <w:r>
          <w:rPr/>
          <w:delText>Chương này sinh viên trình bày quá trình phân tích bài toán hoặc hệ thống từ việc thu thập thông tin, thu nhận yêu cầu ban đầu. Sinh viên có thể trình bày các lược đồ (UML, ERD, …)</w:delText>
        </w:r>
      </w:del>
    </w:p>
    <w:p>
      <w:pPr>
        <w:pStyle w:val="Normal"/>
        <w:numPr>
          <w:ilvl w:val="1"/>
          <w:numId w:val="2"/>
        </w:numPr>
        <w:rPr/>
      </w:pPr>
      <w:del w:id="230" w:author="Minh Đức Lê" w:date="2018-03-11T23:21:00Z">
        <w:r>
          <w:rPr/>
          <w:delText>Tiêu đ</w:delText>
        </w:r>
      </w:del>
      <w:del w:id="231" w:author="Minh Đức Lê" w:date="2018-03-11T23:21:00Z">
        <w:r>
          <w:rPr>
            <w:rFonts w:cs="Times New Roman"/>
          </w:rPr>
          <w:delText>ề</w:delText>
        </w:r>
      </w:del>
      <w:del w:id="232" w:author="Minh Đức Lê" w:date="2018-03-11T23:21:00Z">
        <w:r>
          <w:rPr/>
          <w:delText xml:space="preserve"> m</w:delText>
        </w:r>
      </w:del>
      <w:del w:id="233" w:author="Minh Đức Lê" w:date="2018-03-11T23:21:00Z">
        <w:r>
          <w:rPr>
            <w:rFonts w:cs="Times New Roman"/>
          </w:rPr>
          <w:delText>ụ</w:delText>
        </w:r>
      </w:del>
      <w:del w:id="234" w:author="Minh Đức Lê" w:date="2018-03-11T23:21:00Z">
        <w:r>
          <w:rPr/>
          <w:delText xml:space="preserve">c </w:delText>
        </w:r>
      </w:del>
      <w:ins w:id="235" w:author="Minh Đức Lê" w:date="2018-03-11T23:21:00Z">
        <w:bookmarkStart w:id="47" w:name="_Toc510808714"/>
        <w:bookmarkEnd w:id="47"/>
        <w:r>
          <w:rPr/>
          <w:t>Sơ đồ Usecase</w:t>
        </w:r>
      </w:ins>
    </w:p>
    <w:p>
      <w:pPr>
        <w:pStyle w:val="Normal"/>
        <w:rPr/>
      </w:pPr>
      <w:r>
        <w:rPr/>
        <w:drawing>
          <wp:inline distT="0" distB="0" distL="0" distR="0">
            <wp:extent cx="5581650" cy="514350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20"/>
                    <a:stretch>
                      <a:fillRect/>
                    </a:stretch>
                  </pic:blipFill>
                  <pic:spPr bwMode="auto">
                    <a:xfrm>
                      <a:off x="0" y="0"/>
                      <a:ext cx="5581650" cy="5143500"/>
                    </a:xfrm>
                    <a:prstGeom prst="rect">
                      <a:avLst/>
                    </a:prstGeom>
                  </pic:spPr>
                </pic:pic>
              </a:graphicData>
            </a:graphic>
          </wp:inline>
        </w:drawing>
      </w:r>
    </w:p>
    <w:p>
      <w:pPr>
        <w:pStyle w:val="Normal"/>
        <w:rPr/>
      </w:pPr>
      <w:r>
        <w:rPr/>
      </w:r>
    </w:p>
    <w:p>
      <w:pPr>
        <w:pStyle w:val="Normal"/>
        <w:rPr/>
      </w:pPr>
      <w:del w:id="236" w:author="Minh Đức Lê" w:date="2018-03-11T23:38:00Z">
        <w:r>
          <w:rPr/>
          <w:delText xml:space="preserve">Tiêu đề tiểu mục </w:delText>
        </w:r>
      </w:del>
    </w:p>
    <w:p>
      <w:pPr>
        <w:pStyle w:val="Normal"/>
        <w:rPr/>
      </w:pPr>
      <w:del w:id="237" w:author="Minh Đức Lê" w:date="2018-03-11T23:38:00Z">
        <w:r>
          <w:rPr/>
          <w:delText xml:space="preserve">Nội dung tiểu  mục </w:delText>
        </w:r>
      </w:del>
    </w:p>
    <w:p>
      <w:pPr>
        <w:pStyle w:val="Heading3"/>
        <w:numPr>
          <w:ilvl w:val="2"/>
          <w:numId w:val="3"/>
        </w:numPr>
        <w:rPr/>
      </w:pPr>
      <w:del w:id="238" w:author="Minh Đức Lê" w:date="2018-03-11T23:38:00Z">
        <w:r>
          <w:rPr/>
          <w:delText>Tiêu đề tiểu mục</w:delText>
        </w:r>
      </w:del>
    </w:p>
    <w:p>
      <w:pPr>
        <w:pStyle w:val="Normal"/>
        <w:rPr/>
      </w:pPr>
      <w:del w:id="239" w:author="Minh Đức Lê" w:date="2018-03-11T23:38:00Z">
        <w:r>
          <w:rPr/>
          <w:delText>Nội dung tiểu  mục</w:delText>
        </w:r>
      </w:del>
    </w:p>
    <w:p>
      <w:pPr>
        <w:pStyle w:val="Normal"/>
        <w:numPr>
          <w:ilvl w:val="1"/>
          <w:numId w:val="2"/>
        </w:numPr>
        <w:rPr/>
      </w:pPr>
      <w:del w:id="240" w:author="Minh Đức Lê" w:date="2018-03-11T23:38:00Z">
        <w:r>
          <w:rPr/>
          <w:delText>Tiêu đề mục</w:delText>
        </w:r>
      </w:del>
      <w:ins w:id="241" w:author="Minh Đức Lê" w:date="2018-03-11T23:38:00Z">
        <w:bookmarkStart w:id="48" w:name="_Toc510808719"/>
        <w:bookmarkEnd w:id="48"/>
        <w:r>
          <w:rPr/>
          <w:t>Đặc tả các yêu cầu chức năng</w:t>
        </w:r>
      </w:ins>
    </w:p>
    <w:p>
      <w:pPr>
        <w:pStyle w:val="Heading3"/>
        <w:numPr>
          <w:ilvl w:val="2"/>
          <w:numId w:val="3"/>
        </w:numPr>
        <w:rPr/>
      </w:pPr>
      <w:del w:id="242" w:author="Minh Đức Lê" w:date="2018-03-11T23:38:00Z">
        <w:r>
          <w:rPr/>
          <w:delText>Tiêu đề tiểu mục</w:delText>
        </w:r>
      </w:del>
      <w:ins w:id="243" w:author="Minh Đức Lê" w:date="2018-04-08T09:37:00Z">
        <w:bookmarkStart w:id="49" w:name="_Toc510808720"/>
        <w:r>
          <w:rPr>
            <w:lang w:val="vi-VN"/>
          </w:rPr>
          <w:t>Đ</w:t>
        </w:r>
      </w:ins>
      <w:ins w:id="244" w:author="Minh Đức Lê" w:date="2018-03-22T16:13:00Z">
        <w:bookmarkEnd w:id="49"/>
        <w:r>
          <w:rPr/>
          <w:t>ăng nhập</w:t>
        </w:r>
      </w:ins>
    </w:p>
    <w:p>
      <w:pPr>
        <w:pStyle w:val="Normal"/>
        <w:rPr/>
      </w:pPr>
      <w:del w:id="245" w:author="Minh Đức Lê" w:date="2018-04-06T00:51:00Z">
        <w:r>
          <w:rPr/>
          <w:delText>Nội dung tiểu  mục</w:delText>
        </w:r>
      </w:del>
      <w:ins w:id="246" w:author="Minh Đức Lê" w:date="2018-04-06T00:51:00Z">
        <w:r>
          <w:rPr/>
          <w:t xml:space="preserve"> </w:t>
        </w:r>
      </w:ins>
    </w:p>
    <w:tbl>
      <w:tblPr>
        <w:tblStyle w:val="TableGrid"/>
        <w:tblW w:w="9404" w:type="dxa"/>
        <w:jc w:val="left"/>
        <w:tblInd w:w="-10" w:type="dxa"/>
        <w:tblCellMar>
          <w:top w:w="0" w:type="dxa"/>
          <w:left w:w="98" w:type="dxa"/>
          <w:bottom w:w="0" w:type="dxa"/>
          <w:right w:w="108" w:type="dxa"/>
        </w:tblCellMar>
        <w:tblLook w:val="01e0" w:noVBand="0" w:noHBand="0" w:lastColumn="1" w:firstColumn="1" w:lastRow="1" w:firstRow="1"/>
      </w:tblPr>
      <w:tblGrid>
        <w:gridCol w:w="2379"/>
        <w:gridCol w:w="7024"/>
      </w:tblGrid>
      <w:tr>
        <w:trPr>
          <w:ins w:id="247" w:author="Minh Đức Lê" w:date="2018-04-06T00:51:00Z"/>
          <w:trHeight w:val="560" w:hRule="atLeast"/>
        </w:trPr>
        <w:tc>
          <w:tcPr>
            <w:tcW w:w="9403" w:type="dxa"/>
            <w:gridSpan w:val="2"/>
            <w:tcBorders/>
            <w:shd w:color="auto" w:fill="auto" w:val="clear"/>
            <w:tcMar>
              <w:left w:w="98" w:type="dxa"/>
            </w:tcMar>
            <w:vAlign w:val="center"/>
          </w:tcPr>
          <w:p>
            <w:pPr>
              <w:pStyle w:val="Normal"/>
              <w:spacing w:lineRule="auto" w:line="360" w:before="100" w:after="100"/>
              <w:rPr>
                <w:b/>
                <w:b/>
                <w:szCs w:val="26"/>
              </w:rPr>
            </w:pPr>
            <w:ins w:id="248" w:author="Minh Đức Lê" w:date="2018-04-06T00:51:00Z">
              <w:r>
                <w:rPr>
                  <w:b/>
                  <w:bCs/>
                  <w:szCs w:val="26"/>
                </w:rPr>
                <w:t xml:space="preserve">Use case: </w:t>
              </w:r>
            </w:ins>
            <w:ins w:id="249" w:author="Minh Đức Lê" w:date="2018-04-06T00:51:00Z">
              <w:r>
                <w:rPr>
                  <w:i/>
                  <w:iCs/>
                  <w:color w:val="0000FF"/>
                  <w:szCs w:val="26"/>
                </w:rPr>
                <w:t>Đăng nhập</w:t>
              </w:r>
            </w:ins>
          </w:p>
        </w:tc>
      </w:tr>
      <w:tr>
        <w:trPr>
          <w:ins w:id="250" w:author="Minh Đức Lê" w:date="2018-04-06T00:51:00Z"/>
          <w:trHeight w:val="680"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251" w:author="Minh Đức Lê" w:date="2018-04-06T00:51:00Z">
              <w:r>
                <w:rPr>
                  <w:rFonts w:cs="Times New Roman" w:ascii="Times New Roman" w:hAnsi="Times New Roman"/>
                  <w:b w:val="false"/>
                  <w:bCs w:val="false"/>
                  <w:sz w:val="26"/>
                  <w:szCs w:val="26"/>
                </w:rPr>
                <w:t>Mục đích:</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252" w:author="Minh Đức Lê" w:date="2018-04-06T00:51:00Z">
              <w:r>
                <w:rPr>
                  <w:rFonts w:ascii="Times New Roman" w:hAnsi="Times New Roman"/>
                  <w:sz w:val="26"/>
                  <w:szCs w:val="26"/>
                </w:rPr>
                <w:t>Xử lí đăng nhập cho Khách hàng</w:t>
              </w:r>
            </w:ins>
          </w:p>
        </w:tc>
      </w:tr>
      <w:tr>
        <w:trPr>
          <w:ins w:id="253" w:author="Minh Đức Lê" w:date="2018-04-06T00:51:00Z"/>
          <w:trHeight w:val="692"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r>
              <w:rPr>
                <w:rFonts w:cs="Times New Roman" w:ascii="Times New Roman" w:hAnsi="Times New Roman"/>
                <w:b w:val="false"/>
                <w:sz w:val="26"/>
                <w:szCs w:val="26"/>
              </w:rPr>
            </w:r>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254" w:author="Minh Đức Lê" w:date="2018-04-06T00:51:00Z">
              <w:r>
                <w:rPr>
                  <w:rFonts w:ascii="Times New Roman" w:hAnsi="Times New Roman"/>
                  <w:sz w:val="26"/>
                  <w:szCs w:val="26"/>
                </w:rPr>
                <w:t xml:space="preserve">Khách hàng </w:t>
              </w:r>
            </w:ins>
            <w:ins w:id="255" w:author="Minh Đức Lê" w:date="2018-04-06T00:51:00Z">
              <w:r>
                <w:rPr>
                  <w:rFonts w:ascii="Times New Roman" w:hAnsi="Times New Roman"/>
                  <w:sz w:val="26"/>
                  <w:szCs w:val="26"/>
                  <w:lang w:val="vi-VN"/>
                </w:rPr>
                <w:t>điền thông tin</w:t>
              </w:r>
            </w:ins>
            <w:ins w:id="256" w:author="Minh Đức Lê" w:date="2018-04-06T00:51:00Z">
              <w:r>
                <w:rPr>
                  <w:rFonts w:ascii="Times New Roman" w:hAnsi="Times New Roman"/>
                  <w:sz w:val="26"/>
                  <w:szCs w:val="26"/>
                </w:rPr>
                <w:t xml:space="preserve"> tài khoản</w:t>
              </w:r>
            </w:ins>
            <w:ins w:id="257" w:author="Minh Đức Lê" w:date="2018-04-06T00:51:00Z">
              <w:r>
                <w:rPr>
                  <w:rFonts w:ascii="Times New Roman" w:hAnsi="Times New Roman"/>
                  <w:sz w:val="26"/>
                  <w:szCs w:val="26"/>
                  <w:lang w:val="vi-VN"/>
                </w:rPr>
                <w:t xml:space="preserve"> </w:t>
              </w:r>
            </w:ins>
            <w:ins w:id="258" w:author="Minh Đức Lê" w:date="2018-04-06T00:51:00Z">
              <w:r>
                <w:rPr>
                  <w:rFonts w:ascii="Times New Roman" w:hAnsi="Times New Roman"/>
                  <w:sz w:val="26"/>
                  <w:szCs w:val="26"/>
                </w:rPr>
                <w:t>đăng nhập</w:t>
              </w:r>
            </w:ins>
          </w:p>
        </w:tc>
      </w:tr>
      <w:tr>
        <w:trPr>
          <w:ins w:id="259" w:author="Minh Đức Lê" w:date="2018-04-06T00:51:00Z"/>
          <w:trHeight w:val="680"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260" w:author="Minh Đức Lê" w:date="2018-04-06T00:51:00Z">
              <w:r>
                <w:rPr>
                  <w:rFonts w:cs="Times New Roman" w:ascii="Times New Roman" w:hAnsi="Times New Roman"/>
                  <w:b w:val="false"/>
                  <w:bCs w:val="false"/>
                  <w:sz w:val="26"/>
                  <w:szCs w:val="26"/>
                </w:rPr>
                <w:t>Tác nhân:</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lang w:val="vi-VN"/>
              </w:rPr>
            </w:pPr>
            <w:ins w:id="261" w:author="Minh Đức Lê" w:date="2018-04-06T11:16:00Z">
              <w:r>
                <w:rPr>
                  <w:rFonts w:ascii="Times New Roman" w:hAnsi="Times New Roman"/>
                  <w:sz w:val="26"/>
                  <w:szCs w:val="26"/>
                </w:rPr>
                <w:t>Người dùng</w:t>
              </w:r>
            </w:ins>
            <w:ins w:id="262" w:author="Minh Đức Lê" w:date="2018-04-06T00:51:00Z">
              <w:r>
                <w:rPr>
                  <w:rFonts w:ascii="Times New Roman" w:hAnsi="Times New Roman"/>
                  <w:sz w:val="26"/>
                  <w:szCs w:val="26"/>
                </w:rPr>
                <w:t xml:space="preserve"> (</w:t>
              </w:r>
            </w:ins>
            <w:ins w:id="263" w:author="Minh Đức Lê" w:date="2018-04-06T10:39:00Z">
              <w:r>
                <w:rPr>
                  <w:rFonts w:ascii="Times New Roman" w:hAnsi="Times New Roman"/>
                  <w:sz w:val="26"/>
                  <w:szCs w:val="26"/>
                </w:rPr>
                <w:t>Guest</w:t>
              </w:r>
            </w:ins>
            <w:ins w:id="264" w:author="Minh Đức Lê" w:date="2018-04-06T00:51:00Z">
              <w:r>
                <w:rPr>
                  <w:rFonts w:ascii="Times New Roman" w:hAnsi="Times New Roman"/>
                  <w:sz w:val="26"/>
                  <w:szCs w:val="26"/>
                </w:rPr>
                <w:t>)</w:t>
              </w:r>
            </w:ins>
          </w:p>
        </w:tc>
      </w:tr>
      <w:tr>
        <w:trPr>
          <w:ins w:id="265" w:author="Minh Đức Lê" w:date="2018-04-06T00:51:00Z"/>
          <w:trHeight w:val="680"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266" w:author="Minh Đức Lê" w:date="2018-04-06T00:51:00Z">
              <w:r>
                <w:rPr>
                  <w:rFonts w:cs="Times New Roman" w:ascii="Times New Roman" w:hAnsi="Times New Roman"/>
                  <w:b w:val="false"/>
                  <w:bCs w:val="false"/>
                  <w:sz w:val="26"/>
                  <w:szCs w:val="26"/>
                </w:rPr>
                <w:t>Điều kiện sau:</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267" w:author="Minh Đức Lê" w:date="2018-04-06T10:38:00Z">
              <w:r>
                <w:rPr>
                  <w:rFonts w:ascii="Times New Roman" w:hAnsi="Times New Roman"/>
                  <w:sz w:val="26"/>
                  <w:szCs w:val="26"/>
                </w:rPr>
                <w:t>Cấp quyền cho ‘</w:t>
              </w:r>
            </w:ins>
            <w:ins w:id="268" w:author="Minh Đức Lê" w:date="2018-04-06T11:17:00Z">
              <w:r>
                <w:rPr>
                  <w:rFonts w:ascii="Times New Roman" w:hAnsi="Times New Roman"/>
                  <w:sz w:val="26"/>
                  <w:szCs w:val="26"/>
                </w:rPr>
                <w:t>Người dùng</w:t>
              </w:r>
            </w:ins>
            <w:ins w:id="269" w:author="Minh Đức Lê" w:date="2018-04-06T10:39:00Z">
              <w:r>
                <w:rPr>
                  <w:rFonts w:ascii="Times New Roman" w:hAnsi="Times New Roman"/>
                  <w:sz w:val="26"/>
                  <w:szCs w:val="26"/>
                </w:rPr>
                <w:t>’</w:t>
              </w:r>
            </w:ins>
            <w:ins w:id="270" w:author="Minh Đức Lê" w:date="2018-04-06T10:42:00Z">
              <w:r>
                <w:rPr>
                  <w:rFonts w:ascii="Times New Roman" w:hAnsi="Times New Roman"/>
                  <w:sz w:val="26"/>
                  <w:szCs w:val="26"/>
                </w:rPr>
                <w:t xml:space="preserve"> theo quyền của tài khoản</w:t>
              </w:r>
            </w:ins>
            <w:ins w:id="271" w:author="Minh Đức Lê" w:date="2018-04-06T10:38:00Z">
              <w:r>
                <w:rPr>
                  <w:rFonts w:ascii="Times New Roman" w:hAnsi="Times New Roman"/>
                  <w:sz w:val="26"/>
                  <w:szCs w:val="26"/>
                </w:rPr>
                <w:t xml:space="preserve">, </w:t>
              </w:r>
            </w:ins>
            <w:ins w:id="272" w:author="Minh Đức Lê" w:date="2018-04-06T10:43:00Z">
              <w:r>
                <w:rPr>
                  <w:rFonts w:ascii="Times New Roman" w:hAnsi="Times New Roman"/>
                  <w:sz w:val="26"/>
                  <w:szCs w:val="26"/>
                </w:rPr>
                <w:t xml:space="preserve">trả về </w:t>
              </w:r>
            </w:ins>
            <w:ins w:id="273" w:author="Minh Đức Lê" w:date="2018-04-06T10:38:00Z">
              <w:r>
                <w:rPr>
                  <w:rFonts w:ascii="Times New Roman" w:hAnsi="Times New Roman"/>
                  <w:sz w:val="26"/>
                  <w:szCs w:val="26"/>
                </w:rPr>
                <w:t>g</w:t>
              </w:r>
            </w:ins>
            <w:ins w:id="274" w:author="Minh Đức Lê" w:date="2018-04-06T00:51:00Z">
              <w:r>
                <w:rPr>
                  <w:rFonts w:ascii="Times New Roman" w:hAnsi="Times New Roman"/>
                  <w:sz w:val="26"/>
                  <w:szCs w:val="26"/>
                </w:rPr>
                <w:t xml:space="preserve">iao diện </w:t>
              </w:r>
            </w:ins>
            <w:ins w:id="275" w:author="Minh Đức Lê" w:date="2018-04-06T10:38:00Z">
              <w:r>
                <w:rPr>
                  <w:rFonts w:ascii="Times New Roman" w:hAnsi="Times New Roman"/>
                  <w:sz w:val="26"/>
                  <w:szCs w:val="26"/>
                </w:rPr>
                <w:t>trước</w:t>
              </w:r>
            </w:ins>
            <w:ins w:id="276" w:author="Minh Đức Lê" w:date="2018-04-06T10:43:00Z">
              <w:r>
                <w:rPr>
                  <w:rFonts w:ascii="Times New Roman" w:hAnsi="Times New Roman"/>
                  <w:sz w:val="26"/>
                  <w:szCs w:val="26"/>
                </w:rPr>
                <w:t xml:space="preserve"> bước</w:t>
              </w:r>
            </w:ins>
            <w:ins w:id="277" w:author="Minh Đức Lê" w:date="2018-04-06T10:38:00Z">
              <w:r>
                <w:rPr>
                  <w:rFonts w:ascii="Times New Roman" w:hAnsi="Times New Roman"/>
                  <w:sz w:val="26"/>
                  <w:szCs w:val="26"/>
                </w:rPr>
                <w:t xml:space="preserve"> đăng nhập.</w:t>
              </w:r>
            </w:ins>
          </w:p>
        </w:tc>
      </w:tr>
      <w:tr>
        <w:trPr>
          <w:ins w:id="278" w:author="Minh Đức Lê" w:date="2018-04-06T00:51:00Z"/>
          <w:trHeight w:val="2951"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279" w:author="Minh Đức Lê" w:date="2018-04-06T00:51:00Z">
              <w:r>
                <w:rPr>
                  <w:rFonts w:cs="Times New Roman" w:ascii="Times New Roman" w:hAnsi="Times New Roman"/>
                  <w:b w:val="false"/>
                  <w:bCs w:val="false"/>
                  <w:sz w:val="26"/>
                  <w:szCs w:val="26"/>
                </w:rPr>
                <w:t>Luồng sự kiện chính (Basic flows)</w:t>
              </w:r>
            </w:ins>
          </w:p>
        </w:tc>
        <w:tc>
          <w:tcPr>
            <w:tcW w:w="7024" w:type="dxa"/>
            <w:tcBorders/>
            <w:shd w:color="auto" w:fill="auto" w:val="clear"/>
            <w:tcMar>
              <w:left w:w="98" w:type="dxa"/>
            </w:tcMar>
            <w:vAlign w:val="center"/>
          </w:tcPr>
          <w:p>
            <w:pPr>
              <w:pStyle w:val="InfoBlue"/>
              <w:numPr>
                <w:ilvl w:val="0"/>
                <w:numId w:val="17"/>
              </w:numPr>
              <w:spacing w:lineRule="auto" w:line="360" w:before="100" w:after="100"/>
              <w:rPr>
                <w:rFonts w:ascii="Times New Roman" w:hAnsi="Times New Roman"/>
                <w:sz w:val="26"/>
                <w:szCs w:val="26"/>
                <w:lang w:val="vi-VN"/>
              </w:rPr>
            </w:pPr>
            <w:ins w:id="280" w:author="Minh Đức Lê" w:date="2018-04-06T11:17:00Z">
              <w:r>
                <w:rPr>
                  <w:rFonts w:ascii="Times New Roman" w:hAnsi="Times New Roman"/>
                  <w:sz w:val="26"/>
                  <w:szCs w:val="26"/>
                </w:rPr>
                <w:t xml:space="preserve">Người dùng </w:t>
              </w:r>
            </w:ins>
            <w:ins w:id="281" w:author="Minh Đức Lê" w:date="2018-04-06T00:51:00Z">
              <w:r>
                <w:rPr>
                  <w:rFonts w:ascii="Times New Roman" w:hAnsi="Times New Roman"/>
                  <w:sz w:val="26"/>
                  <w:szCs w:val="26"/>
                </w:rPr>
                <w:t>nhập tài khoản và mật khẩu</w:t>
              </w:r>
            </w:ins>
          </w:p>
          <w:p>
            <w:pPr>
              <w:pStyle w:val="InfoBlue"/>
              <w:numPr>
                <w:ilvl w:val="0"/>
                <w:numId w:val="17"/>
              </w:numPr>
              <w:spacing w:lineRule="auto" w:line="360" w:before="100" w:after="100"/>
              <w:rPr>
                <w:rFonts w:ascii="Times New Roman" w:hAnsi="Times New Roman"/>
                <w:sz w:val="26"/>
                <w:szCs w:val="26"/>
                <w:lang w:val="vi-VN"/>
              </w:rPr>
            </w:pPr>
            <w:ins w:id="282" w:author="Minh Đức Lê" w:date="2018-04-06T00:51:00Z">
              <w:r>
                <w:rPr>
                  <w:rFonts w:ascii="Times New Roman" w:hAnsi="Times New Roman"/>
                  <w:sz w:val="26"/>
                  <w:szCs w:val="26"/>
                </w:rPr>
                <w:t>Khách chọn chức năng “đăng nhập”</w:t>
              </w:r>
            </w:ins>
          </w:p>
          <w:p>
            <w:pPr>
              <w:pStyle w:val="InfoBlue"/>
              <w:numPr>
                <w:ilvl w:val="0"/>
                <w:numId w:val="17"/>
              </w:numPr>
              <w:spacing w:lineRule="auto" w:line="360" w:before="100" w:after="100"/>
              <w:rPr>
                <w:rFonts w:ascii="Times New Roman" w:hAnsi="Times New Roman"/>
                <w:sz w:val="26"/>
                <w:szCs w:val="26"/>
                <w:lang w:val="vi-VN"/>
              </w:rPr>
            </w:pPr>
            <w:ins w:id="283" w:author="Minh Đức Lê" w:date="2018-04-06T00:51:00Z">
              <w:r>
                <w:rPr>
                  <w:rFonts w:ascii="Times New Roman" w:hAnsi="Times New Roman"/>
                  <w:sz w:val="26"/>
                  <w:szCs w:val="26"/>
                </w:rPr>
                <w:t>Hệ thống kiểm tra thông tin đăng nhập</w:t>
              </w:r>
            </w:ins>
          </w:p>
          <w:p>
            <w:pPr>
              <w:pStyle w:val="InfoBlue"/>
              <w:numPr>
                <w:ilvl w:val="0"/>
                <w:numId w:val="17"/>
              </w:numPr>
              <w:spacing w:lineRule="auto" w:line="360" w:before="100" w:after="100"/>
              <w:rPr>
                <w:rFonts w:ascii="Times New Roman" w:hAnsi="Times New Roman"/>
                <w:sz w:val="26"/>
                <w:szCs w:val="26"/>
                <w:lang w:val="vi-VN"/>
              </w:rPr>
            </w:pPr>
            <w:ins w:id="284" w:author="Minh Đức Lê" w:date="2018-04-06T00:51:00Z">
              <w:r>
                <w:rPr>
                  <w:rFonts w:ascii="Times New Roman" w:hAnsi="Times New Roman"/>
                  <w:sz w:val="26"/>
                  <w:szCs w:val="26"/>
                </w:rPr>
                <w:t xml:space="preserve">Hệ thống lấy dữ liệu và giao diện trước đó cho người dùng </w:t>
              </w:r>
            </w:ins>
          </w:p>
          <w:p>
            <w:pPr>
              <w:pStyle w:val="InfoBlue"/>
              <w:numPr>
                <w:ilvl w:val="0"/>
                <w:numId w:val="17"/>
              </w:numPr>
              <w:spacing w:lineRule="auto" w:line="360" w:before="100" w:after="100"/>
              <w:rPr>
                <w:rFonts w:ascii="Times New Roman" w:hAnsi="Times New Roman"/>
                <w:sz w:val="26"/>
                <w:szCs w:val="26"/>
                <w:lang w:val="vi-VN"/>
              </w:rPr>
            </w:pPr>
            <w:ins w:id="285" w:author="Minh Đức Lê" w:date="2018-04-06T00:51:00Z">
              <w:r>
                <w:rPr>
                  <w:rFonts w:ascii="Times New Roman" w:hAnsi="Times New Roman"/>
                  <w:sz w:val="26"/>
                  <w:szCs w:val="26"/>
                  <w:lang w:val="vi-VN"/>
                </w:rPr>
                <w:t>Hệ thống</w:t>
              </w:r>
            </w:ins>
            <w:ins w:id="286" w:author="Minh Đức Lê" w:date="2018-04-06T10:42:00Z">
              <w:r>
                <w:rPr>
                  <w:rFonts w:ascii="Times New Roman" w:hAnsi="Times New Roman"/>
                  <w:sz w:val="26"/>
                  <w:szCs w:val="26"/>
                </w:rPr>
                <w:t xml:space="preserve"> cấp quyền và</w:t>
              </w:r>
            </w:ins>
            <w:ins w:id="287" w:author="Minh Đức Lê" w:date="2018-04-06T00:51:00Z">
              <w:r>
                <w:rPr>
                  <w:rFonts w:ascii="Times New Roman" w:hAnsi="Times New Roman"/>
                  <w:sz w:val="26"/>
                  <w:szCs w:val="26"/>
                  <w:lang w:val="vi-VN"/>
                </w:rPr>
                <w:t xml:space="preserve"> </w:t>
              </w:r>
            </w:ins>
            <w:ins w:id="288" w:author="Minh Đức Lê" w:date="2018-04-06T00:51:00Z">
              <w:r>
                <w:rPr>
                  <w:rFonts w:ascii="Times New Roman" w:hAnsi="Times New Roman"/>
                  <w:sz w:val="26"/>
                  <w:szCs w:val="26"/>
                </w:rPr>
                <w:t xml:space="preserve">hiển thị giao diện </w:t>
              </w:r>
            </w:ins>
            <w:ins w:id="289" w:author="Minh Đức Lê" w:date="2018-04-06T10:41:00Z">
              <w:r>
                <w:rPr>
                  <w:rFonts w:ascii="Times New Roman" w:hAnsi="Times New Roman"/>
                  <w:sz w:val="26"/>
                  <w:szCs w:val="26"/>
                </w:rPr>
                <w:t>trước</w:t>
              </w:r>
            </w:ins>
            <w:ins w:id="290" w:author="Minh Đức Lê" w:date="2018-04-06T10:42:00Z">
              <w:r>
                <w:rPr>
                  <w:rFonts w:ascii="Times New Roman" w:hAnsi="Times New Roman"/>
                  <w:sz w:val="26"/>
                  <w:szCs w:val="26"/>
                </w:rPr>
                <w:t xml:space="preserve"> đó</w:t>
              </w:r>
            </w:ins>
            <w:ins w:id="291" w:author="Minh Đức Lê" w:date="2018-04-06T10:41:00Z">
              <w:r>
                <w:rPr>
                  <w:rFonts w:ascii="Times New Roman" w:hAnsi="Times New Roman"/>
                  <w:sz w:val="26"/>
                  <w:szCs w:val="26"/>
                </w:rPr>
                <w:t xml:space="preserve"> cho </w:t>
              </w:r>
            </w:ins>
            <w:ins w:id="292" w:author="Minh Đức Lê" w:date="2018-04-06T11:17:00Z">
              <w:r>
                <w:rPr>
                  <w:rFonts w:ascii="Times New Roman" w:hAnsi="Times New Roman"/>
                  <w:sz w:val="26"/>
                  <w:szCs w:val="26"/>
                </w:rPr>
                <w:t>Người dùng</w:t>
              </w:r>
            </w:ins>
            <w:ins w:id="293" w:author="Minh Đức Lê" w:date="2018-04-06T10:41:00Z">
              <w:r>
                <w:rPr>
                  <w:rFonts w:ascii="Times New Roman" w:hAnsi="Times New Roman"/>
                  <w:sz w:val="26"/>
                  <w:szCs w:val="26"/>
                </w:rPr>
                <w:t>.</w:t>
              </w:r>
            </w:ins>
          </w:p>
        </w:tc>
      </w:tr>
      <w:tr>
        <w:trPr>
          <w:ins w:id="294" w:author="Minh Đức Lê" w:date="2018-04-06T00:51:00Z"/>
          <w:trHeight w:val="2951"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bCs w:val="false"/>
                <w:sz w:val="26"/>
                <w:szCs w:val="26"/>
              </w:rPr>
            </w:pPr>
            <w:ins w:id="295" w:author="Minh Đức Lê" w:date="2018-04-06T00:51:00Z">
              <w:r>
                <w:rPr>
                  <w:rFonts w:cs="Times New Roman" w:ascii="Times New Roman" w:hAnsi="Times New Roman"/>
                  <w:b w:val="false"/>
                  <w:sz w:val="26"/>
                  <w:szCs w:val="26"/>
                </w:rPr>
                <w:t>Luồng sự kiện phụ (Alternative Flows):</w:t>
              </w:r>
            </w:ins>
          </w:p>
        </w:tc>
        <w:tc>
          <w:tcPr>
            <w:tcW w:w="7024" w:type="dxa"/>
            <w:tcBorders/>
            <w:shd w:color="auto" w:fill="auto" w:val="clear"/>
            <w:tcMar>
              <w:left w:w="98" w:type="dxa"/>
            </w:tcMar>
            <w:vAlign w:val="center"/>
          </w:tcPr>
          <w:p>
            <w:pPr>
              <w:pStyle w:val="InfoBlue"/>
              <w:numPr>
                <w:ilvl w:val="0"/>
                <w:numId w:val="12"/>
              </w:numPr>
              <w:spacing w:lineRule="auto" w:line="360" w:before="100" w:after="100"/>
              <w:jc w:val="both"/>
              <w:rPr>
                <w:rFonts w:ascii="Times New Roman" w:hAnsi="Times New Roman"/>
                <w:sz w:val="26"/>
                <w:szCs w:val="26"/>
              </w:rPr>
            </w:pPr>
            <w:ins w:id="296" w:author="Minh Đức Lê" w:date="2018-04-06T00:51:00Z">
              <w:r>
                <w:rPr>
                  <w:rFonts w:ascii="Times New Roman" w:hAnsi="Times New Roman"/>
                  <w:sz w:val="26"/>
                  <w:szCs w:val="26"/>
                </w:rPr>
                <w:t xml:space="preserve"> </w:t>
              </w:r>
            </w:ins>
            <w:ins w:id="297" w:author="Minh Đức Lê" w:date="2018-04-06T00:51:00Z">
              <w:r>
                <w:rPr>
                  <w:rFonts w:ascii="Times New Roman" w:hAnsi="Times New Roman"/>
                  <w:sz w:val="26"/>
                  <w:szCs w:val="26"/>
                </w:rPr>
                <w:t>Nếu thông tin đăng nhập sai hệ thống hiển thị thông báo cho khách hàng. Còn nếu trên 3 lần sai hệ thống sẽ khóa tài khoản và gởi mail cảnh báo về chủ tài khoản sau đó hiển thị giao diện cảnh báo.</w:t>
              </w:r>
            </w:ins>
          </w:p>
        </w:tc>
      </w:tr>
    </w:tbl>
    <w:p>
      <w:pPr>
        <w:pStyle w:val="Normal"/>
        <w:rPr/>
      </w:pPr>
      <w:r>
        <w:rPr/>
      </w:r>
    </w:p>
    <w:p>
      <w:pPr>
        <w:pStyle w:val="Normal"/>
        <w:rPr/>
      </w:pPr>
      <w:r>
        <w:rPr/>
      </w:r>
    </w:p>
    <w:p>
      <w:pPr>
        <w:pStyle w:val="Normal"/>
        <w:rPr/>
      </w:pPr>
      <w:r>
        <w:rPr/>
        <w:drawing>
          <wp:inline distT="0" distB="0" distL="0" distR="0">
            <wp:extent cx="5580380" cy="3814445"/>
            <wp:effectExtent l="0" t="0" r="0" b="0"/>
            <wp:docPr id="4"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4" descr=""/>
                    <pic:cNvPicPr>
                      <a:picLocks noChangeAspect="1" noChangeArrowheads="1"/>
                    </pic:cNvPicPr>
                  </pic:nvPicPr>
                  <pic:blipFill>
                    <a:blip r:embed="rId21"/>
                    <a:stretch>
                      <a:fillRect/>
                    </a:stretch>
                  </pic:blipFill>
                  <pic:spPr bwMode="auto">
                    <a:xfrm>
                      <a:off x="0" y="0"/>
                      <a:ext cx="5580380" cy="3814445"/>
                    </a:xfrm>
                    <a:prstGeom prst="rect">
                      <a:avLst/>
                    </a:prstGeom>
                  </pic:spPr>
                </pic:pic>
              </a:graphicData>
            </a:graphic>
          </wp:inline>
        </w:drawing>
      </w:r>
    </w:p>
    <w:p>
      <w:pPr>
        <w:pStyle w:val="ListParagraph"/>
        <w:ind w:left="927" w:hanging="0"/>
        <w:rPr>
          <w:b/>
          <w:b/>
          <w:ins w:id="298" w:author="Minh Đức Lê" w:date="2018-04-05T18:53:00Z"/>
        </w:rPr>
      </w:pPr>
      <w:r>
        <w:rPr/>
        <w:drawing>
          <wp:inline distT="0" distB="0" distL="0" distR="0">
            <wp:extent cx="5580380" cy="2849880"/>
            <wp:effectExtent l="0" t="0" r="0" b="0"/>
            <wp:docPr id="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2" descr=""/>
                    <pic:cNvPicPr>
                      <a:picLocks noChangeAspect="1" noChangeArrowheads="1"/>
                    </pic:cNvPicPr>
                  </pic:nvPicPr>
                  <pic:blipFill>
                    <a:blip r:embed="rId22"/>
                    <a:stretch>
                      <a:fillRect/>
                    </a:stretch>
                  </pic:blipFill>
                  <pic:spPr bwMode="auto">
                    <a:xfrm>
                      <a:off x="0" y="0"/>
                      <a:ext cx="5580380" cy="2849880"/>
                    </a:xfrm>
                    <a:prstGeom prst="rect">
                      <a:avLst/>
                    </a:prstGeom>
                  </pic:spPr>
                </pic:pic>
              </a:graphicData>
            </a:graphic>
          </wp:inline>
        </w:drawing>
      </w:r>
    </w:p>
    <w:p>
      <w:pPr>
        <w:pStyle w:val="Heading3"/>
        <w:numPr>
          <w:ilvl w:val="2"/>
          <w:numId w:val="3"/>
        </w:numPr>
        <w:rPr/>
      </w:pPr>
      <w:ins w:id="299" w:author="Minh Đức Lê" w:date="2018-03-25T23:13:00Z">
        <w:bookmarkStart w:id="50" w:name="_Toc510808721"/>
        <w:bookmarkEnd w:id="50"/>
        <w:r>
          <w:rPr/>
          <w:t>Tạo tài khoản</w:t>
        </w:r>
      </w:ins>
    </w:p>
    <w:p>
      <w:pPr>
        <w:pStyle w:val="Normal"/>
        <w:rPr/>
      </w:pPr>
      <w:r>
        <w:rPr/>
      </w:r>
    </w:p>
    <w:tbl>
      <w:tblPr>
        <w:tblStyle w:val="TableGrid"/>
        <w:tblW w:w="9404" w:type="dxa"/>
        <w:jc w:val="left"/>
        <w:tblInd w:w="-10" w:type="dxa"/>
        <w:tblCellMar>
          <w:top w:w="0" w:type="dxa"/>
          <w:left w:w="98" w:type="dxa"/>
          <w:bottom w:w="0" w:type="dxa"/>
          <w:right w:w="108" w:type="dxa"/>
        </w:tblCellMar>
        <w:tblLook w:val="01e0" w:noVBand="0" w:noHBand="0" w:lastColumn="1" w:firstColumn="1" w:lastRow="1" w:firstRow="1"/>
      </w:tblPr>
      <w:tblGrid>
        <w:gridCol w:w="2379"/>
        <w:gridCol w:w="7024"/>
      </w:tblGrid>
      <w:tr>
        <w:trPr>
          <w:ins w:id="300" w:author="Minh Đức Lê" w:date="2018-03-25T23:13:00Z"/>
          <w:trHeight w:val="560" w:hRule="atLeast"/>
        </w:trPr>
        <w:tc>
          <w:tcPr>
            <w:tcW w:w="9403" w:type="dxa"/>
            <w:gridSpan w:val="2"/>
            <w:tcBorders/>
            <w:shd w:color="auto" w:fill="auto" w:val="clear"/>
            <w:tcMar>
              <w:left w:w="98" w:type="dxa"/>
            </w:tcMar>
            <w:vAlign w:val="center"/>
          </w:tcPr>
          <w:p>
            <w:pPr>
              <w:pStyle w:val="Normal"/>
              <w:spacing w:lineRule="auto" w:line="360" w:before="100" w:after="100"/>
              <w:rPr>
                <w:b/>
                <w:b/>
                <w:szCs w:val="26"/>
              </w:rPr>
            </w:pPr>
            <w:ins w:id="301" w:author="Minh Đức Lê" w:date="2018-03-25T23:13:00Z">
              <w:r>
                <w:rPr>
                  <w:b/>
                  <w:bCs/>
                  <w:szCs w:val="26"/>
                </w:rPr>
                <w:t xml:space="preserve">Use case: </w:t>
              </w:r>
            </w:ins>
            <w:ins w:id="302" w:author="Minh Đức Lê" w:date="2018-03-25T23:13:00Z">
              <w:r>
                <w:rPr>
                  <w:i/>
                  <w:iCs/>
                  <w:color w:val="0000FF"/>
                  <w:szCs w:val="26"/>
                </w:rPr>
                <w:t>Tạo tài khoản</w:t>
              </w:r>
            </w:ins>
          </w:p>
        </w:tc>
      </w:tr>
      <w:tr>
        <w:trPr>
          <w:ins w:id="303" w:author="Minh Đức Lê" w:date="2018-03-25T23:13:00Z"/>
          <w:trHeight w:val="680"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304" w:author="Minh Đức Lê" w:date="2018-03-25T23:13:00Z">
              <w:r>
                <w:rPr>
                  <w:rFonts w:cs="Times New Roman" w:ascii="Times New Roman" w:hAnsi="Times New Roman"/>
                  <w:b w:val="false"/>
                  <w:bCs w:val="false"/>
                  <w:sz w:val="26"/>
                  <w:szCs w:val="26"/>
                </w:rPr>
                <w:t>Mục đích:</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305" w:author="Minh Đức Lê" w:date="2018-03-25T23:13:00Z">
              <w:r>
                <w:rPr>
                  <w:rFonts w:ascii="Times New Roman" w:hAnsi="Times New Roman"/>
                  <w:sz w:val="26"/>
                  <w:szCs w:val="26"/>
                </w:rPr>
                <w:t>Xử lí tạo tài khoản cho khách</w:t>
              </w:r>
            </w:ins>
          </w:p>
        </w:tc>
      </w:tr>
      <w:tr>
        <w:trPr>
          <w:ins w:id="306" w:author="Minh Đức Lê" w:date="2018-03-25T23:13:00Z"/>
          <w:trHeight w:val="692"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307" w:author="Minh Đức Lê" w:date="2018-03-25T23:13:00Z">
              <w:r>
                <w:rPr>
                  <w:rFonts w:cs="Times New Roman" w:ascii="Times New Roman" w:hAnsi="Times New Roman"/>
                  <w:b w:val="false"/>
                  <w:bCs w:val="false"/>
                  <w:sz w:val="26"/>
                  <w:szCs w:val="26"/>
                </w:rPr>
                <w:t>Mô tả:</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308" w:author="Minh Đức Lê" w:date="2018-03-25T23:13:00Z">
              <w:r>
                <w:rPr>
                  <w:rFonts w:ascii="Times New Roman" w:hAnsi="Times New Roman"/>
                  <w:sz w:val="26"/>
                  <w:szCs w:val="26"/>
                </w:rPr>
                <w:t xml:space="preserve">Khách </w:t>
              </w:r>
            </w:ins>
            <w:ins w:id="309" w:author="Minh Đức Lê" w:date="2018-03-25T23:13:00Z">
              <w:r>
                <w:rPr>
                  <w:rFonts w:ascii="Times New Roman" w:hAnsi="Times New Roman"/>
                  <w:sz w:val="26"/>
                  <w:szCs w:val="26"/>
                  <w:lang w:val="vi-VN"/>
                </w:rPr>
                <w:t>điền thông tin</w:t>
              </w:r>
            </w:ins>
            <w:ins w:id="310" w:author="Minh Đức Lê" w:date="2018-03-25T23:13:00Z">
              <w:r>
                <w:rPr>
                  <w:rFonts w:ascii="Times New Roman" w:hAnsi="Times New Roman"/>
                  <w:sz w:val="26"/>
                  <w:szCs w:val="26"/>
                </w:rPr>
                <w:t xml:space="preserve"> tài khoản để tạo</w:t>
              </w:r>
            </w:ins>
          </w:p>
        </w:tc>
      </w:tr>
      <w:tr>
        <w:trPr>
          <w:ins w:id="311" w:author="Minh Đức Lê" w:date="2018-03-25T23:13:00Z"/>
          <w:trHeight w:val="680"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312" w:author="Minh Đức Lê" w:date="2018-03-25T23:13:00Z">
              <w:r>
                <w:rPr>
                  <w:rFonts w:cs="Times New Roman" w:ascii="Times New Roman" w:hAnsi="Times New Roman"/>
                  <w:b w:val="false"/>
                  <w:bCs w:val="false"/>
                  <w:sz w:val="26"/>
                  <w:szCs w:val="26"/>
                </w:rPr>
                <w:t>Tác nhân:</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lang w:val="vi-VN"/>
              </w:rPr>
            </w:pPr>
            <w:ins w:id="313" w:author="Minh Đức Lê" w:date="2018-04-06T11:17:00Z">
              <w:r>
                <w:rPr>
                  <w:rFonts w:ascii="Times New Roman" w:hAnsi="Times New Roman"/>
                  <w:sz w:val="26"/>
                  <w:szCs w:val="26"/>
                </w:rPr>
                <w:t xml:space="preserve">Người dùng </w:t>
              </w:r>
            </w:ins>
            <w:ins w:id="314" w:author="Minh Đức Lê" w:date="2018-03-25T23:13:00Z">
              <w:r>
                <w:rPr>
                  <w:rFonts w:ascii="Times New Roman" w:hAnsi="Times New Roman"/>
                  <w:sz w:val="26"/>
                  <w:szCs w:val="26"/>
                </w:rPr>
                <w:t>(Guest)</w:t>
              </w:r>
            </w:ins>
          </w:p>
        </w:tc>
      </w:tr>
      <w:tr>
        <w:trPr>
          <w:ins w:id="315" w:author="Minh Đức Lê" w:date="2018-03-25T23:13:00Z"/>
          <w:trHeight w:val="680"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316" w:author="Minh Đức Lê" w:date="2018-03-25T23:13:00Z">
              <w:r>
                <w:rPr>
                  <w:rFonts w:cs="Times New Roman" w:ascii="Times New Roman" w:hAnsi="Times New Roman"/>
                  <w:b w:val="false"/>
                  <w:bCs w:val="false"/>
                  <w:sz w:val="26"/>
                  <w:szCs w:val="26"/>
                </w:rPr>
                <w:t>Điều kiện sau:</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317" w:author="Minh Đức Lê" w:date="2018-03-25T23:13:00Z">
              <w:r>
                <w:rPr>
                  <w:rFonts w:ascii="Times New Roman" w:hAnsi="Times New Roman"/>
                  <w:sz w:val="26"/>
                  <w:szCs w:val="26"/>
                </w:rPr>
                <w:t>Khách sẽ được cấp tài khoản đăng nhập</w:t>
              </w:r>
            </w:ins>
          </w:p>
        </w:tc>
      </w:tr>
      <w:tr>
        <w:trPr>
          <w:ins w:id="318" w:author="Minh Đức Lê" w:date="2018-03-25T23:13:00Z"/>
          <w:trHeight w:val="2951"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319" w:author="Minh Đức Lê" w:date="2018-03-25T23:13:00Z">
              <w:r>
                <w:rPr>
                  <w:rFonts w:cs="Times New Roman" w:ascii="Times New Roman" w:hAnsi="Times New Roman"/>
                  <w:b w:val="false"/>
                  <w:bCs w:val="false"/>
                  <w:sz w:val="26"/>
                  <w:szCs w:val="26"/>
                </w:rPr>
                <w:t>Luồng sự kiện chính (Basic flows)</w:t>
              </w:r>
            </w:ins>
          </w:p>
        </w:tc>
        <w:tc>
          <w:tcPr>
            <w:tcW w:w="7024" w:type="dxa"/>
            <w:tcBorders/>
            <w:shd w:color="auto" w:fill="auto" w:val="clear"/>
            <w:tcMar>
              <w:left w:w="98" w:type="dxa"/>
            </w:tcMar>
            <w:vAlign w:val="center"/>
          </w:tcPr>
          <w:p>
            <w:pPr>
              <w:pStyle w:val="InfoBlue"/>
              <w:numPr>
                <w:ilvl w:val="0"/>
                <w:numId w:val="11"/>
              </w:numPr>
              <w:spacing w:lineRule="auto" w:line="360" w:before="100" w:after="100"/>
              <w:rPr>
                <w:rFonts w:ascii="Times New Roman" w:hAnsi="Times New Roman"/>
                <w:sz w:val="26"/>
                <w:szCs w:val="26"/>
                <w:lang w:val="vi-VN"/>
              </w:rPr>
            </w:pPr>
            <w:ins w:id="320" w:author="Minh Đức Lê" w:date="2018-04-06T11:17:00Z">
              <w:r>
                <w:rPr>
                  <w:rFonts w:ascii="Times New Roman" w:hAnsi="Times New Roman"/>
                  <w:sz w:val="26"/>
                  <w:szCs w:val="26"/>
                </w:rPr>
                <w:t>Người dùng</w:t>
              </w:r>
            </w:ins>
            <w:ins w:id="321" w:author="Minh Đức Lê" w:date="2018-03-25T23:13:00Z">
              <w:r>
                <w:rPr>
                  <w:rFonts w:ascii="Times New Roman" w:hAnsi="Times New Roman"/>
                  <w:sz w:val="26"/>
                  <w:szCs w:val="26"/>
                </w:rPr>
                <w:t xml:space="preserve"> chọn chức năng “tạo tài khoản”</w:t>
              </w:r>
            </w:ins>
          </w:p>
          <w:p>
            <w:pPr>
              <w:pStyle w:val="InfoBlue"/>
              <w:numPr>
                <w:ilvl w:val="0"/>
                <w:numId w:val="11"/>
              </w:numPr>
              <w:spacing w:lineRule="auto" w:line="360" w:before="100" w:after="100"/>
              <w:rPr>
                <w:rFonts w:ascii="Times New Roman" w:hAnsi="Times New Roman"/>
                <w:sz w:val="26"/>
                <w:szCs w:val="26"/>
                <w:lang w:val="vi-VN"/>
              </w:rPr>
            </w:pPr>
            <w:ins w:id="322" w:author="Minh Đức Lê" w:date="2018-03-25T23:13:00Z">
              <w:r>
                <w:rPr>
                  <w:rFonts w:ascii="Times New Roman" w:hAnsi="Times New Roman"/>
                  <w:sz w:val="26"/>
                  <w:szCs w:val="26"/>
                </w:rPr>
                <w:t>Hệ thống hiển thị giao diện đăng kí</w:t>
              </w:r>
            </w:ins>
          </w:p>
          <w:p>
            <w:pPr>
              <w:pStyle w:val="InfoBlue"/>
              <w:numPr>
                <w:ilvl w:val="0"/>
                <w:numId w:val="11"/>
              </w:numPr>
              <w:spacing w:lineRule="auto" w:line="360" w:before="100" w:after="100"/>
              <w:rPr>
                <w:rFonts w:ascii="Times New Roman" w:hAnsi="Times New Roman"/>
                <w:sz w:val="26"/>
                <w:szCs w:val="26"/>
                <w:lang w:val="vi-VN"/>
              </w:rPr>
            </w:pPr>
            <w:ins w:id="323" w:author="Minh Đức Lê" w:date="2018-03-25T23:13:00Z">
              <w:r>
                <w:rPr>
                  <w:rFonts w:ascii="Times New Roman" w:hAnsi="Times New Roman"/>
                  <w:sz w:val="26"/>
                  <w:szCs w:val="26"/>
                </w:rPr>
                <w:t>Khách nhập thông tin đăng kí</w:t>
              </w:r>
            </w:ins>
          </w:p>
          <w:p>
            <w:pPr>
              <w:pStyle w:val="InfoBlue"/>
              <w:numPr>
                <w:ilvl w:val="0"/>
                <w:numId w:val="11"/>
              </w:numPr>
              <w:spacing w:lineRule="auto" w:line="360" w:before="100" w:after="100"/>
              <w:rPr>
                <w:rFonts w:ascii="Times New Roman" w:hAnsi="Times New Roman"/>
                <w:sz w:val="26"/>
                <w:szCs w:val="26"/>
                <w:lang w:val="vi-VN"/>
              </w:rPr>
            </w:pPr>
            <w:ins w:id="324" w:author="Minh Đức Lê" w:date="2018-03-25T23:13:00Z">
              <w:r>
                <w:rPr>
                  <w:rFonts w:ascii="Times New Roman" w:hAnsi="Times New Roman"/>
                  <w:sz w:val="26"/>
                  <w:szCs w:val="26"/>
                </w:rPr>
                <w:t xml:space="preserve">Khách chọn chức năng đăng kí </w:t>
              </w:r>
            </w:ins>
          </w:p>
          <w:p>
            <w:pPr>
              <w:pStyle w:val="InfoBlue"/>
              <w:numPr>
                <w:ilvl w:val="0"/>
                <w:numId w:val="11"/>
              </w:numPr>
              <w:spacing w:lineRule="auto" w:line="360" w:before="100" w:after="100"/>
              <w:rPr>
                <w:rFonts w:ascii="Times New Roman" w:hAnsi="Times New Roman"/>
                <w:sz w:val="26"/>
                <w:szCs w:val="26"/>
                <w:lang w:val="vi-VN"/>
              </w:rPr>
            </w:pPr>
            <w:ins w:id="325" w:author="Minh Đức Lê" w:date="2018-03-25T23:13:00Z">
              <w:r>
                <w:rPr>
                  <w:rFonts w:ascii="Times New Roman" w:hAnsi="Times New Roman"/>
                  <w:sz w:val="26"/>
                  <w:szCs w:val="26"/>
                  <w:lang w:val="vi-VN"/>
                </w:rPr>
                <w:t xml:space="preserve">Hệ thống </w:t>
              </w:r>
            </w:ins>
            <w:ins w:id="326" w:author="Minh Đức Lê" w:date="2018-03-25T23:13:00Z">
              <w:r>
                <w:rPr>
                  <w:rFonts w:ascii="Times New Roman" w:hAnsi="Times New Roman"/>
                  <w:sz w:val="26"/>
                  <w:szCs w:val="26"/>
                </w:rPr>
                <w:t>tạo tài khoản mới cho khách</w:t>
              </w:r>
            </w:ins>
          </w:p>
          <w:p>
            <w:pPr>
              <w:pStyle w:val="InfoBlue"/>
              <w:numPr>
                <w:ilvl w:val="0"/>
                <w:numId w:val="11"/>
              </w:numPr>
              <w:spacing w:lineRule="auto" w:line="360" w:before="100" w:after="100"/>
              <w:rPr>
                <w:rFonts w:ascii="Times New Roman" w:hAnsi="Times New Roman"/>
                <w:sz w:val="26"/>
                <w:szCs w:val="26"/>
                <w:lang w:val="vi-VN"/>
              </w:rPr>
            </w:pPr>
            <w:ins w:id="327" w:author="Minh Đức Lê" w:date="2018-03-25T23:13:00Z">
              <w:r>
                <w:rPr>
                  <w:rFonts w:ascii="Times New Roman" w:hAnsi="Times New Roman"/>
                  <w:sz w:val="26"/>
                  <w:szCs w:val="26"/>
                </w:rPr>
                <w:t>Hệ thống gởi mail xác nhận cho khách và lưu thông tin vào CSDL</w:t>
              </w:r>
            </w:ins>
          </w:p>
          <w:p>
            <w:pPr>
              <w:pStyle w:val="InfoBlue"/>
              <w:numPr>
                <w:ilvl w:val="0"/>
                <w:numId w:val="11"/>
              </w:numPr>
              <w:spacing w:lineRule="auto" w:line="360" w:before="100" w:after="100"/>
              <w:rPr>
                <w:rFonts w:ascii="Times New Roman" w:hAnsi="Times New Roman"/>
                <w:sz w:val="26"/>
                <w:szCs w:val="26"/>
                <w:lang w:val="vi-VN"/>
              </w:rPr>
            </w:pPr>
            <w:ins w:id="328" w:author="Minh Đức Lê" w:date="2018-03-25T23:13:00Z">
              <w:r>
                <w:rPr>
                  <w:rFonts w:ascii="Times New Roman" w:hAnsi="Times New Roman"/>
                  <w:sz w:val="26"/>
                  <w:szCs w:val="26"/>
                </w:rPr>
                <w:t>Hệ thống hiển thị thông báo đăng kí thành công</w:t>
              </w:r>
            </w:ins>
          </w:p>
          <w:p>
            <w:pPr>
              <w:pStyle w:val="InfoBlue"/>
              <w:numPr>
                <w:ilvl w:val="0"/>
                <w:numId w:val="11"/>
              </w:numPr>
              <w:spacing w:lineRule="auto" w:line="360" w:before="100" w:after="100"/>
              <w:rPr>
                <w:rFonts w:ascii="Times New Roman" w:hAnsi="Times New Roman"/>
                <w:sz w:val="26"/>
                <w:szCs w:val="26"/>
                <w:lang w:val="vi-VN"/>
              </w:rPr>
            </w:pPr>
            <w:ins w:id="329" w:author="Minh Đức Lê" w:date="2018-04-08T10:07:00Z">
              <w:r>
                <w:rPr>
                  <w:rFonts w:ascii="Times New Roman" w:hAnsi="Times New Roman"/>
                  <w:sz w:val="26"/>
                  <w:szCs w:val="26"/>
                  <w:lang w:val="vi-VN"/>
                </w:rPr>
                <w:t xml:space="preserve">Hệ thống </w:t>
              </w:r>
            </w:ins>
            <w:ins w:id="330" w:author="Minh Đức Lê" w:date="2018-04-08T10:08:00Z">
              <w:r>
                <w:rPr>
                  <w:rFonts w:ascii="Times New Roman" w:hAnsi="Times New Roman"/>
                  <w:sz w:val="26"/>
                  <w:szCs w:val="26"/>
                  <w:lang w:val="vi-VN"/>
                </w:rPr>
                <w:t>chuyển sang</w:t>
              </w:r>
            </w:ins>
            <w:ins w:id="331" w:author="Minh Đức Lê" w:date="2018-04-08T10:07:00Z">
              <w:r>
                <w:rPr>
                  <w:rFonts w:ascii="Times New Roman" w:hAnsi="Times New Roman"/>
                  <w:sz w:val="26"/>
                  <w:szCs w:val="26"/>
                  <w:lang w:val="vi-VN"/>
                </w:rPr>
                <w:t xml:space="preserve"> giao diện đăng nhập</w:t>
              </w:r>
            </w:ins>
          </w:p>
        </w:tc>
      </w:tr>
      <w:tr>
        <w:trPr>
          <w:ins w:id="332" w:author="Minh Đức Lê" w:date="2018-03-25T23:13:00Z"/>
          <w:trHeight w:val="2951"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bCs w:val="false"/>
                <w:sz w:val="26"/>
                <w:szCs w:val="26"/>
              </w:rPr>
            </w:pPr>
            <w:ins w:id="333" w:author="Minh Đức Lê" w:date="2018-03-25T23:13:00Z">
              <w:r>
                <w:rPr>
                  <w:rFonts w:cs="Times New Roman" w:ascii="Times New Roman" w:hAnsi="Times New Roman"/>
                  <w:b w:val="false"/>
                  <w:sz w:val="26"/>
                  <w:szCs w:val="26"/>
                </w:rPr>
                <w:t>Luồng sự kiện phụ (Alternative Flows):</w:t>
              </w:r>
            </w:ins>
          </w:p>
        </w:tc>
        <w:tc>
          <w:tcPr>
            <w:tcW w:w="7024" w:type="dxa"/>
            <w:tcBorders/>
            <w:shd w:color="auto" w:fill="auto" w:val="clear"/>
            <w:tcMar>
              <w:left w:w="98" w:type="dxa"/>
            </w:tcMar>
            <w:vAlign w:val="center"/>
          </w:tcPr>
          <w:p>
            <w:pPr>
              <w:pStyle w:val="InfoBlue"/>
              <w:spacing w:lineRule="auto" w:line="360" w:before="100" w:after="100"/>
              <w:jc w:val="both"/>
              <w:rPr>
                <w:rFonts w:ascii="Times New Roman" w:hAnsi="Times New Roman"/>
                <w:sz w:val="26"/>
                <w:szCs w:val="26"/>
              </w:rPr>
            </w:pPr>
            <w:ins w:id="334" w:author="Minh Đức Lê" w:date="2018-03-25T23:13:00Z">
              <w:r>
                <w:rPr>
                  <w:rFonts w:ascii="Times New Roman" w:hAnsi="Times New Roman"/>
                  <w:sz w:val="26"/>
                  <w:szCs w:val="26"/>
                </w:rPr>
                <w:t xml:space="preserve">    </w:t>
              </w:r>
            </w:ins>
            <w:ins w:id="335" w:author="Minh Đức Lê" w:date="2018-03-25T23:13:00Z">
              <w:r>
                <w:rPr>
                  <w:rFonts w:ascii="Times New Roman" w:hAnsi="Times New Roman"/>
                  <w:sz w:val="26"/>
                  <w:szCs w:val="26"/>
                </w:rPr>
                <w:t>4.1 Hệ thống thông báo thông tin đăng kí thông hợp lệ</w:t>
              </w:r>
            </w:ins>
          </w:p>
          <w:p>
            <w:pPr>
              <w:pStyle w:val="InfoBlue"/>
              <w:spacing w:lineRule="auto" w:line="360" w:before="100" w:after="100"/>
              <w:jc w:val="both"/>
              <w:rPr>
                <w:rFonts w:ascii="Times New Roman" w:hAnsi="Times New Roman"/>
                <w:sz w:val="26"/>
                <w:szCs w:val="26"/>
              </w:rPr>
            </w:pPr>
            <w:ins w:id="336" w:author="Minh Đức Lê" w:date="2018-03-25T23:13:00Z">
              <w:r>
                <w:rPr>
                  <w:rFonts w:ascii="Times New Roman" w:hAnsi="Times New Roman"/>
                  <w:sz w:val="26"/>
                  <w:szCs w:val="26"/>
                </w:rPr>
                <w:t xml:space="preserve">    </w:t>
              </w:r>
            </w:ins>
            <w:ins w:id="337" w:author="Minh Đức Lê" w:date="2018-03-25T23:13:00Z">
              <w:r>
                <w:rPr>
                  <w:rFonts w:ascii="Times New Roman" w:hAnsi="Times New Roman"/>
                  <w:sz w:val="26"/>
                  <w:szCs w:val="26"/>
                </w:rPr>
                <w:t>4.2 Khách sửa lại thông tin đăng kí</w:t>
              </w:r>
            </w:ins>
          </w:p>
        </w:tc>
      </w:tr>
    </w:tbl>
    <w:p>
      <w:pPr>
        <w:pStyle w:val="Normal"/>
        <w:rPr>
          <w:rFonts w:ascii="Arial" w:hAnsi="Arial" w:cs="Arial"/>
        </w:rPr>
      </w:pPr>
      <w:r>
        <w:rPr>
          <w:rFonts w:cs="Arial" w:ascii="Arial" w:hAnsi="Arial"/>
        </w:rPr>
      </w:r>
    </w:p>
    <w:p>
      <w:pPr>
        <w:pStyle w:val="Normal"/>
        <w:rPr/>
      </w:pPr>
      <w:r>
        <w:rPr/>
      </w:r>
    </w:p>
    <w:p>
      <w:pPr>
        <w:pStyle w:val="Normal"/>
        <w:rPr/>
      </w:pPr>
      <w:r>
        <w:rPr/>
        <w:drawing>
          <wp:inline distT="0" distB="0" distL="0" distR="0">
            <wp:extent cx="5580380" cy="5006340"/>
            <wp:effectExtent l="0" t="0" r="0" b="0"/>
            <wp:docPr id="6"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5" descr=""/>
                    <pic:cNvPicPr>
                      <a:picLocks noChangeAspect="1" noChangeArrowheads="1"/>
                    </pic:cNvPicPr>
                  </pic:nvPicPr>
                  <pic:blipFill>
                    <a:blip r:embed="rId23"/>
                    <a:stretch>
                      <a:fillRect/>
                    </a:stretch>
                  </pic:blipFill>
                  <pic:spPr bwMode="auto">
                    <a:xfrm>
                      <a:off x="0" y="0"/>
                      <a:ext cx="5580380" cy="5006340"/>
                    </a:xfrm>
                    <a:prstGeom prst="rect">
                      <a:avLst/>
                    </a:prstGeom>
                  </pic:spPr>
                </pic:pic>
              </a:graphicData>
            </a:graphic>
          </wp:inline>
        </w:drawing>
      </w:r>
    </w:p>
    <w:p>
      <w:pPr>
        <w:pStyle w:val="Normal"/>
        <w:rPr/>
      </w:pPr>
      <w:r>
        <w:rPr/>
      </w:r>
    </w:p>
    <w:p>
      <w:pPr>
        <w:pStyle w:val="Normal"/>
        <w:rPr/>
      </w:pPr>
      <w:r>
        <w:rPr/>
      </w:r>
    </w:p>
    <w:p>
      <w:pPr>
        <w:pStyle w:val="Normal"/>
        <w:rPr/>
      </w:pPr>
      <w:r>
        <w:rPr/>
        <w:drawing>
          <wp:inline distT="0" distB="0" distL="0" distR="0">
            <wp:extent cx="4114800" cy="3741420"/>
            <wp:effectExtent l="0" t="0" r="0" b="0"/>
            <wp:docPr id="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descr=""/>
                    <pic:cNvPicPr>
                      <a:picLocks noChangeAspect="1" noChangeArrowheads="1"/>
                    </pic:cNvPicPr>
                  </pic:nvPicPr>
                  <pic:blipFill>
                    <a:blip r:embed="rId24"/>
                    <a:stretch>
                      <a:fillRect/>
                    </a:stretch>
                  </pic:blipFill>
                  <pic:spPr bwMode="auto">
                    <a:xfrm>
                      <a:off x="0" y="0"/>
                      <a:ext cx="4114800" cy="3741420"/>
                    </a:xfrm>
                    <a:prstGeom prst="rect">
                      <a:avLst/>
                    </a:prstGeom>
                  </pic:spPr>
                </pic:pic>
              </a:graphicData>
            </a:graphic>
          </wp:inline>
        </w:drawing>
      </w:r>
    </w:p>
    <w:p>
      <w:pPr>
        <w:pStyle w:val="Normal"/>
        <w:rPr/>
      </w:pPr>
      <w:r>
        <w:rPr/>
      </w:r>
    </w:p>
    <w:p>
      <w:pPr>
        <w:pStyle w:val="Heading3"/>
        <w:numPr>
          <w:ilvl w:val="2"/>
          <w:numId w:val="3"/>
        </w:numPr>
        <w:rPr/>
      </w:pPr>
      <w:ins w:id="338" w:author="Minh Đức Lê" w:date="2018-04-08T09:37:00Z">
        <w:bookmarkStart w:id="51" w:name="_Toc510808722"/>
        <w:r>
          <w:rPr>
            <w:lang w:val="vi-VN"/>
          </w:rPr>
          <w:t>T</w:t>
        </w:r>
      </w:ins>
      <w:ins w:id="339" w:author="Minh Đức Lê" w:date="2018-03-25T23:14:00Z">
        <w:r>
          <w:rPr/>
          <w:t>ìm kiếm</w:t>
        </w:r>
      </w:ins>
      <w:ins w:id="340" w:author="Minh Đức Lê" w:date="2018-04-08T09:37:00Z">
        <w:bookmarkEnd w:id="51"/>
        <w:r>
          <w:rPr>
            <w:lang w:val="vi-VN"/>
          </w:rPr>
          <w:t xml:space="preserve"> báo</w:t>
        </w:r>
      </w:ins>
    </w:p>
    <w:p>
      <w:pPr>
        <w:pStyle w:val="Normal"/>
        <w:rPr/>
      </w:pPr>
      <w:r>
        <w:rPr/>
      </w:r>
    </w:p>
    <w:tbl>
      <w:tblPr>
        <w:tblStyle w:val="TableGrid"/>
        <w:tblW w:w="9404" w:type="dxa"/>
        <w:jc w:val="left"/>
        <w:tblInd w:w="-10" w:type="dxa"/>
        <w:tblCellMar>
          <w:top w:w="0" w:type="dxa"/>
          <w:left w:w="98" w:type="dxa"/>
          <w:bottom w:w="0" w:type="dxa"/>
          <w:right w:w="108" w:type="dxa"/>
        </w:tblCellMar>
        <w:tblLook w:val="01e0" w:noVBand="0" w:noHBand="0" w:lastColumn="1" w:firstColumn="1" w:lastRow="1" w:firstRow="1"/>
      </w:tblPr>
      <w:tblGrid>
        <w:gridCol w:w="2379"/>
        <w:gridCol w:w="7024"/>
      </w:tblGrid>
      <w:tr>
        <w:trPr>
          <w:ins w:id="341" w:author="Minh Đức Lê" w:date="2018-03-25T23:14:00Z"/>
          <w:trHeight w:val="560" w:hRule="atLeast"/>
        </w:trPr>
        <w:tc>
          <w:tcPr>
            <w:tcW w:w="9403" w:type="dxa"/>
            <w:gridSpan w:val="2"/>
            <w:tcBorders/>
            <w:shd w:color="auto" w:fill="auto" w:val="clear"/>
            <w:tcMar>
              <w:left w:w="98" w:type="dxa"/>
            </w:tcMar>
            <w:vAlign w:val="center"/>
          </w:tcPr>
          <w:p>
            <w:pPr>
              <w:pStyle w:val="Normal"/>
              <w:spacing w:lineRule="auto" w:line="360" w:before="100" w:after="100"/>
              <w:rPr>
                <w:b/>
                <w:b/>
                <w:szCs w:val="26"/>
                <w:lang w:val="vi-VN"/>
              </w:rPr>
            </w:pPr>
            <w:ins w:id="342" w:author="Minh Đức Lê" w:date="2018-03-25T23:14:00Z">
              <w:r>
                <w:rPr>
                  <w:b/>
                  <w:bCs/>
                  <w:szCs w:val="26"/>
                </w:rPr>
                <w:t>Use case:</w:t>
              </w:r>
            </w:ins>
            <w:ins w:id="343" w:author="Minh Đức Lê" w:date="2018-03-25T23:14:00Z">
              <w:r>
                <w:rPr>
                  <w:i/>
                  <w:iCs/>
                  <w:color w:val="0000FF"/>
                  <w:szCs w:val="26"/>
                </w:rPr>
                <w:t xml:space="preserve"> Tìm kiếm</w:t>
              </w:r>
            </w:ins>
            <w:ins w:id="344" w:author="Minh Đức Lê" w:date="2018-04-08T09:37:00Z">
              <w:r>
                <w:rPr>
                  <w:i/>
                  <w:iCs/>
                  <w:color w:val="0000FF"/>
                  <w:szCs w:val="26"/>
                  <w:lang w:val="vi-VN"/>
                </w:rPr>
                <w:t xml:space="preserve"> báo</w:t>
              </w:r>
            </w:ins>
          </w:p>
        </w:tc>
      </w:tr>
      <w:tr>
        <w:trPr>
          <w:ins w:id="345" w:author="Minh Đức Lê" w:date="2018-03-25T23:14:00Z"/>
          <w:trHeight w:val="680"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346" w:author="Minh Đức Lê" w:date="2018-03-25T23:14:00Z">
              <w:r>
                <w:rPr>
                  <w:rFonts w:cs="Times New Roman" w:ascii="Times New Roman" w:hAnsi="Times New Roman"/>
                  <w:b w:val="false"/>
                  <w:bCs w:val="false"/>
                  <w:sz w:val="26"/>
                  <w:szCs w:val="26"/>
                </w:rPr>
                <w:t>Mục đích:</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347" w:author="Minh Đức Lê" w:date="2018-03-25T23:14:00Z">
              <w:r>
                <w:rPr>
                  <w:rFonts w:ascii="Times New Roman" w:hAnsi="Times New Roman"/>
                  <w:sz w:val="26"/>
                  <w:szCs w:val="26"/>
                </w:rPr>
                <w:t>Thao tác tìm kiếm báo thuận tiện</w:t>
              </w:r>
            </w:ins>
          </w:p>
        </w:tc>
      </w:tr>
      <w:tr>
        <w:trPr>
          <w:ins w:id="348" w:author="Minh Đức Lê" w:date="2018-03-25T23:14:00Z"/>
          <w:trHeight w:val="692"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349" w:author="Minh Đức Lê" w:date="2018-03-25T23:14:00Z">
              <w:r>
                <w:rPr>
                  <w:rFonts w:cs="Times New Roman" w:ascii="Times New Roman" w:hAnsi="Times New Roman"/>
                  <w:b w:val="false"/>
                  <w:bCs w:val="false"/>
                  <w:sz w:val="26"/>
                  <w:szCs w:val="26"/>
                </w:rPr>
                <w:t>Mô tả:</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350" w:author="Minh Đức Lê" w:date="2018-03-25T23:14:00Z">
              <w:r>
                <w:rPr>
                  <w:rFonts w:ascii="Times New Roman" w:hAnsi="Times New Roman"/>
                  <w:sz w:val="26"/>
                  <w:szCs w:val="26"/>
                </w:rPr>
                <w:t>Khách hàng nhập tên báo cần tìm</w:t>
              </w:r>
            </w:ins>
          </w:p>
        </w:tc>
      </w:tr>
      <w:tr>
        <w:trPr>
          <w:ins w:id="351" w:author="Minh Đức Lê" w:date="2018-03-25T23:14:00Z"/>
          <w:trHeight w:val="680"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352" w:author="Minh Đức Lê" w:date="2018-03-25T23:14:00Z">
              <w:r>
                <w:rPr>
                  <w:rFonts w:cs="Times New Roman" w:ascii="Times New Roman" w:hAnsi="Times New Roman"/>
                  <w:b w:val="false"/>
                  <w:bCs w:val="false"/>
                  <w:sz w:val="26"/>
                  <w:szCs w:val="26"/>
                </w:rPr>
                <w:t>Tác nhân:</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lang w:val="vi-VN"/>
              </w:rPr>
            </w:pPr>
            <w:ins w:id="353" w:author="Minh Đức Lê" w:date="2018-04-06T11:17:00Z">
              <w:r>
                <w:rPr>
                  <w:rFonts w:ascii="Times New Roman" w:hAnsi="Times New Roman"/>
                  <w:sz w:val="26"/>
                  <w:szCs w:val="26"/>
                </w:rPr>
                <w:t>Người dùng</w:t>
              </w:r>
            </w:ins>
            <w:ins w:id="354" w:author="Minh Đức Lê" w:date="2018-03-25T23:14:00Z">
              <w:r>
                <w:rPr>
                  <w:rFonts w:ascii="Times New Roman" w:hAnsi="Times New Roman"/>
                  <w:sz w:val="26"/>
                  <w:szCs w:val="26"/>
                </w:rPr>
                <w:t xml:space="preserve"> (Guest)</w:t>
              </w:r>
            </w:ins>
          </w:p>
        </w:tc>
      </w:tr>
      <w:tr>
        <w:trPr>
          <w:ins w:id="355" w:author="Minh Đức Lê" w:date="2018-03-25T23:14:00Z"/>
          <w:trHeight w:val="680"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356" w:author="Minh Đức Lê" w:date="2018-03-25T23:14:00Z">
              <w:r>
                <w:rPr>
                  <w:rFonts w:cs="Times New Roman" w:ascii="Times New Roman" w:hAnsi="Times New Roman"/>
                  <w:b w:val="false"/>
                  <w:bCs w:val="false"/>
                  <w:sz w:val="26"/>
                  <w:szCs w:val="26"/>
                </w:rPr>
                <w:t>Điều kiện sau:</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357" w:author="Minh Đức Lê" w:date="2018-03-25T23:14:00Z">
              <w:r>
                <w:rPr>
                  <w:rFonts w:ascii="Times New Roman" w:hAnsi="Times New Roman"/>
                  <w:sz w:val="26"/>
                  <w:szCs w:val="26"/>
                </w:rPr>
                <w:t>Hiện thị kết quả tìm được</w:t>
              </w:r>
            </w:ins>
          </w:p>
        </w:tc>
      </w:tr>
      <w:tr>
        <w:trPr>
          <w:ins w:id="358" w:author="Minh Đức Lê" w:date="2018-03-25T23:14:00Z"/>
          <w:trHeight w:val="2951"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359" w:author="Minh Đức Lê" w:date="2018-03-25T23:14:00Z">
              <w:r>
                <w:rPr>
                  <w:rFonts w:cs="Times New Roman" w:ascii="Times New Roman" w:hAnsi="Times New Roman"/>
                  <w:b w:val="false"/>
                  <w:bCs w:val="false"/>
                  <w:sz w:val="26"/>
                  <w:szCs w:val="26"/>
                </w:rPr>
                <w:t>Luồng sự kiện chính (Basic flows)</w:t>
              </w:r>
            </w:ins>
          </w:p>
        </w:tc>
        <w:tc>
          <w:tcPr>
            <w:tcW w:w="7024" w:type="dxa"/>
            <w:tcBorders/>
            <w:shd w:color="auto" w:fill="auto" w:val="clear"/>
            <w:tcMar>
              <w:left w:w="98" w:type="dxa"/>
            </w:tcMar>
            <w:vAlign w:val="center"/>
          </w:tcPr>
          <w:p>
            <w:pPr>
              <w:pStyle w:val="InfoBlue"/>
              <w:numPr>
                <w:ilvl w:val="0"/>
                <w:numId w:val="13"/>
              </w:numPr>
              <w:spacing w:lineRule="auto" w:line="360" w:before="100" w:after="100"/>
              <w:rPr>
                <w:rFonts w:ascii="Times New Roman" w:hAnsi="Times New Roman"/>
                <w:sz w:val="26"/>
                <w:szCs w:val="26"/>
                <w:lang w:val="vi-VN"/>
              </w:rPr>
            </w:pPr>
            <w:ins w:id="360" w:author="Minh Đức Lê" w:date="2018-04-06T11:17:00Z">
              <w:r>
                <w:rPr>
                  <w:rFonts w:ascii="Times New Roman" w:hAnsi="Times New Roman"/>
                  <w:sz w:val="26"/>
                  <w:szCs w:val="26"/>
                </w:rPr>
                <w:t>Người dùng</w:t>
              </w:r>
            </w:ins>
            <w:ins w:id="361" w:author="Minh Đức Lê" w:date="2018-03-25T23:14:00Z">
              <w:r>
                <w:rPr>
                  <w:rFonts w:ascii="Times New Roman" w:hAnsi="Times New Roman"/>
                  <w:sz w:val="26"/>
                  <w:szCs w:val="26"/>
                </w:rPr>
                <w:t xml:space="preserve"> nhập thông tin cần tìm</w:t>
              </w:r>
            </w:ins>
          </w:p>
          <w:p>
            <w:pPr>
              <w:pStyle w:val="InfoBlue"/>
              <w:numPr>
                <w:ilvl w:val="0"/>
                <w:numId w:val="13"/>
              </w:numPr>
              <w:spacing w:lineRule="auto" w:line="360" w:before="100" w:after="100"/>
              <w:rPr>
                <w:rFonts w:ascii="Times New Roman" w:hAnsi="Times New Roman"/>
                <w:sz w:val="26"/>
                <w:szCs w:val="26"/>
                <w:lang w:val="vi-VN"/>
              </w:rPr>
            </w:pPr>
            <w:ins w:id="362" w:author="Minh Đức Lê" w:date="2018-04-06T11:17:00Z">
              <w:r>
                <w:rPr>
                  <w:rFonts w:ascii="Times New Roman" w:hAnsi="Times New Roman"/>
                  <w:sz w:val="26"/>
                  <w:szCs w:val="26"/>
                </w:rPr>
                <w:t>Người dùng</w:t>
              </w:r>
            </w:ins>
            <w:ins w:id="363" w:author="Minh Đức Lê" w:date="2018-03-25T23:14:00Z">
              <w:r>
                <w:rPr>
                  <w:rFonts w:ascii="Times New Roman" w:hAnsi="Times New Roman"/>
                  <w:sz w:val="26"/>
                  <w:szCs w:val="26"/>
                </w:rPr>
                <w:t xml:space="preserve"> chọn chức năng “tìm kiếm”</w:t>
              </w:r>
            </w:ins>
          </w:p>
          <w:p>
            <w:pPr>
              <w:pStyle w:val="InfoBlue"/>
              <w:numPr>
                <w:ilvl w:val="0"/>
                <w:numId w:val="13"/>
              </w:numPr>
              <w:spacing w:lineRule="auto" w:line="360" w:before="100" w:after="100"/>
              <w:rPr>
                <w:rFonts w:ascii="Times New Roman" w:hAnsi="Times New Roman"/>
                <w:sz w:val="26"/>
                <w:szCs w:val="26"/>
                <w:lang w:val="vi-VN"/>
              </w:rPr>
            </w:pPr>
            <w:ins w:id="364" w:author="Minh Đức Lê" w:date="2018-03-25T23:14:00Z">
              <w:r>
                <w:rPr>
                  <w:rFonts w:ascii="Times New Roman" w:hAnsi="Times New Roman"/>
                  <w:sz w:val="26"/>
                  <w:szCs w:val="26"/>
                </w:rPr>
                <w:t>Hệ thống xác nhận và tìm kiếm thông tin</w:t>
              </w:r>
            </w:ins>
          </w:p>
          <w:p>
            <w:pPr>
              <w:pStyle w:val="InfoBlue"/>
              <w:numPr>
                <w:ilvl w:val="0"/>
                <w:numId w:val="13"/>
              </w:numPr>
              <w:spacing w:lineRule="auto" w:line="360" w:before="100" w:after="100"/>
              <w:rPr>
                <w:rFonts w:ascii="Times New Roman" w:hAnsi="Times New Roman"/>
                <w:sz w:val="26"/>
                <w:szCs w:val="26"/>
                <w:lang w:val="vi-VN"/>
              </w:rPr>
            </w:pPr>
            <w:ins w:id="365" w:author="Minh Đức Lê" w:date="2018-03-25T23:14:00Z">
              <w:r>
                <w:rPr>
                  <w:rFonts w:ascii="Times New Roman" w:hAnsi="Times New Roman"/>
                  <w:sz w:val="26"/>
                  <w:szCs w:val="26"/>
                </w:rPr>
                <w:t xml:space="preserve">Hệ thống hiển thị danh sách tìm được </w:t>
              </w:r>
            </w:ins>
          </w:p>
        </w:tc>
      </w:tr>
      <w:tr>
        <w:trPr>
          <w:ins w:id="366" w:author="Minh Đức Lê" w:date="2018-03-25T23:14:00Z"/>
          <w:trHeight w:val="2951"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bCs w:val="false"/>
                <w:sz w:val="26"/>
                <w:szCs w:val="26"/>
              </w:rPr>
            </w:pPr>
            <w:ins w:id="367" w:author="Minh Đức Lê" w:date="2018-03-25T23:14:00Z">
              <w:r>
                <w:rPr>
                  <w:rFonts w:cs="Times New Roman" w:ascii="Times New Roman" w:hAnsi="Times New Roman"/>
                  <w:b w:val="false"/>
                  <w:sz w:val="26"/>
                  <w:szCs w:val="26"/>
                </w:rPr>
                <w:t>Luồng sự kiện phụ (Alternative Flows):</w:t>
              </w:r>
            </w:ins>
          </w:p>
        </w:tc>
        <w:tc>
          <w:tcPr>
            <w:tcW w:w="7024" w:type="dxa"/>
            <w:tcBorders/>
            <w:shd w:color="auto" w:fill="auto" w:val="clear"/>
            <w:tcMar>
              <w:left w:w="98" w:type="dxa"/>
            </w:tcMar>
            <w:vAlign w:val="center"/>
          </w:tcPr>
          <w:p>
            <w:pPr>
              <w:pStyle w:val="InfoBlue"/>
              <w:numPr>
                <w:ilvl w:val="0"/>
                <w:numId w:val="12"/>
              </w:numPr>
              <w:spacing w:lineRule="auto" w:line="360" w:before="100" w:after="100"/>
              <w:jc w:val="both"/>
              <w:rPr>
                <w:rFonts w:ascii="Times New Roman" w:hAnsi="Times New Roman"/>
                <w:sz w:val="26"/>
                <w:szCs w:val="26"/>
              </w:rPr>
            </w:pPr>
            <w:ins w:id="368" w:author="Minh Đức Lê" w:date="2018-03-25T23:14:00Z">
              <w:r>
                <w:rPr>
                  <w:rFonts w:ascii="Times New Roman" w:hAnsi="Times New Roman"/>
                  <w:sz w:val="26"/>
                  <w:szCs w:val="26"/>
                </w:rPr>
                <w:t xml:space="preserve"> </w:t>
              </w:r>
            </w:ins>
            <w:ins w:id="369" w:author="Minh Đức Lê" w:date="2018-03-25T23:14:00Z">
              <w:r>
                <w:rPr>
                  <w:rFonts w:ascii="Times New Roman" w:hAnsi="Times New Roman"/>
                  <w:sz w:val="26"/>
                  <w:szCs w:val="26"/>
                </w:rPr>
                <w:t>Nếu không tìm thấy hiện thông báo với khách</w:t>
              </w:r>
            </w:ins>
          </w:p>
        </w:tc>
      </w:tr>
    </w:tbl>
    <w:p>
      <w:pPr>
        <w:pStyle w:val="Normal"/>
        <w:rPr/>
      </w:pPr>
      <w:r>
        <w:rPr/>
      </w:r>
    </w:p>
    <w:p>
      <w:pPr>
        <w:pStyle w:val="Normal"/>
        <w:rPr/>
      </w:pPr>
      <w:r>
        <w:rPr/>
        <w:drawing>
          <wp:inline distT="0" distB="0" distL="0" distR="0">
            <wp:extent cx="5684520" cy="3550920"/>
            <wp:effectExtent l="0" t="0" r="0" b="0"/>
            <wp:docPr id="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
                    <pic:cNvPicPr>
                      <a:picLocks noChangeAspect="1" noChangeArrowheads="1"/>
                    </pic:cNvPicPr>
                  </pic:nvPicPr>
                  <pic:blipFill>
                    <a:blip r:embed="rId25"/>
                    <a:stretch>
                      <a:fillRect/>
                    </a:stretch>
                  </pic:blipFill>
                  <pic:spPr bwMode="auto">
                    <a:xfrm>
                      <a:off x="0" y="0"/>
                      <a:ext cx="5684520" cy="3550920"/>
                    </a:xfrm>
                    <a:prstGeom prst="rect">
                      <a:avLst/>
                    </a:prstGeom>
                  </pic:spPr>
                </pic:pic>
              </a:graphicData>
            </a:graphic>
          </wp:inline>
        </w:drawing>
      </w:r>
    </w:p>
    <w:p>
      <w:pPr>
        <w:pStyle w:val="Normal"/>
        <w:rPr/>
      </w:pPr>
      <w:r>
        <w:rPr/>
        <w:drawing>
          <wp:inline distT="0" distB="0" distL="0" distR="0">
            <wp:extent cx="5580380" cy="3950335"/>
            <wp:effectExtent l="0" t="0" r="0" b="0"/>
            <wp:docPr id="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
                    <pic:cNvPicPr>
                      <a:picLocks noChangeAspect="1" noChangeArrowheads="1"/>
                    </pic:cNvPicPr>
                  </pic:nvPicPr>
                  <pic:blipFill>
                    <a:blip r:embed="rId26"/>
                    <a:stretch>
                      <a:fillRect/>
                    </a:stretch>
                  </pic:blipFill>
                  <pic:spPr bwMode="auto">
                    <a:xfrm>
                      <a:off x="0" y="0"/>
                      <a:ext cx="5580380" cy="3950335"/>
                    </a:xfrm>
                    <a:prstGeom prst="rect">
                      <a:avLst/>
                    </a:prstGeom>
                  </pic:spPr>
                </pic:pic>
              </a:graphicData>
            </a:graphic>
          </wp:inline>
        </w:drawing>
      </w:r>
    </w:p>
    <w:p>
      <w:pPr>
        <w:pStyle w:val="Heading3"/>
        <w:numPr>
          <w:ilvl w:val="2"/>
          <w:numId w:val="3"/>
        </w:numPr>
        <w:rPr/>
      </w:pPr>
      <w:ins w:id="370" w:author="Minh Đức Lê" w:date="2018-03-25T23:15:00Z">
        <w:bookmarkStart w:id="52" w:name="_Toc510808723"/>
        <w:bookmarkEnd w:id="52"/>
        <w:r>
          <w:rPr/>
          <w:t>Xem danh mục</w:t>
        </w:r>
      </w:ins>
    </w:p>
    <w:p>
      <w:pPr>
        <w:pStyle w:val="Normal"/>
        <w:rPr/>
      </w:pPr>
      <w:r>
        <w:rPr/>
      </w:r>
    </w:p>
    <w:tbl>
      <w:tblPr>
        <w:tblStyle w:val="TableGrid"/>
        <w:tblW w:w="9404" w:type="dxa"/>
        <w:jc w:val="left"/>
        <w:tblInd w:w="-10" w:type="dxa"/>
        <w:tblCellMar>
          <w:top w:w="0" w:type="dxa"/>
          <w:left w:w="98" w:type="dxa"/>
          <w:bottom w:w="0" w:type="dxa"/>
          <w:right w:w="108" w:type="dxa"/>
        </w:tblCellMar>
        <w:tblLook w:val="01e0" w:noVBand="0" w:noHBand="0" w:lastColumn="1" w:firstColumn="1" w:lastRow="1" w:firstRow="1"/>
      </w:tblPr>
      <w:tblGrid>
        <w:gridCol w:w="2379"/>
        <w:gridCol w:w="7024"/>
      </w:tblGrid>
      <w:tr>
        <w:trPr>
          <w:ins w:id="371" w:author="Minh Đức Lê" w:date="2018-03-25T23:15:00Z"/>
          <w:trHeight w:val="560" w:hRule="atLeast"/>
        </w:trPr>
        <w:tc>
          <w:tcPr>
            <w:tcW w:w="9403" w:type="dxa"/>
            <w:gridSpan w:val="2"/>
            <w:tcBorders/>
            <w:shd w:color="auto" w:fill="auto" w:val="clear"/>
            <w:tcMar>
              <w:left w:w="98" w:type="dxa"/>
            </w:tcMar>
            <w:vAlign w:val="center"/>
          </w:tcPr>
          <w:p>
            <w:pPr>
              <w:pStyle w:val="Normal"/>
              <w:spacing w:lineRule="auto" w:line="360" w:before="100" w:after="100"/>
              <w:rPr>
                <w:b/>
                <w:b/>
                <w:szCs w:val="26"/>
              </w:rPr>
            </w:pPr>
            <w:ins w:id="372" w:author="Minh Đức Lê" w:date="2018-03-25T23:15:00Z">
              <w:r>
                <w:rPr>
                  <w:b/>
                  <w:bCs/>
                  <w:szCs w:val="26"/>
                </w:rPr>
                <w:t>Use case:</w:t>
              </w:r>
            </w:ins>
            <w:ins w:id="373" w:author="Minh Đức Lê" w:date="2018-03-25T23:15:00Z">
              <w:r>
                <w:rPr>
                  <w:i/>
                  <w:iCs/>
                  <w:color w:val="0000FF"/>
                  <w:szCs w:val="26"/>
                </w:rPr>
                <w:t xml:space="preserve"> Xem danh mục</w:t>
              </w:r>
            </w:ins>
          </w:p>
        </w:tc>
      </w:tr>
      <w:tr>
        <w:trPr>
          <w:ins w:id="374" w:author="Minh Đức Lê" w:date="2018-03-25T23:15:00Z"/>
          <w:trHeight w:val="680"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375" w:author="Minh Đức Lê" w:date="2018-03-25T23:15:00Z">
              <w:r>
                <w:rPr>
                  <w:rFonts w:cs="Times New Roman" w:ascii="Times New Roman" w:hAnsi="Times New Roman"/>
                  <w:b w:val="false"/>
                  <w:bCs w:val="false"/>
                  <w:sz w:val="26"/>
                  <w:szCs w:val="26"/>
                </w:rPr>
                <w:t>Mục đích:</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376" w:author="Minh Đức Lê" w:date="2018-03-25T23:15:00Z">
              <w:r>
                <w:rPr>
                  <w:rFonts w:ascii="Times New Roman" w:hAnsi="Times New Roman"/>
                  <w:sz w:val="26"/>
                  <w:szCs w:val="26"/>
                </w:rPr>
                <w:t>Khách thao tác với danh mục</w:t>
              </w:r>
            </w:ins>
          </w:p>
        </w:tc>
      </w:tr>
      <w:tr>
        <w:trPr>
          <w:ins w:id="377" w:author="Minh Đức Lê" w:date="2018-03-25T23:15:00Z"/>
          <w:trHeight w:val="692"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378" w:author="Minh Đức Lê" w:date="2018-03-25T23:15:00Z">
              <w:r>
                <w:rPr>
                  <w:rFonts w:cs="Times New Roman" w:ascii="Times New Roman" w:hAnsi="Times New Roman"/>
                  <w:b w:val="false"/>
                  <w:bCs w:val="false"/>
                  <w:sz w:val="26"/>
                  <w:szCs w:val="26"/>
                </w:rPr>
                <w:t>Mô tả:</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379" w:author="Minh Đức Lê" w:date="2018-03-25T23:15:00Z">
              <w:r>
                <w:rPr>
                  <w:rFonts w:ascii="Times New Roman" w:hAnsi="Times New Roman"/>
                  <w:sz w:val="26"/>
                  <w:szCs w:val="26"/>
                </w:rPr>
                <w:t>Khách tra cứu danh mục</w:t>
              </w:r>
            </w:ins>
          </w:p>
        </w:tc>
      </w:tr>
      <w:tr>
        <w:trPr>
          <w:ins w:id="380" w:author="Minh Đức Lê" w:date="2018-03-25T23:15:00Z"/>
          <w:trHeight w:val="680"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381" w:author="Minh Đức Lê" w:date="2018-03-25T23:15:00Z">
              <w:r>
                <w:rPr>
                  <w:rFonts w:cs="Times New Roman" w:ascii="Times New Roman" w:hAnsi="Times New Roman"/>
                  <w:b w:val="false"/>
                  <w:bCs w:val="false"/>
                  <w:sz w:val="26"/>
                  <w:szCs w:val="26"/>
                </w:rPr>
                <w:t>Tác nhân:</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lang w:val="vi-VN"/>
              </w:rPr>
            </w:pPr>
            <w:ins w:id="382" w:author="Minh Đức Lê" w:date="2018-04-06T11:17:00Z">
              <w:r>
                <w:rPr>
                  <w:rFonts w:ascii="Times New Roman" w:hAnsi="Times New Roman"/>
                  <w:sz w:val="26"/>
                  <w:szCs w:val="26"/>
                </w:rPr>
                <w:t>Người dùng</w:t>
              </w:r>
            </w:ins>
            <w:ins w:id="383" w:author="Minh Đức Lê" w:date="2018-03-25T23:15:00Z">
              <w:r>
                <w:rPr>
                  <w:rFonts w:ascii="Times New Roman" w:hAnsi="Times New Roman"/>
                  <w:sz w:val="26"/>
                  <w:szCs w:val="26"/>
                </w:rPr>
                <w:t xml:space="preserve"> (Guest)</w:t>
              </w:r>
            </w:ins>
          </w:p>
        </w:tc>
      </w:tr>
      <w:tr>
        <w:trPr>
          <w:ins w:id="384" w:author="Minh Đức Lê" w:date="2018-03-25T23:15:00Z"/>
          <w:trHeight w:val="680"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385" w:author="Minh Đức Lê" w:date="2018-03-25T23:15:00Z">
              <w:r>
                <w:rPr>
                  <w:rFonts w:cs="Times New Roman" w:ascii="Times New Roman" w:hAnsi="Times New Roman"/>
                  <w:b w:val="false"/>
                  <w:bCs w:val="false"/>
                  <w:sz w:val="26"/>
                  <w:szCs w:val="26"/>
                </w:rPr>
                <w:t>Điều kiện sau:</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386" w:author="Minh Đức Lê" w:date="2018-03-25T23:15:00Z">
              <w:r>
                <w:rPr>
                  <w:rFonts w:ascii="Times New Roman" w:hAnsi="Times New Roman"/>
                  <w:sz w:val="26"/>
                  <w:szCs w:val="26"/>
                </w:rPr>
                <w:t>Hiện thị danh mục</w:t>
              </w:r>
            </w:ins>
          </w:p>
        </w:tc>
      </w:tr>
      <w:tr>
        <w:trPr>
          <w:ins w:id="387" w:author="Minh Đức Lê" w:date="2018-03-25T23:15:00Z"/>
          <w:trHeight w:val="2951"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388" w:author="Minh Đức Lê" w:date="2018-03-25T23:15:00Z">
              <w:r>
                <w:rPr>
                  <w:rFonts w:cs="Times New Roman" w:ascii="Times New Roman" w:hAnsi="Times New Roman"/>
                  <w:b w:val="false"/>
                  <w:bCs w:val="false"/>
                  <w:sz w:val="26"/>
                  <w:szCs w:val="26"/>
                </w:rPr>
                <w:t>Luồng sự kiện chính (Basic flows)</w:t>
              </w:r>
            </w:ins>
          </w:p>
        </w:tc>
        <w:tc>
          <w:tcPr>
            <w:tcW w:w="7024" w:type="dxa"/>
            <w:tcBorders/>
            <w:shd w:color="auto" w:fill="auto" w:val="clear"/>
            <w:tcMar>
              <w:left w:w="98" w:type="dxa"/>
            </w:tcMar>
            <w:vAlign w:val="center"/>
          </w:tcPr>
          <w:p>
            <w:pPr>
              <w:pStyle w:val="InfoBlue"/>
              <w:numPr>
                <w:ilvl w:val="0"/>
                <w:numId w:val="14"/>
              </w:numPr>
              <w:spacing w:lineRule="auto" w:line="360" w:before="100" w:after="100"/>
              <w:rPr>
                <w:rFonts w:ascii="Times New Roman" w:hAnsi="Times New Roman"/>
                <w:sz w:val="26"/>
                <w:szCs w:val="26"/>
                <w:lang w:val="vi-VN"/>
              </w:rPr>
            </w:pPr>
            <w:ins w:id="389" w:author="Minh Đức Lê" w:date="2018-04-06T11:17:00Z">
              <w:r>
                <w:rPr>
                  <w:rFonts w:ascii="Times New Roman" w:hAnsi="Times New Roman"/>
                  <w:sz w:val="26"/>
                  <w:szCs w:val="26"/>
                </w:rPr>
                <w:t>Người dùng</w:t>
              </w:r>
            </w:ins>
            <w:ins w:id="390" w:author="Minh Đức Lê" w:date="2018-03-25T23:15:00Z">
              <w:r>
                <w:rPr>
                  <w:rFonts w:ascii="Times New Roman" w:hAnsi="Times New Roman"/>
                  <w:sz w:val="26"/>
                  <w:szCs w:val="26"/>
                </w:rPr>
                <w:t xml:space="preserve"> chọn chức năng “Xem danh mục”</w:t>
              </w:r>
            </w:ins>
          </w:p>
          <w:p>
            <w:pPr>
              <w:pStyle w:val="InfoBlue"/>
              <w:numPr>
                <w:ilvl w:val="0"/>
                <w:numId w:val="14"/>
              </w:numPr>
              <w:spacing w:lineRule="auto" w:line="360" w:before="100" w:after="100"/>
              <w:rPr>
                <w:rFonts w:ascii="Times New Roman" w:hAnsi="Times New Roman"/>
                <w:sz w:val="26"/>
                <w:szCs w:val="26"/>
                <w:lang w:val="vi-VN"/>
              </w:rPr>
            </w:pPr>
            <w:ins w:id="391" w:author="Minh Đức Lê" w:date="2018-03-25T23:15:00Z">
              <w:r>
                <w:rPr>
                  <w:rFonts w:ascii="Times New Roman" w:hAnsi="Times New Roman"/>
                  <w:sz w:val="26"/>
                  <w:szCs w:val="26"/>
                  <w:lang w:val="vi-VN"/>
                </w:rPr>
                <w:t>Hệ thống lấy dữ liệu</w:t>
              </w:r>
            </w:ins>
          </w:p>
          <w:p>
            <w:pPr>
              <w:pStyle w:val="InfoBlue"/>
              <w:numPr>
                <w:ilvl w:val="0"/>
                <w:numId w:val="14"/>
              </w:numPr>
              <w:spacing w:lineRule="auto" w:line="360" w:before="100" w:after="100"/>
              <w:rPr>
                <w:rFonts w:ascii="Times New Roman" w:hAnsi="Times New Roman"/>
                <w:sz w:val="26"/>
                <w:szCs w:val="26"/>
                <w:lang w:val="vi-VN"/>
              </w:rPr>
            </w:pPr>
            <w:ins w:id="392" w:author="Minh Đức Lê" w:date="2018-03-25T23:15:00Z">
              <w:r>
                <w:rPr>
                  <w:rFonts w:ascii="Times New Roman" w:hAnsi="Times New Roman"/>
                  <w:sz w:val="26"/>
                  <w:szCs w:val="26"/>
                </w:rPr>
                <w:t>Hệ thống hiển thị danh</w:t>
              </w:r>
            </w:ins>
            <w:ins w:id="393" w:author="Minh Đức Lê" w:date="2018-04-06T10:31:00Z">
              <w:r>
                <w:rPr>
                  <w:rFonts w:ascii="Times New Roman" w:hAnsi="Times New Roman"/>
                  <w:sz w:val="26"/>
                  <w:szCs w:val="26"/>
                </w:rPr>
                <w:t xml:space="preserve"> sách báo của danh</w:t>
              </w:r>
            </w:ins>
            <w:ins w:id="394" w:author="Minh Đức Lê" w:date="2018-03-25T23:15:00Z">
              <w:r>
                <w:rPr>
                  <w:rFonts w:ascii="Times New Roman" w:hAnsi="Times New Roman"/>
                  <w:sz w:val="26"/>
                  <w:szCs w:val="26"/>
                </w:rPr>
                <w:t xml:space="preserve"> mục</w:t>
              </w:r>
            </w:ins>
          </w:p>
        </w:tc>
      </w:tr>
    </w:tbl>
    <w:p>
      <w:pPr>
        <w:pStyle w:val="Normal"/>
        <w:ind w:hanging="0"/>
        <w:rPr/>
      </w:pPr>
      <w:r>
        <w:rPr/>
      </w:r>
    </w:p>
    <w:p>
      <w:pPr>
        <w:pStyle w:val="Normal"/>
        <w:ind w:hanging="0"/>
        <w:rPr/>
      </w:pPr>
      <w:r>
        <w:rPr/>
        <w:drawing>
          <wp:inline distT="0" distB="0" distL="0" distR="0">
            <wp:extent cx="5580380" cy="2802890"/>
            <wp:effectExtent l="0" t="0" r="0" b="0"/>
            <wp:docPr id="1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
                    <pic:cNvPicPr>
                      <a:picLocks noChangeAspect="1" noChangeArrowheads="1"/>
                    </pic:cNvPicPr>
                  </pic:nvPicPr>
                  <pic:blipFill>
                    <a:blip r:embed="rId27"/>
                    <a:stretch>
                      <a:fillRect/>
                    </a:stretch>
                  </pic:blipFill>
                  <pic:spPr bwMode="auto">
                    <a:xfrm>
                      <a:off x="0" y="0"/>
                      <a:ext cx="5580380" cy="2802890"/>
                    </a:xfrm>
                    <a:prstGeom prst="rect">
                      <a:avLst/>
                    </a:prstGeom>
                  </pic:spPr>
                </pic:pic>
              </a:graphicData>
            </a:graphic>
          </wp:inline>
        </w:drawing>
      </w:r>
    </w:p>
    <w:p>
      <w:pPr>
        <w:pStyle w:val="Normal"/>
        <w:rPr/>
      </w:pPr>
      <w:r>
        <w:rPr/>
        <w:drawing>
          <wp:inline distT="0" distB="0" distL="0" distR="0">
            <wp:extent cx="4988560" cy="2654300"/>
            <wp:effectExtent l="0" t="0" r="0" b="0"/>
            <wp:docPr id="1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
                    <pic:cNvPicPr>
                      <a:picLocks noChangeAspect="1" noChangeArrowheads="1"/>
                    </pic:cNvPicPr>
                  </pic:nvPicPr>
                  <pic:blipFill>
                    <a:blip r:embed="rId28"/>
                    <a:stretch>
                      <a:fillRect/>
                    </a:stretch>
                  </pic:blipFill>
                  <pic:spPr bwMode="auto">
                    <a:xfrm>
                      <a:off x="0" y="0"/>
                      <a:ext cx="4988560" cy="2654300"/>
                    </a:xfrm>
                    <a:prstGeom prst="rect">
                      <a:avLst/>
                    </a:prstGeom>
                  </pic:spPr>
                </pic:pic>
              </a:graphicData>
            </a:graphic>
          </wp:inline>
        </w:drawing>
      </w:r>
    </w:p>
    <w:p>
      <w:pPr>
        <w:pStyle w:val="Normal"/>
        <w:rPr/>
      </w:pPr>
      <w:r>
        <w:rPr/>
      </w:r>
    </w:p>
    <w:p>
      <w:pPr>
        <w:pStyle w:val="Heading3"/>
        <w:numPr>
          <w:ilvl w:val="2"/>
          <w:numId w:val="3"/>
        </w:numPr>
        <w:rPr/>
      </w:pPr>
      <w:ins w:id="395" w:author="Minh Đức Lê" w:date="2018-03-25T23:15:00Z">
        <w:bookmarkStart w:id="53" w:name="_Toc510808724"/>
        <w:bookmarkEnd w:id="53"/>
        <w:r>
          <w:rPr/>
          <w:t>Xem chi tiết</w:t>
        </w:r>
      </w:ins>
    </w:p>
    <w:p>
      <w:pPr>
        <w:pStyle w:val="Normal"/>
        <w:ind w:hanging="0"/>
        <w:rPr/>
      </w:pPr>
      <w:r>
        <w:rPr/>
      </w:r>
    </w:p>
    <w:tbl>
      <w:tblPr>
        <w:tblStyle w:val="TableGrid"/>
        <w:tblW w:w="9404" w:type="dxa"/>
        <w:jc w:val="left"/>
        <w:tblInd w:w="-10" w:type="dxa"/>
        <w:tblCellMar>
          <w:top w:w="0" w:type="dxa"/>
          <w:left w:w="98" w:type="dxa"/>
          <w:bottom w:w="0" w:type="dxa"/>
          <w:right w:w="108" w:type="dxa"/>
        </w:tblCellMar>
        <w:tblLook w:val="01e0" w:noVBand="0" w:noHBand="0" w:lastColumn="1" w:firstColumn="1" w:lastRow="1" w:firstRow="1"/>
      </w:tblPr>
      <w:tblGrid>
        <w:gridCol w:w="2379"/>
        <w:gridCol w:w="7024"/>
      </w:tblGrid>
      <w:tr>
        <w:trPr>
          <w:ins w:id="396" w:author="Minh Đức Lê" w:date="2018-03-25T23:15:00Z"/>
          <w:trHeight w:val="560" w:hRule="atLeast"/>
        </w:trPr>
        <w:tc>
          <w:tcPr>
            <w:tcW w:w="9403" w:type="dxa"/>
            <w:gridSpan w:val="2"/>
            <w:tcBorders/>
            <w:shd w:color="auto" w:fill="auto" w:val="clear"/>
            <w:tcMar>
              <w:left w:w="98" w:type="dxa"/>
            </w:tcMar>
            <w:vAlign w:val="center"/>
          </w:tcPr>
          <w:p>
            <w:pPr>
              <w:pStyle w:val="Normal"/>
              <w:spacing w:lineRule="auto" w:line="360" w:before="100" w:after="100"/>
              <w:rPr>
                <w:b/>
                <w:b/>
                <w:szCs w:val="26"/>
              </w:rPr>
            </w:pPr>
            <w:ins w:id="397" w:author="Minh Đức Lê" w:date="2018-03-25T23:15:00Z">
              <w:r>
                <w:rPr>
                  <w:b/>
                  <w:bCs/>
                  <w:szCs w:val="26"/>
                </w:rPr>
                <w:t>Use case:</w:t>
              </w:r>
            </w:ins>
            <w:ins w:id="398" w:author="Minh Đức Lê" w:date="2018-03-25T23:15:00Z">
              <w:r>
                <w:rPr>
                  <w:i/>
                  <w:iCs/>
                  <w:color w:val="0000FF"/>
                  <w:szCs w:val="26"/>
                </w:rPr>
                <w:t xml:space="preserve"> Xem chi tiết</w:t>
              </w:r>
            </w:ins>
          </w:p>
        </w:tc>
      </w:tr>
      <w:tr>
        <w:trPr>
          <w:ins w:id="399" w:author="Minh Đức Lê" w:date="2018-03-25T23:15:00Z"/>
          <w:trHeight w:val="680"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400" w:author="Minh Đức Lê" w:date="2018-03-25T23:15:00Z">
              <w:r>
                <w:rPr>
                  <w:rFonts w:cs="Times New Roman" w:ascii="Times New Roman" w:hAnsi="Times New Roman"/>
                  <w:b w:val="false"/>
                  <w:bCs w:val="false"/>
                  <w:sz w:val="26"/>
                  <w:szCs w:val="26"/>
                </w:rPr>
                <w:t>Mục đích:</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401" w:author="Minh Đức Lê" w:date="2018-03-25T23:15:00Z">
              <w:r>
                <w:rPr>
                  <w:rFonts w:ascii="Times New Roman" w:hAnsi="Times New Roman"/>
                  <w:sz w:val="26"/>
                  <w:szCs w:val="26"/>
                </w:rPr>
                <w:t xml:space="preserve">Khách muốn xem chi tiết </w:t>
              </w:r>
            </w:ins>
            <w:ins w:id="402" w:author="Minh Đức Lê" w:date="2018-04-06T10:34:00Z">
              <w:r>
                <w:rPr>
                  <w:rFonts w:ascii="Times New Roman" w:hAnsi="Times New Roman"/>
                  <w:sz w:val="26"/>
                  <w:szCs w:val="26"/>
                </w:rPr>
                <w:t>báo</w:t>
              </w:r>
            </w:ins>
          </w:p>
        </w:tc>
      </w:tr>
      <w:tr>
        <w:trPr>
          <w:ins w:id="403" w:author="Minh Đức Lê" w:date="2018-03-25T23:15:00Z"/>
          <w:trHeight w:val="692"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404" w:author="Minh Đức Lê" w:date="2018-03-25T23:15:00Z">
              <w:r>
                <w:rPr>
                  <w:rFonts w:cs="Times New Roman" w:ascii="Times New Roman" w:hAnsi="Times New Roman"/>
                  <w:b w:val="false"/>
                  <w:bCs w:val="false"/>
                  <w:sz w:val="26"/>
                  <w:szCs w:val="26"/>
                </w:rPr>
                <w:t>Mô tả:</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405" w:author="Minh Đức Lê" w:date="2018-03-25T23:15:00Z">
              <w:r>
                <w:rPr>
                  <w:rFonts w:ascii="Times New Roman" w:hAnsi="Times New Roman"/>
                  <w:sz w:val="26"/>
                  <w:szCs w:val="26"/>
                </w:rPr>
                <w:t>Khách tra cứu chi tiết</w:t>
              </w:r>
            </w:ins>
            <w:ins w:id="406" w:author="Minh Đức Lê" w:date="2018-04-06T10:34:00Z">
              <w:r>
                <w:rPr>
                  <w:rFonts w:ascii="Times New Roman" w:hAnsi="Times New Roman"/>
                  <w:sz w:val="26"/>
                  <w:szCs w:val="26"/>
                </w:rPr>
                <w:t xml:space="preserve"> giới thiệu về</w:t>
              </w:r>
            </w:ins>
            <w:ins w:id="407" w:author="Minh Đức Lê" w:date="2018-03-25T23:15:00Z">
              <w:r>
                <w:rPr>
                  <w:rFonts w:ascii="Times New Roman" w:hAnsi="Times New Roman"/>
                  <w:sz w:val="26"/>
                  <w:szCs w:val="26"/>
                </w:rPr>
                <w:t xml:space="preserve"> </w:t>
              </w:r>
            </w:ins>
            <w:ins w:id="408" w:author="Minh Đức Lê" w:date="2018-04-06T10:34:00Z">
              <w:r>
                <w:rPr>
                  <w:rFonts w:ascii="Times New Roman" w:hAnsi="Times New Roman"/>
                  <w:sz w:val="26"/>
                  <w:szCs w:val="26"/>
                </w:rPr>
                <w:t>báo</w:t>
              </w:r>
            </w:ins>
          </w:p>
        </w:tc>
      </w:tr>
      <w:tr>
        <w:trPr>
          <w:ins w:id="409" w:author="Minh Đức Lê" w:date="2018-03-25T23:15:00Z"/>
          <w:trHeight w:val="680"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410" w:author="Minh Đức Lê" w:date="2018-03-25T23:15:00Z">
              <w:r>
                <w:rPr>
                  <w:rFonts w:cs="Times New Roman" w:ascii="Times New Roman" w:hAnsi="Times New Roman"/>
                  <w:b w:val="false"/>
                  <w:bCs w:val="false"/>
                  <w:sz w:val="26"/>
                  <w:szCs w:val="26"/>
                </w:rPr>
                <w:t>Tác nhân:</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lang w:val="vi-VN"/>
              </w:rPr>
            </w:pPr>
            <w:ins w:id="411" w:author="Minh Đức Lê" w:date="2018-04-06T11:17:00Z">
              <w:r>
                <w:rPr>
                  <w:rFonts w:ascii="Times New Roman" w:hAnsi="Times New Roman"/>
                  <w:sz w:val="26"/>
                  <w:szCs w:val="26"/>
                </w:rPr>
                <w:t>Người dùng</w:t>
              </w:r>
            </w:ins>
            <w:ins w:id="412" w:author="Minh Đức Lê" w:date="2018-03-25T23:15:00Z">
              <w:r>
                <w:rPr>
                  <w:rFonts w:ascii="Times New Roman" w:hAnsi="Times New Roman"/>
                  <w:sz w:val="26"/>
                  <w:szCs w:val="26"/>
                </w:rPr>
                <w:t xml:space="preserve"> (Guest)</w:t>
              </w:r>
            </w:ins>
          </w:p>
        </w:tc>
      </w:tr>
      <w:tr>
        <w:trPr>
          <w:ins w:id="413" w:author="Minh Đức Lê" w:date="2018-03-25T23:15:00Z"/>
          <w:trHeight w:val="680"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414" w:author="Minh Đức Lê" w:date="2018-03-25T23:15:00Z">
              <w:r>
                <w:rPr>
                  <w:rFonts w:cs="Times New Roman" w:ascii="Times New Roman" w:hAnsi="Times New Roman"/>
                  <w:b w:val="false"/>
                  <w:bCs w:val="false"/>
                  <w:sz w:val="26"/>
                  <w:szCs w:val="26"/>
                </w:rPr>
                <w:t>Điều kiện sau:</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415" w:author="Minh Đức Lê" w:date="2018-03-25T23:15:00Z">
              <w:r>
                <w:rPr>
                  <w:rFonts w:ascii="Times New Roman" w:hAnsi="Times New Roman"/>
                  <w:sz w:val="26"/>
                  <w:szCs w:val="26"/>
                </w:rPr>
                <w:t xml:space="preserve">Hiện thị chi tiết </w:t>
              </w:r>
            </w:ins>
            <w:ins w:id="416" w:author="Minh Đức Lê" w:date="2018-04-06T10:34:00Z">
              <w:r>
                <w:rPr>
                  <w:rFonts w:ascii="Times New Roman" w:hAnsi="Times New Roman"/>
                  <w:sz w:val="26"/>
                  <w:szCs w:val="26"/>
                </w:rPr>
                <w:t>báo</w:t>
              </w:r>
            </w:ins>
          </w:p>
        </w:tc>
      </w:tr>
      <w:tr>
        <w:trPr>
          <w:ins w:id="417" w:author="Minh Đức Lê" w:date="2018-03-25T23:15:00Z"/>
          <w:trHeight w:val="2951"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418" w:author="Minh Đức Lê" w:date="2018-03-25T23:15:00Z">
              <w:r>
                <w:rPr>
                  <w:rFonts w:cs="Times New Roman" w:ascii="Times New Roman" w:hAnsi="Times New Roman"/>
                  <w:b w:val="false"/>
                  <w:bCs w:val="false"/>
                  <w:sz w:val="26"/>
                  <w:szCs w:val="26"/>
                </w:rPr>
                <w:t>Luồng sự kiện chính (Basic flows)</w:t>
              </w:r>
            </w:ins>
          </w:p>
        </w:tc>
        <w:tc>
          <w:tcPr>
            <w:tcW w:w="7024" w:type="dxa"/>
            <w:tcBorders/>
            <w:shd w:color="auto" w:fill="auto" w:val="clear"/>
            <w:tcMar>
              <w:left w:w="98" w:type="dxa"/>
            </w:tcMar>
            <w:vAlign w:val="center"/>
          </w:tcPr>
          <w:p>
            <w:pPr>
              <w:pStyle w:val="InfoBlue"/>
              <w:numPr>
                <w:ilvl w:val="0"/>
                <w:numId w:val="15"/>
              </w:numPr>
              <w:spacing w:lineRule="auto" w:line="360" w:before="100" w:after="100"/>
              <w:rPr>
                <w:rFonts w:ascii="Times New Roman" w:hAnsi="Times New Roman"/>
                <w:sz w:val="26"/>
                <w:szCs w:val="26"/>
                <w:lang w:val="vi-VN"/>
              </w:rPr>
            </w:pPr>
            <w:ins w:id="419" w:author="Minh Đức Lê" w:date="2018-04-06T11:18:00Z">
              <w:r>
                <w:rPr>
                  <w:rFonts w:ascii="Times New Roman" w:hAnsi="Times New Roman"/>
                  <w:sz w:val="26"/>
                  <w:szCs w:val="26"/>
                </w:rPr>
                <w:t>Người dùng</w:t>
              </w:r>
            </w:ins>
            <w:ins w:id="420" w:author="Minh Đức Lê" w:date="2018-03-25T23:15:00Z">
              <w:r>
                <w:rPr>
                  <w:rFonts w:ascii="Times New Roman" w:hAnsi="Times New Roman"/>
                  <w:sz w:val="26"/>
                  <w:szCs w:val="26"/>
                </w:rPr>
                <w:t xml:space="preserve"> chọn chức năng “Xem chi tiết”</w:t>
              </w:r>
            </w:ins>
          </w:p>
          <w:p>
            <w:pPr>
              <w:pStyle w:val="InfoBlue"/>
              <w:numPr>
                <w:ilvl w:val="0"/>
                <w:numId w:val="15"/>
              </w:numPr>
              <w:spacing w:lineRule="auto" w:line="360" w:before="100" w:after="100"/>
              <w:rPr>
                <w:rFonts w:ascii="Times New Roman" w:hAnsi="Times New Roman"/>
                <w:sz w:val="26"/>
                <w:szCs w:val="26"/>
                <w:lang w:val="vi-VN"/>
              </w:rPr>
            </w:pPr>
            <w:ins w:id="421" w:author="Minh Đức Lê" w:date="2018-03-25T23:15:00Z">
              <w:r>
                <w:rPr>
                  <w:rFonts w:ascii="Times New Roman" w:hAnsi="Times New Roman"/>
                  <w:sz w:val="26"/>
                  <w:szCs w:val="26"/>
                  <w:lang w:val="vi-VN"/>
                </w:rPr>
                <w:t>Hệ thống lấy dữ liệu</w:t>
              </w:r>
            </w:ins>
          </w:p>
          <w:p>
            <w:pPr>
              <w:pStyle w:val="InfoBlue"/>
              <w:numPr>
                <w:ilvl w:val="0"/>
                <w:numId w:val="15"/>
              </w:numPr>
              <w:spacing w:lineRule="auto" w:line="360" w:before="100" w:after="100"/>
              <w:rPr>
                <w:rFonts w:ascii="Times New Roman" w:hAnsi="Times New Roman"/>
                <w:sz w:val="26"/>
                <w:szCs w:val="26"/>
                <w:lang w:val="vi-VN"/>
              </w:rPr>
            </w:pPr>
            <w:ins w:id="422" w:author="Minh Đức Lê" w:date="2018-03-25T23:15:00Z">
              <w:r>
                <w:rPr>
                  <w:rFonts w:ascii="Times New Roman" w:hAnsi="Times New Roman"/>
                  <w:sz w:val="26"/>
                  <w:szCs w:val="26"/>
                </w:rPr>
                <w:t>Hệ thống hiển thị chi tiết cần xem</w:t>
              </w:r>
            </w:ins>
          </w:p>
        </w:tc>
      </w:tr>
    </w:tbl>
    <w:p>
      <w:pPr>
        <w:pStyle w:val="Normal"/>
        <w:ind w:hanging="0"/>
        <w:rPr/>
      </w:pPr>
      <w:r>
        <w:rPr/>
      </w:r>
    </w:p>
    <w:p>
      <w:pPr>
        <w:pStyle w:val="Normal"/>
        <w:ind w:hanging="0"/>
        <w:rPr/>
      </w:pPr>
      <w:r>
        <w:rPr/>
        <w:drawing>
          <wp:inline distT="0" distB="0" distL="0" distR="0">
            <wp:extent cx="5684520" cy="2636520"/>
            <wp:effectExtent l="0" t="0" r="0" b="0"/>
            <wp:docPr id="1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descr=""/>
                    <pic:cNvPicPr>
                      <a:picLocks noChangeAspect="1" noChangeArrowheads="1"/>
                    </pic:cNvPicPr>
                  </pic:nvPicPr>
                  <pic:blipFill>
                    <a:blip r:embed="rId29"/>
                    <a:stretch>
                      <a:fillRect/>
                    </a:stretch>
                  </pic:blipFill>
                  <pic:spPr bwMode="auto">
                    <a:xfrm>
                      <a:off x="0" y="0"/>
                      <a:ext cx="5684520" cy="2636520"/>
                    </a:xfrm>
                    <a:prstGeom prst="rect">
                      <a:avLst/>
                    </a:prstGeom>
                  </pic:spPr>
                </pic:pic>
              </a:graphicData>
            </a:graphic>
          </wp:inline>
        </w:drawing>
      </w:r>
    </w:p>
    <w:p>
      <w:pPr>
        <w:pStyle w:val="Normal"/>
        <w:ind w:hanging="0"/>
        <w:rPr/>
      </w:pPr>
      <w:r>
        <w:rPr/>
        <w:drawing>
          <wp:inline distT="0" distB="0" distL="0" distR="0">
            <wp:extent cx="5580380" cy="2997835"/>
            <wp:effectExtent l="0" t="0" r="0" b="0"/>
            <wp:docPr id="1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4" descr=""/>
                    <pic:cNvPicPr>
                      <a:picLocks noChangeAspect="1" noChangeArrowheads="1"/>
                    </pic:cNvPicPr>
                  </pic:nvPicPr>
                  <pic:blipFill>
                    <a:blip r:embed="rId30"/>
                    <a:stretch>
                      <a:fillRect/>
                    </a:stretch>
                  </pic:blipFill>
                  <pic:spPr bwMode="auto">
                    <a:xfrm>
                      <a:off x="0" y="0"/>
                      <a:ext cx="5580380" cy="2997835"/>
                    </a:xfrm>
                    <a:prstGeom prst="rect">
                      <a:avLst/>
                    </a:prstGeom>
                  </pic:spPr>
                </pic:pic>
              </a:graphicData>
            </a:graphic>
          </wp:inline>
        </w:drawing>
      </w:r>
    </w:p>
    <w:p>
      <w:pPr>
        <w:pStyle w:val="Normal"/>
        <w:rPr/>
      </w:pPr>
      <w:r>
        <w:rPr/>
      </w:r>
    </w:p>
    <w:p>
      <w:pPr>
        <w:pStyle w:val="Heading3"/>
        <w:numPr>
          <w:ilvl w:val="2"/>
          <w:numId w:val="3"/>
        </w:numPr>
        <w:rPr/>
      </w:pPr>
      <w:ins w:id="423" w:author="Minh Đức Lê" w:date="2018-04-08T09:37:00Z">
        <w:bookmarkStart w:id="54" w:name="_Toc510808725"/>
        <w:r>
          <w:rPr>
            <w:lang w:val="vi-VN"/>
          </w:rPr>
          <w:t>T</w:t>
        </w:r>
      </w:ins>
      <w:ins w:id="424" w:author="Minh Đức Lê" w:date="2018-03-25T23:15:00Z">
        <w:bookmarkEnd w:id="54"/>
        <w:r>
          <w:rPr/>
          <w:t>hống kê doanh thu</w:t>
        </w:r>
      </w:ins>
    </w:p>
    <w:p>
      <w:pPr>
        <w:pStyle w:val="Normal"/>
        <w:ind w:hanging="0"/>
        <w:rPr/>
      </w:pPr>
      <w:r>
        <w:rPr/>
      </w:r>
    </w:p>
    <w:tbl>
      <w:tblPr>
        <w:tblStyle w:val="TableGrid"/>
        <w:tblW w:w="9404" w:type="dxa"/>
        <w:jc w:val="left"/>
        <w:tblInd w:w="-10" w:type="dxa"/>
        <w:tblCellMar>
          <w:top w:w="0" w:type="dxa"/>
          <w:left w:w="98" w:type="dxa"/>
          <w:bottom w:w="0" w:type="dxa"/>
          <w:right w:w="108" w:type="dxa"/>
        </w:tblCellMar>
        <w:tblLook w:val="01e0" w:noVBand="0" w:noHBand="0" w:lastColumn="1" w:firstColumn="1" w:lastRow="1" w:firstRow="1"/>
      </w:tblPr>
      <w:tblGrid>
        <w:gridCol w:w="2379"/>
        <w:gridCol w:w="7024"/>
      </w:tblGrid>
      <w:tr>
        <w:trPr>
          <w:ins w:id="425" w:author="Minh Đức Lê" w:date="2018-03-25T23:16:00Z"/>
          <w:trHeight w:val="560" w:hRule="atLeast"/>
        </w:trPr>
        <w:tc>
          <w:tcPr>
            <w:tcW w:w="9403" w:type="dxa"/>
            <w:gridSpan w:val="2"/>
            <w:tcBorders/>
            <w:shd w:color="auto" w:fill="auto" w:val="clear"/>
            <w:tcMar>
              <w:left w:w="98" w:type="dxa"/>
            </w:tcMar>
            <w:vAlign w:val="center"/>
          </w:tcPr>
          <w:p>
            <w:pPr>
              <w:pStyle w:val="Normal"/>
              <w:spacing w:lineRule="auto" w:line="360" w:before="100" w:after="100"/>
              <w:rPr>
                <w:b/>
                <w:b/>
                <w:szCs w:val="26"/>
              </w:rPr>
            </w:pPr>
            <w:ins w:id="426" w:author="Minh Đức Lê" w:date="2018-03-25T23:16:00Z">
              <w:r>
                <w:rPr>
                  <w:b/>
                  <w:bCs/>
                  <w:szCs w:val="26"/>
                </w:rPr>
                <w:t>Use case:</w:t>
              </w:r>
            </w:ins>
            <w:ins w:id="427" w:author="Minh Đức Lê" w:date="2018-03-25T23:16:00Z">
              <w:r>
                <w:rPr>
                  <w:i/>
                  <w:iCs/>
                  <w:color w:val="0000FF"/>
                  <w:szCs w:val="26"/>
                </w:rPr>
                <w:t xml:space="preserve">  Thống kê doanh thu</w:t>
              </w:r>
            </w:ins>
          </w:p>
        </w:tc>
      </w:tr>
      <w:tr>
        <w:trPr>
          <w:ins w:id="428" w:author="Minh Đức Lê" w:date="2018-03-25T23:16:00Z"/>
          <w:trHeight w:val="680"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429" w:author="Minh Đức Lê" w:date="2018-03-25T23:16:00Z">
              <w:r>
                <w:rPr>
                  <w:rFonts w:cs="Times New Roman" w:ascii="Times New Roman" w:hAnsi="Times New Roman"/>
                  <w:b w:val="false"/>
                  <w:bCs w:val="false"/>
                  <w:sz w:val="26"/>
                  <w:szCs w:val="26"/>
                </w:rPr>
                <w:t>Mục đích:</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430" w:author="Minh Đức Lê" w:date="2018-03-25T23:16:00Z">
              <w:r>
                <w:rPr>
                  <w:rFonts w:ascii="Times New Roman" w:hAnsi="Times New Roman"/>
                  <w:sz w:val="26"/>
                  <w:szCs w:val="26"/>
                </w:rPr>
                <w:t>Admin muốn thống kê doanh thu trong tháng</w:t>
              </w:r>
            </w:ins>
          </w:p>
        </w:tc>
      </w:tr>
      <w:tr>
        <w:trPr>
          <w:ins w:id="431" w:author="Minh Đức Lê" w:date="2018-03-25T23:16:00Z"/>
          <w:trHeight w:val="692"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432" w:author="Minh Đức Lê" w:date="2018-03-25T23:16:00Z">
              <w:r>
                <w:rPr>
                  <w:rFonts w:cs="Times New Roman" w:ascii="Times New Roman" w:hAnsi="Times New Roman"/>
                  <w:b w:val="false"/>
                  <w:bCs w:val="false"/>
                  <w:sz w:val="26"/>
                  <w:szCs w:val="26"/>
                </w:rPr>
                <w:t>Mô tả:</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433" w:author="Minh Đức Lê" w:date="2018-03-25T23:16:00Z">
              <w:r>
                <w:rPr>
                  <w:rFonts w:ascii="Times New Roman" w:hAnsi="Times New Roman"/>
                  <w:sz w:val="26"/>
                  <w:szCs w:val="26"/>
                </w:rPr>
                <w:t>Admin thao tác thống kê</w:t>
              </w:r>
            </w:ins>
          </w:p>
        </w:tc>
      </w:tr>
      <w:tr>
        <w:trPr>
          <w:ins w:id="434" w:author="Minh Đức Lê" w:date="2018-03-25T23:16:00Z"/>
          <w:trHeight w:val="680"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435" w:author="Minh Đức Lê" w:date="2018-03-25T23:16:00Z">
              <w:r>
                <w:rPr>
                  <w:rFonts w:cs="Times New Roman" w:ascii="Times New Roman" w:hAnsi="Times New Roman"/>
                  <w:b w:val="false"/>
                  <w:bCs w:val="false"/>
                  <w:sz w:val="26"/>
                  <w:szCs w:val="26"/>
                </w:rPr>
                <w:t>Tác nhân:</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lang w:val="vi-VN"/>
              </w:rPr>
            </w:pPr>
            <w:ins w:id="436" w:author="Minh Đức Lê" w:date="2018-03-25T23:16:00Z">
              <w:r>
                <w:rPr>
                  <w:rFonts w:ascii="Times New Roman" w:hAnsi="Times New Roman"/>
                  <w:sz w:val="26"/>
                  <w:szCs w:val="26"/>
                </w:rPr>
                <w:t>Admin</w:t>
              </w:r>
            </w:ins>
          </w:p>
        </w:tc>
      </w:tr>
      <w:tr>
        <w:trPr>
          <w:ins w:id="437" w:author="Minh Đức Lê" w:date="2018-03-25T23:16:00Z"/>
          <w:trHeight w:val="680"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438" w:author="Minh Đức Lê" w:date="2018-03-25T23:16:00Z">
              <w:r>
                <w:rPr>
                  <w:rFonts w:cs="Times New Roman" w:ascii="Times New Roman" w:hAnsi="Times New Roman"/>
                  <w:b w:val="false"/>
                  <w:bCs w:val="false"/>
                  <w:sz w:val="26"/>
                  <w:szCs w:val="26"/>
                </w:rPr>
                <w:t>Điều kiện sau:</w:t>
              </w:r>
            </w:ins>
          </w:p>
        </w:tc>
        <w:tc>
          <w:tcPr>
            <w:tcW w:w="702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439" w:author="Minh Đức Lê" w:date="2018-03-25T23:16:00Z">
              <w:r>
                <w:rPr>
                  <w:rFonts w:ascii="Times New Roman" w:hAnsi="Times New Roman"/>
                  <w:sz w:val="26"/>
                  <w:szCs w:val="26"/>
                </w:rPr>
                <w:t>Hiện thị bảng thống kê</w:t>
              </w:r>
            </w:ins>
          </w:p>
        </w:tc>
      </w:tr>
      <w:tr>
        <w:trPr>
          <w:ins w:id="440" w:author="Minh Đức Lê" w:date="2018-03-25T23:16:00Z"/>
          <w:trHeight w:val="2951" w:hRule="atLeast"/>
        </w:trPr>
        <w:tc>
          <w:tcPr>
            <w:tcW w:w="2379"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441" w:author="Minh Đức Lê" w:date="2018-03-25T23:16:00Z">
              <w:r>
                <w:rPr>
                  <w:rFonts w:cs="Times New Roman" w:ascii="Times New Roman" w:hAnsi="Times New Roman"/>
                  <w:b w:val="false"/>
                  <w:bCs w:val="false"/>
                  <w:sz w:val="26"/>
                  <w:szCs w:val="26"/>
                </w:rPr>
                <w:t>Luồng sự kiện chính (Basic flows)</w:t>
              </w:r>
            </w:ins>
          </w:p>
        </w:tc>
        <w:tc>
          <w:tcPr>
            <w:tcW w:w="7024" w:type="dxa"/>
            <w:tcBorders/>
            <w:shd w:color="auto" w:fill="auto" w:val="clear"/>
            <w:tcMar>
              <w:left w:w="98" w:type="dxa"/>
            </w:tcMar>
            <w:vAlign w:val="center"/>
          </w:tcPr>
          <w:p>
            <w:pPr>
              <w:pStyle w:val="InfoBlue"/>
              <w:numPr>
                <w:ilvl w:val="0"/>
                <w:numId w:val="16"/>
              </w:numPr>
              <w:spacing w:lineRule="auto" w:line="360" w:before="100" w:after="100"/>
              <w:rPr>
                <w:rFonts w:ascii="Times New Roman" w:hAnsi="Times New Roman"/>
                <w:sz w:val="26"/>
                <w:szCs w:val="26"/>
                <w:lang w:val="vi-VN"/>
              </w:rPr>
            </w:pPr>
            <w:ins w:id="442" w:author="Minh Đức Lê" w:date="2018-03-25T23:16:00Z">
              <w:r>
                <w:rPr>
                  <w:rFonts w:ascii="Times New Roman" w:hAnsi="Times New Roman"/>
                  <w:sz w:val="26"/>
                  <w:szCs w:val="26"/>
                </w:rPr>
                <w:t>Admin chọn chức năng “thống kê”</w:t>
              </w:r>
            </w:ins>
          </w:p>
          <w:p>
            <w:pPr>
              <w:pStyle w:val="InfoBlue"/>
              <w:numPr>
                <w:ilvl w:val="0"/>
                <w:numId w:val="16"/>
              </w:numPr>
              <w:spacing w:lineRule="auto" w:line="360" w:before="100" w:after="100"/>
              <w:rPr>
                <w:rFonts w:ascii="Times New Roman" w:hAnsi="Times New Roman"/>
                <w:sz w:val="26"/>
                <w:szCs w:val="26"/>
                <w:lang w:val="vi-VN"/>
              </w:rPr>
            </w:pPr>
            <w:ins w:id="443" w:author="Minh Đức Lê" w:date="2018-03-25T23:16:00Z">
              <w:r>
                <w:rPr>
                  <w:rFonts w:ascii="Times New Roman" w:hAnsi="Times New Roman"/>
                  <w:sz w:val="26"/>
                  <w:szCs w:val="26"/>
                  <w:lang w:val="vi-VN"/>
                </w:rPr>
                <w:t xml:space="preserve">Hệ thống </w:t>
              </w:r>
            </w:ins>
            <w:ins w:id="444" w:author="Minh Đức Lê" w:date="2018-03-25T23:16:00Z">
              <w:r>
                <w:rPr>
                  <w:rFonts w:ascii="Times New Roman" w:hAnsi="Times New Roman"/>
                  <w:sz w:val="26"/>
                  <w:szCs w:val="26"/>
                </w:rPr>
                <w:t>hiển thị giao diện thống kê</w:t>
              </w:r>
            </w:ins>
          </w:p>
          <w:p>
            <w:pPr>
              <w:pStyle w:val="InfoBlue"/>
              <w:numPr>
                <w:ilvl w:val="0"/>
                <w:numId w:val="16"/>
              </w:numPr>
              <w:spacing w:lineRule="auto" w:line="360" w:before="100" w:after="100"/>
              <w:rPr>
                <w:rFonts w:ascii="Times New Roman" w:hAnsi="Times New Roman"/>
                <w:sz w:val="26"/>
                <w:szCs w:val="26"/>
                <w:lang w:val="vi-VN"/>
              </w:rPr>
            </w:pPr>
            <w:ins w:id="445" w:author="Minh Đức Lê" w:date="2018-03-25T23:16:00Z">
              <w:r>
                <w:rPr>
                  <w:rFonts w:ascii="Times New Roman" w:hAnsi="Times New Roman"/>
                  <w:sz w:val="26"/>
                  <w:szCs w:val="26"/>
                  <w:lang w:val="vi-VN"/>
                </w:rPr>
                <w:t>Admin ch</w:t>
              </w:r>
            </w:ins>
            <w:ins w:id="446" w:author="Minh Đức Lê" w:date="2018-03-25T23:16:00Z">
              <w:r>
                <w:rPr>
                  <w:rFonts w:ascii="Times New Roman" w:hAnsi="Times New Roman"/>
                  <w:sz w:val="26"/>
                  <w:szCs w:val="26"/>
                </w:rPr>
                <w:t>ọn mục cần thống kê</w:t>
              </w:r>
            </w:ins>
          </w:p>
          <w:p>
            <w:pPr>
              <w:pStyle w:val="InfoBlue"/>
              <w:numPr>
                <w:ilvl w:val="0"/>
                <w:numId w:val="16"/>
              </w:numPr>
              <w:spacing w:lineRule="auto" w:line="360" w:before="100" w:after="100"/>
              <w:rPr>
                <w:rFonts w:ascii="Times New Roman" w:hAnsi="Times New Roman"/>
                <w:sz w:val="26"/>
                <w:szCs w:val="26"/>
                <w:lang w:val="vi-VN"/>
              </w:rPr>
            </w:pPr>
            <w:ins w:id="447" w:author="Minh Đức Lê" w:date="2018-03-25T23:16:00Z">
              <w:r>
                <w:rPr>
                  <w:rFonts w:ascii="Times New Roman" w:hAnsi="Times New Roman"/>
                  <w:sz w:val="26"/>
                  <w:szCs w:val="26"/>
                </w:rPr>
                <w:t>Hệ thống xử lí dữ liệu</w:t>
              </w:r>
            </w:ins>
          </w:p>
          <w:p>
            <w:pPr>
              <w:pStyle w:val="InfoBlue"/>
              <w:numPr>
                <w:ilvl w:val="0"/>
                <w:numId w:val="16"/>
              </w:numPr>
              <w:spacing w:lineRule="auto" w:line="360" w:before="100" w:after="100"/>
              <w:rPr>
                <w:rFonts w:ascii="Times New Roman" w:hAnsi="Times New Roman"/>
                <w:sz w:val="26"/>
                <w:szCs w:val="26"/>
                <w:lang w:val="vi-VN"/>
              </w:rPr>
            </w:pPr>
            <w:ins w:id="448" w:author="Minh Đức Lê" w:date="2018-03-25T23:16:00Z">
              <w:r>
                <w:rPr>
                  <w:rFonts w:ascii="Times New Roman" w:hAnsi="Times New Roman"/>
                  <w:sz w:val="26"/>
                  <w:szCs w:val="26"/>
                </w:rPr>
                <w:t>Hệ thống hiển thị bảng thống kê</w:t>
              </w:r>
            </w:ins>
          </w:p>
        </w:tc>
      </w:tr>
    </w:tbl>
    <w:p>
      <w:pPr>
        <w:pStyle w:val="Normal"/>
        <w:ind w:hanging="0"/>
        <w:rPr/>
      </w:pPr>
      <w:r>
        <w:rPr/>
        <w:drawing>
          <wp:inline distT="0" distB="0" distL="0" distR="0">
            <wp:extent cx="5684520" cy="3147060"/>
            <wp:effectExtent l="0" t="0" r="0" b="0"/>
            <wp:docPr id="1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descr=""/>
                    <pic:cNvPicPr>
                      <a:picLocks noChangeAspect="1" noChangeArrowheads="1"/>
                    </pic:cNvPicPr>
                  </pic:nvPicPr>
                  <pic:blipFill>
                    <a:blip r:embed="rId31"/>
                    <a:stretch>
                      <a:fillRect/>
                    </a:stretch>
                  </pic:blipFill>
                  <pic:spPr bwMode="auto">
                    <a:xfrm>
                      <a:off x="0" y="0"/>
                      <a:ext cx="5684520" cy="3147060"/>
                    </a:xfrm>
                    <a:prstGeom prst="rect">
                      <a:avLst/>
                    </a:prstGeom>
                  </pic:spPr>
                </pic:pic>
              </a:graphicData>
            </a:graphic>
          </wp:inline>
        </w:drawing>
      </w:r>
    </w:p>
    <w:p>
      <w:pPr>
        <w:pStyle w:val="Normal"/>
        <w:rPr/>
      </w:pPr>
      <w:r>
        <w:rPr/>
        <w:drawing>
          <wp:inline distT="0" distB="0" distL="0" distR="0">
            <wp:extent cx="5580380" cy="3893820"/>
            <wp:effectExtent l="0" t="0" r="0" b="0"/>
            <wp:docPr id="1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5" descr=""/>
                    <pic:cNvPicPr>
                      <a:picLocks noChangeAspect="1" noChangeArrowheads="1"/>
                    </pic:cNvPicPr>
                  </pic:nvPicPr>
                  <pic:blipFill>
                    <a:blip r:embed="rId32"/>
                    <a:stretch>
                      <a:fillRect/>
                    </a:stretch>
                  </pic:blipFill>
                  <pic:spPr bwMode="auto">
                    <a:xfrm>
                      <a:off x="0" y="0"/>
                      <a:ext cx="5580380" cy="3893820"/>
                    </a:xfrm>
                    <a:prstGeom prst="rect">
                      <a:avLst/>
                    </a:prstGeom>
                  </pic:spPr>
                </pic:pic>
              </a:graphicData>
            </a:graphic>
          </wp:inline>
        </w:drawing>
      </w:r>
    </w:p>
    <w:p>
      <w:pPr>
        <w:pStyle w:val="Heading3"/>
        <w:numPr>
          <w:ilvl w:val="2"/>
          <w:numId w:val="3"/>
        </w:numPr>
        <w:rPr/>
      </w:pPr>
      <w:del w:id="449" w:author="Minh Đức Lê" w:date="2018-03-22T16:13:00Z">
        <w:r>
          <w:rPr/>
          <w:delText>Tiêu đề tiểu mục</w:delText>
        </w:r>
      </w:del>
      <w:ins w:id="450" w:author="Minh Đức Lê" w:date="2018-04-08T09:38:00Z">
        <w:bookmarkStart w:id="55" w:name="_Toc510808726"/>
        <w:r>
          <w:rPr>
            <w:lang w:val="vi-VN"/>
          </w:rPr>
          <w:t>Th</w:t>
        </w:r>
      </w:ins>
      <w:ins w:id="451" w:author="Minh Đức Lê" w:date="2018-03-22T16:13:00Z">
        <w:bookmarkEnd w:id="55"/>
        <w:r>
          <w:rPr/>
          <w:t>anh toán</w:t>
        </w:r>
      </w:ins>
    </w:p>
    <w:p>
      <w:pPr>
        <w:pStyle w:val="Normal"/>
        <w:ind w:hanging="0"/>
        <w:rPr/>
      </w:pPr>
      <w:r>
        <w:rPr/>
      </w:r>
    </w:p>
    <w:tbl>
      <w:tblPr>
        <w:tblStyle w:val="TableGrid"/>
        <w:tblW w:w="9262" w:type="dxa"/>
        <w:jc w:val="left"/>
        <w:tblInd w:w="-10" w:type="dxa"/>
        <w:tblCellMar>
          <w:top w:w="0" w:type="dxa"/>
          <w:left w:w="98" w:type="dxa"/>
          <w:bottom w:w="0" w:type="dxa"/>
          <w:right w:w="108" w:type="dxa"/>
        </w:tblCellMar>
        <w:tblLook w:val="01e0" w:noVBand="0" w:noHBand="0" w:lastColumn="1" w:firstColumn="1" w:lastRow="1" w:firstRow="1"/>
      </w:tblPr>
      <w:tblGrid>
        <w:gridCol w:w="2343"/>
        <w:gridCol w:w="6918"/>
      </w:tblGrid>
      <w:tr>
        <w:trPr>
          <w:ins w:id="452" w:author="Minh Đức Lê" w:date="2018-03-22T16:13:00Z"/>
        </w:trPr>
        <w:tc>
          <w:tcPr>
            <w:tcW w:w="9261" w:type="dxa"/>
            <w:gridSpan w:val="2"/>
            <w:tcBorders/>
            <w:shd w:color="auto" w:fill="auto" w:val="clear"/>
            <w:tcMar>
              <w:left w:w="98" w:type="dxa"/>
            </w:tcMar>
            <w:vAlign w:val="center"/>
          </w:tcPr>
          <w:p>
            <w:pPr>
              <w:pStyle w:val="Normal"/>
              <w:spacing w:lineRule="auto" w:line="360" w:before="100" w:after="100"/>
              <w:rPr>
                <w:b/>
                <w:b/>
                <w:szCs w:val="26"/>
              </w:rPr>
            </w:pPr>
            <w:ins w:id="453" w:author="Minh Đức Lê" w:date="2018-03-22T16:13:00Z">
              <w:r>
                <w:rPr>
                  <w:b/>
                  <w:bCs/>
                  <w:szCs w:val="26"/>
                </w:rPr>
                <w:t xml:space="preserve">Use case: </w:t>
              </w:r>
            </w:ins>
            <w:ins w:id="454" w:author="Minh Đức Lê" w:date="2018-03-22T16:14:00Z">
              <w:r>
                <w:rPr>
                  <w:i/>
                  <w:iCs/>
                  <w:color w:val="0000FF"/>
                  <w:szCs w:val="26"/>
                </w:rPr>
                <w:t>Thanh toán</w:t>
              </w:r>
            </w:ins>
          </w:p>
        </w:tc>
      </w:tr>
      <w:tr>
        <w:trPr>
          <w:ins w:id="455" w:author="Minh Đức Lê" w:date="2018-03-22T16:13:00Z"/>
        </w:trPr>
        <w:tc>
          <w:tcPr>
            <w:tcW w:w="2343"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456" w:author="Minh Đức Lê" w:date="2018-03-22T16:13:00Z">
              <w:r>
                <w:rPr>
                  <w:rFonts w:cs="Times New Roman" w:ascii="Times New Roman" w:hAnsi="Times New Roman"/>
                  <w:b w:val="false"/>
                  <w:bCs w:val="false"/>
                  <w:sz w:val="26"/>
                  <w:szCs w:val="26"/>
                </w:rPr>
                <w:t>Mục đích:</w:t>
              </w:r>
            </w:ins>
          </w:p>
        </w:tc>
        <w:tc>
          <w:tcPr>
            <w:tcW w:w="6918"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457" w:author="Minh Đức Lê" w:date="2018-03-22T16:14:00Z">
              <w:r>
                <w:rPr>
                  <w:rFonts w:ascii="Times New Roman" w:hAnsi="Times New Roman"/>
                  <w:sz w:val="26"/>
                  <w:szCs w:val="26"/>
                </w:rPr>
                <w:t>Thanh toán dơn hàng cho thành viên</w:t>
              </w:r>
            </w:ins>
          </w:p>
        </w:tc>
      </w:tr>
      <w:tr>
        <w:trPr>
          <w:ins w:id="458" w:author="Minh Đức Lê" w:date="2018-03-22T16:13:00Z"/>
        </w:trPr>
        <w:tc>
          <w:tcPr>
            <w:tcW w:w="2343"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459" w:author="Minh Đức Lê" w:date="2018-03-22T16:13:00Z">
              <w:r>
                <w:rPr>
                  <w:rFonts w:cs="Times New Roman" w:ascii="Times New Roman" w:hAnsi="Times New Roman"/>
                  <w:b w:val="false"/>
                  <w:bCs w:val="false"/>
                  <w:sz w:val="26"/>
                  <w:szCs w:val="26"/>
                </w:rPr>
                <w:t>Mô tả:</w:t>
              </w:r>
            </w:ins>
          </w:p>
        </w:tc>
        <w:tc>
          <w:tcPr>
            <w:tcW w:w="6918"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460" w:author="Minh Đức Lê" w:date="2018-03-22T16:15:00Z">
              <w:r>
                <w:rPr>
                  <w:rFonts w:ascii="Times New Roman" w:hAnsi="Times New Roman"/>
                  <w:sz w:val="26"/>
                  <w:szCs w:val="26"/>
                </w:rPr>
                <w:t>Khách hàng</w:t>
              </w:r>
            </w:ins>
            <w:ins w:id="461" w:author="Minh Đức Lê" w:date="2018-03-22T16:14:00Z">
              <w:r>
                <w:rPr>
                  <w:rFonts w:ascii="Times New Roman" w:hAnsi="Times New Roman"/>
                  <w:sz w:val="26"/>
                  <w:szCs w:val="26"/>
                </w:rPr>
                <w:t xml:space="preserve"> </w:t>
              </w:r>
            </w:ins>
            <w:ins w:id="462" w:author="Minh Đức Lê" w:date="2018-03-22T16:13:00Z">
              <w:r>
                <w:rPr>
                  <w:rFonts w:ascii="Times New Roman" w:hAnsi="Times New Roman"/>
                  <w:sz w:val="26"/>
                  <w:szCs w:val="26"/>
                </w:rPr>
                <w:t xml:space="preserve"> </w:t>
              </w:r>
            </w:ins>
            <w:ins w:id="463" w:author="Minh Đức Lê" w:date="2018-03-22T16:13:00Z">
              <w:r>
                <w:rPr>
                  <w:rFonts w:ascii="Times New Roman" w:hAnsi="Times New Roman"/>
                  <w:sz w:val="26"/>
                  <w:szCs w:val="26"/>
                  <w:lang w:val="vi-VN"/>
                </w:rPr>
                <w:t xml:space="preserve">điền thông tin </w:t>
              </w:r>
            </w:ins>
            <w:ins w:id="464" w:author="Minh Đức Lê" w:date="2018-03-22T16:14:00Z">
              <w:r>
                <w:rPr>
                  <w:rFonts w:ascii="Times New Roman" w:hAnsi="Times New Roman"/>
                  <w:sz w:val="26"/>
                  <w:szCs w:val="26"/>
                </w:rPr>
                <w:t>thanh toán cho đơn hàng của mình</w:t>
              </w:r>
            </w:ins>
          </w:p>
        </w:tc>
      </w:tr>
      <w:tr>
        <w:trPr>
          <w:ins w:id="465" w:author="Minh Đức Lê" w:date="2018-03-22T16:13:00Z"/>
        </w:trPr>
        <w:tc>
          <w:tcPr>
            <w:tcW w:w="2343"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466" w:author="Minh Đức Lê" w:date="2018-03-22T16:13:00Z">
              <w:r>
                <w:rPr>
                  <w:rFonts w:cs="Times New Roman" w:ascii="Times New Roman" w:hAnsi="Times New Roman"/>
                  <w:b w:val="false"/>
                  <w:bCs w:val="false"/>
                  <w:sz w:val="26"/>
                  <w:szCs w:val="26"/>
                </w:rPr>
                <w:t>Tác nhân:</w:t>
              </w:r>
            </w:ins>
          </w:p>
        </w:tc>
        <w:tc>
          <w:tcPr>
            <w:tcW w:w="6918"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lang w:val="vi-VN"/>
              </w:rPr>
            </w:pPr>
            <w:ins w:id="467" w:author="Minh Đức Lê" w:date="2018-03-22T16:15:00Z">
              <w:r>
                <w:rPr>
                  <w:rFonts w:ascii="Times New Roman" w:hAnsi="Times New Roman"/>
                  <w:sz w:val="26"/>
                  <w:szCs w:val="26"/>
                </w:rPr>
                <w:t xml:space="preserve">Khách hàng </w:t>
              </w:r>
            </w:ins>
            <w:ins w:id="468" w:author="Minh Đức Lê" w:date="2018-03-22T16:13:00Z">
              <w:r>
                <w:rPr>
                  <w:rFonts w:ascii="Times New Roman" w:hAnsi="Times New Roman"/>
                  <w:sz w:val="26"/>
                  <w:szCs w:val="26"/>
                </w:rPr>
                <w:t>(</w:t>
              </w:r>
            </w:ins>
            <w:ins w:id="469" w:author="Minh Đức Lê" w:date="2018-03-22T16:15:00Z">
              <w:r>
                <w:rPr>
                  <w:rFonts w:ascii="Times New Roman" w:hAnsi="Times New Roman"/>
                  <w:sz w:val="26"/>
                  <w:szCs w:val="26"/>
                </w:rPr>
                <w:t>Customer</w:t>
              </w:r>
            </w:ins>
            <w:ins w:id="470" w:author="Minh Đức Lê" w:date="2018-03-22T16:13:00Z">
              <w:r>
                <w:rPr>
                  <w:rFonts w:ascii="Times New Roman" w:hAnsi="Times New Roman"/>
                  <w:sz w:val="26"/>
                  <w:szCs w:val="26"/>
                </w:rPr>
                <w:t>)</w:t>
              </w:r>
            </w:ins>
          </w:p>
        </w:tc>
      </w:tr>
      <w:tr>
        <w:trPr>
          <w:ins w:id="471" w:author="Minh Đức Lê" w:date="2018-03-22T16:13:00Z"/>
        </w:trPr>
        <w:tc>
          <w:tcPr>
            <w:tcW w:w="2343"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472" w:author="Minh Đức Lê" w:date="2018-03-22T16:13:00Z">
              <w:r>
                <w:rPr>
                  <w:rFonts w:cs="Times New Roman" w:ascii="Times New Roman" w:hAnsi="Times New Roman"/>
                  <w:b w:val="false"/>
                  <w:bCs w:val="false"/>
                  <w:sz w:val="26"/>
                  <w:szCs w:val="26"/>
                </w:rPr>
                <w:t>Điều kiện sau:</w:t>
              </w:r>
            </w:ins>
          </w:p>
        </w:tc>
        <w:tc>
          <w:tcPr>
            <w:tcW w:w="6918"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473" w:author="Minh Đức Lê" w:date="2018-03-22T16:15:00Z">
              <w:r>
                <w:rPr>
                  <w:rFonts w:ascii="Times New Roman" w:hAnsi="Times New Roman"/>
                  <w:sz w:val="26"/>
                  <w:szCs w:val="26"/>
                </w:rPr>
                <w:t>Hóa đơn sẽ được tạo và gửi yêu cầu về Admin</w:t>
              </w:r>
            </w:ins>
          </w:p>
        </w:tc>
      </w:tr>
      <w:tr>
        <w:trPr>
          <w:ins w:id="474" w:author="Minh Đức Lê" w:date="2018-03-22T16:13:00Z"/>
        </w:trPr>
        <w:tc>
          <w:tcPr>
            <w:tcW w:w="2343"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475" w:author="Minh Đức Lê" w:date="2018-03-22T16:13:00Z">
              <w:r>
                <w:rPr>
                  <w:rFonts w:cs="Times New Roman" w:ascii="Times New Roman" w:hAnsi="Times New Roman"/>
                  <w:b w:val="false"/>
                  <w:bCs w:val="false"/>
                  <w:sz w:val="26"/>
                  <w:szCs w:val="26"/>
                </w:rPr>
                <w:t>Luồng sự kiện chính (Basic flows)</w:t>
              </w:r>
            </w:ins>
          </w:p>
        </w:tc>
        <w:tc>
          <w:tcPr>
            <w:tcW w:w="6918" w:type="dxa"/>
            <w:tcBorders/>
            <w:shd w:color="auto" w:fill="auto" w:val="clear"/>
            <w:tcMar>
              <w:left w:w="98" w:type="dxa"/>
            </w:tcMar>
            <w:vAlign w:val="center"/>
          </w:tcPr>
          <w:p>
            <w:pPr>
              <w:pStyle w:val="InfoBlue"/>
              <w:numPr>
                <w:ilvl w:val="0"/>
                <w:numId w:val="5"/>
              </w:numPr>
              <w:spacing w:lineRule="auto" w:line="360" w:before="100" w:after="100"/>
              <w:rPr>
                <w:rFonts w:ascii="Times New Roman" w:hAnsi="Times New Roman"/>
                <w:sz w:val="26"/>
                <w:szCs w:val="26"/>
                <w:lang w:val="vi-VN"/>
              </w:rPr>
            </w:pPr>
            <w:ins w:id="476" w:author="Minh Đức Lê" w:date="2018-03-22T16:17:00Z">
              <w:r>
                <w:rPr>
                  <w:rFonts w:ascii="Times New Roman" w:hAnsi="Times New Roman"/>
                  <w:sz w:val="26"/>
                  <w:szCs w:val="26"/>
                </w:rPr>
                <w:t xml:space="preserve">Khách hàng </w:t>
              </w:r>
            </w:ins>
            <w:ins w:id="477" w:author="Minh Đức Lê" w:date="2018-03-22T16:13:00Z">
              <w:r>
                <w:rPr>
                  <w:rFonts w:ascii="Times New Roman" w:hAnsi="Times New Roman"/>
                  <w:sz w:val="26"/>
                  <w:szCs w:val="26"/>
                  <w:lang w:val="vi-VN"/>
                </w:rPr>
                <w:t>chọn chức năng “</w:t>
              </w:r>
            </w:ins>
            <w:ins w:id="478" w:author="Minh Đức Lê" w:date="2018-03-22T16:16:00Z">
              <w:r>
                <w:rPr>
                  <w:rFonts w:ascii="Times New Roman" w:hAnsi="Times New Roman"/>
                  <w:sz w:val="26"/>
                  <w:szCs w:val="26"/>
                </w:rPr>
                <w:t>Thanh toán</w:t>
              </w:r>
            </w:ins>
            <w:ins w:id="479" w:author="Minh Đức Lê" w:date="2018-03-22T16:13:00Z">
              <w:r>
                <w:rPr>
                  <w:rFonts w:ascii="Times New Roman" w:hAnsi="Times New Roman"/>
                  <w:sz w:val="26"/>
                  <w:szCs w:val="26"/>
                  <w:lang w:val="vi-VN"/>
                </w:rPr>
                <w:t>”</w:t>
              </w:r>
            </w:ins>
          </w:p>
          <w:p>
            <w:pPr>
              <w:pStyle w:val="InfoBlue"/>
              <w:numPr>
                <w:ilvl w:val="0"/>
                <w:numId w:val="5"/>
              </w:numPr>
              <w:spacing w:lineRule="auto" w:line="360" w:before="100" w:after="100"/>
              <w:rPr>
                <w:rFonts w:ascii="Times New Roman" w:hAnsi="Times New Roman"/>
                <w:sz w:val="26"/>
                <w:szCs w:val="26"/>
                <w:lang w:val="vi-VN"/>
              </w:rPr>
            </w:pPr>
            <w:ins w:id="480" w:author="Minh Đức Lê" w:date="2018-03-22T16:13:00Z">
              <w:r>
                <w:rPr>
                  <w:rFonts w:ascii="Times New Roman" w:hAnsi="Times New Roman"/>
                  <w:sz w:val="26"/>
                  <w:szCs w:val="26"/>
                  <w:lang w:val="vi-VN"/>
                </w:rPr>
                <w:t>Hệ thống hiện giao diện</w:t>
              </w:r>
            </w:ins>
            <w:ins w:id="481" w:author="Minh Đức Lê" w:date="2018-03-22T16:16:00Z">
              <w:r>
                <w:rPr>
                  <w:rFonts w:ascii="Times New Roman" w:hAnsi="Times New Roman"/>
                  <w:sz w:val="26"/>
                  <w:szCs w:val="26"/>
                </w:rPr>
                <w:t xml:space="preserve"> GDThanhToan</w:t>
              </w:r>
            </w:ins>
          </w:p>
          <w:p>
            <w:pPr>
              <w:pStyle w:val="InfoBlue"/>
              <w:numPr>
                <w:ilvl w:val="0"/>
                <w:numId w:val="5"/>
              </w:numPr>
              <w:spacing w:lineRule="auto" w:line="360" w:before="100" w:after="100"/>
              <w:rPr>
                <w:rFonts w:ascii="Times New Roman" w:hAnsi="Times New Roman"/>
                <w:sz w:val="26"/>
                <w:szCs w:val="26"/>
                <w:lang w:val="vi-VN"/>
                <w:ins w:id="483" w:author="Minh Đức Lê" w:date="2018-03-22T16:13:00Z"/>
              </w:rPr>
            </w:pPr>
            <w:ins w:id="482" w:author="Minh Đức Lê" w:date="2018-04-06T10:53:00Z">
              <w:r>
                <w:rPr>
                  <w:rFonts w:ascii="Times New Roman" w:hAnsi="Times New Roman"/>
                  <w:sz w:val="26"/>
                  <w:szCs w:val="26"/>
                </w:rPr>
                <w:t>Khách hàng chọn phương thức thanh toán.</w:t>
              </w:r>
            </w:ins>
          </w:p>
          <w:p>
            <w:pPr>
              <w:pStyle w:val="InfoBlue"/>
              <w:numPr>
                <w:ilvl w:val="0"/>
                <w:numId w:val="5"/>
              </w:numPr>
              <w:spacing w:lineRule="auto" w:line="360" w:before="100" w:after="100"/>
              <w:rPr>
                <w:rFonts w:ascii="Times New Roman" w:hAnsi="Times New Roman"/>
                <w:sz w:val="26"/>
                <w:szCs w:val="26"/>
                <w:lang w:val="vi-VN"/>
              </w:rPr>
            </w:pPr>
            <w:ins w:id="484" w:author="Minh Đức Lê" w:date="2018-03-22T16:17:00Z">
              <w:r>
                <w:rPr>
                  <w:rFonts w:ascii="Times New Roman" w:hAnsi="Times New Roman"/>
                  <w:sz w:val="26"/>
                  <w:szCs w:val="26"/>
                </w:rPr>
                <w:t xml:space="preserve">Khách hàng </w:t>
              </w:r>
            </w:ins>
            <w:ins w:id="485" w:author="Minh Đức Lê" w:date="2018-03-22T16:13:00Z">
              <w:r>
                <w:rPr>
                  <w:rFonts w:ascii="Times New Roman" w:hAnsi="Times New Roman"/>
                  <w:sz w:val="26"/>
                  <w:szCs w:val="26"/>
                  <w:lang w:val="vi-VN"/>
                </w:rPr>
                <w:t xml:space="preserve">nhập thông tin </w:t>
              </w:r>
            </w:ins>
            <w:ins w:id="486" w:author="Minh Đức Lê" w:date="2018-03-22T16:17:00Z">
              <w:r>
                <w:rPr>
                  <w:rFonts w:ascii="Times New Roman" w:hAnsi="Times New Roman"/>
                  <w:sz w:val="26"/>
                  <w:szCs w:val="26"/>
                </w:rPr>
                <w:t>thanh toán vào mẫu.</w:t>
              </w:r>
            </w:ins>
          </w:p>
          <w:p>
            <w:pPr>
              <w:pStyle w:val="InfoBlue"/>
              <w:numPr>
                <w:ilvl w:val="0"/>
                <w:numId w:val="5"/>
              </w:numPr>
              <w:spacing w:lineRule="auto" w:line="360" w:before="100" w:after="100"/>
              <w:rPr>
                <w:rFonts w:ascii="Times New Roman" w:hAnsi="Times New Roman"/>
                <w:sz w:val="26"/>
                <w:szCs w:val="26"/>
                <w:lang w:val="vi-VN"/>
                <w:ins w:id="492" w:author="Minh Đức Lê" w:date="2018-03-22T16:13:00Z"/>
              </w:rPr>
            </w:pPr>
            <w:ins w:id="487" w:author="Minh Đức Lê" w:date="2018-04-06T13:17:00Z">
              <w:r>
                <w:rPr>
                  <w:rFonts w:ascii="Times New Roman" w:hAnsi="Times New Roman"/>
                  <w:sz w:val="26"/>
                  <w:szCs w:val="26"/>
                  <w:lang w:val="vi-VN"/>
                </w:rPr>
                <w:t xml:space="preserve">Khách hàng chọn chức năng </w:t>
              </w:r>
            </w:ins>
            <w:ins w:id="488" w:author="Minh Đức Lê" w:date="2018-04-06T13:18:00Z">
              <w:r>
                <w:rPr>
                  <w:rFonts w:ascii="Times New Roman" w:hAnsi="Times New Roman"/>
                  <w:sz w:val="26"/>
                  <w:szCs w:val="26"/>
                  <w:lang w:val="vi-VN"/>
                </w:rPr>
                <w:t>‘</w:t>
              </w:r>
            </w:ins>
            <w:ins w:id="489" w:author="Minh Đức Lê" w:date="2018-04-06T13:17:00Z">
              <w:r>
                <w:rPr>
                  <w:rFonts w:ascii="Times New Roman" w:hAnsi="Times New Roman"/>
                  <w:sz w:val="26"/>
                  <w:szCs w:val="26"/>
                  <w:lang w:val="vi-VN"/>
                </w:rPr>
                <w:t>Đặt báo ngay</w:t>
              </w:r>
            </w:ins>
            <w:ins w:id="490" w:author="Minh Đức Lê" w:date="2018-04-06T13:18:00Z">
              <w:r>
                <w:rPr>
                  <w:rFonts w:ascii="Times New Roman" w:hAnsi="Times New Roman"/>
                  <w:sz w:val="26"/>
                  <w:szCs w:val="26"/>
                  <w:lang w:val="vi-VN"/>
                </w:rPr>
                <w:t>’</w:t>
              </w:r>
            </w:ins>
            <w:ins w:id="491" w:author="Minh Đức Lê" w:date="2018-04-06T13:17:00Z">
              <w:r>
                <w:rPr>
                  <w:rFonts w:ascii="Times New Roman" w:hAnsi="Times New Roman"/>
                  <w:sz w:val="26"/>
                  <w:szCs w:val="26"/>
                  <w:lang w:val="vi-VN"/>
                </w:rPr>
                <w:t>.</w:t>
              </w:r>
            </w:ins>
          </w:p>
          <w:p>
            <w:pPr>
              <w:pStyle w:val="InfoBlue"/>
              <w:numPr>
                <w:ilvl w:val="0"/>
                <w:numId w:val="5"/>
              </w:numPr>
              <w:spacing w:lineRule="auto" w:line="360" w:before="100" w:after="100"/>
              <w:rPr>
                <w:rFonts w:ascii="Times New Roman" w:hAnsi="Times New Roman"/>
                <w:sz w:val="26"/>
                <w:szCs w:val="26"/>
                <w:lang w:val="vi-VN"/>
              </w:rPr>
            </w:pPr>
            <w:ins w:id="493" w:author="Minh Đức Lê" w:date="2018-04-06T11:01:00Z">
              <w:r>
                <w:rPr>
                  <w:rFonts w:ascii="Times New Roman" w:hAnsi="Times New Roman"/>
                  <w:sz w:val="26"/>
                  <w:szCs w:val="26"/>
                </w:rPr>
                <w:t>Lưu thong tin thanh toán và t</w:t>
              </w:r>
            </w:ins>
            <w:ins w:id="494" w:author="Minh Đức Lê" w:date="2018-03-22T16:13:00Z">
              <w:r>
                <w:rPr>
                  <w:rFonts w:ascii="Times New Roman" w:hAnsi="Times New Roman"/>
                  <w:sz w:val="26"/>
                  <w:szCs w:val="26"/>
                  <w:lang w:val="vi-VN"/>
                </w:rPr>
                <w:t xml:space="preserve">hông báo </w:t>
              </w:r>
            </w:ins>
            <w:ins w:id="495" w:author="Minh Đức Lê" w:date="2018-03-22T16:17:00Z">
              <w:r>
                <w:rPr>
                  <w:rFonts w:ascii="Times New Roman" w:hAnsi="Times New Roman"/>
                  <w:sz w:val="26"/>
                  <w:szCs w:val="26"/>
                </w:rPr>
                <w:t>thanh toán thành công</w:t>
              </w:r>
            </w:ins>
          </w:p>
          <w:p>
            <w:pPr>
              <w:pStyle w:val="InfoBlue"/>
              <w:numPr>
                <w:ilvl w:val="0"/>
                <w:numId w:val="5"/>
              </w:numPr>
              <w:spacing w:lineRule="auto" w:line="360" w:before="100" w:after="100"/>
              <w:rPr>
                <w:rFonts w:ascii="Times New Roman" w:hAnsi="Times New Roman"/>
                <w:sz w:val="26"/>
                <w:szCs w:val="26"/>
                <w:lang w:val="vi-VN"/>
              </w:rPr>
            </w:pPr>
            <w:ins w:id="496" w:author="Minh Đức Lê" w:date="2018-03-22T16:13:00Z">
              <w:r>
                <w:rPr>
                  <w:rFonts w:ascii="Times New Roman" w:hAnsi="Times New Roman"/>
                  <w:sz w:val="26"/>
                  <w:szCs w:val="26"/>
                  <w:lang w:val="vi-VN"/>
                </w:rPr>
                <w:t xml:space="preserve">Hệ thống chuyển </w:t>
              </w:r>
            </w:ins>
            <w:ins w:id="497" w:author="Minh Đức Lê" w:date="2018-03-22T16:13:00Z">
              <w:r>
                <w:rPr>
                  <w:rFonts w:ascii="Times New Roman" w:hAnsi="Times New Roman"/>
                  <w:sz w:val="26"/>
                  <w:szCs w:val="26"/>
                </w:rPr>
                <w:t>về</w:t>
              </w:r>
            </w:ins>
            <w:ins w:id="498" w:author="Minh Đức Lê" w:date="2018-03-22T16:13:00Z">
              <w:r>
                <w:rPr>
                  <w:rFonts w:ascii="Times New Roman" w:hAnsi="Times New Roman"/>
                  <w:sz w:val="26"/>
                  <w:szCs w:val="26"/>
                  <w:lang w:val="vi-VN"/>
                </w:rPr>
                <w:t xml:space="preserve"> </w:t>
              </w:r>
            </w:ins>
            <w:ins w:id="499" w:author="Minh Đức Lê" w:date="2018-03-22T16:18:00Z">
              <w:r>
                <w:rPr>
                  <w:rFonts w:ascii="Times New Roman" w:hAnsi="Times New Roman"/>
                  <w:sz w:val="26"/>
                  <w:szCs w:val="26"/>
                </w:rPr>
                <w:t>GDTrangChu</w:t>
              </w:r>
            </w:ins>
          </w:p>
        </w:tc>
      </w:tr>
    </w:tbl>
    <w:p>
      <w:pPr>
        <w:pStyle w:val="Normal"/>
        <w:rPr/>
      </w:pPr>
      <w:r>
        <w:rPr/>
        <w:drawing>
          <wp:inline distT="0" distB="0" distL="0" distR="0">
            <wp:extent cx="5580380" cy="6408420"/>
            <wp:effectExtent l="0" t="0" r="0" b="0"/>
            <wp:docPr id="1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
                    <pic:cNvPicPr>
                      <a:picLocks noChangeAspect="1" noChangeArrowheads="1"/>
                    </pic:cNvPicPr>
                  </pic:nvPicPr>
                  <pic:blipFill>
                    <a:blip r:embed="rId33"/>
                    <a:stretch>
                      <a:fillRect/>
                    </a:stretch>
                  </pic:blipFill>
                  <pic:spPr bwMode="auto">
                    <a:xfrm>
                      <a:off x="0" y="0"/>
                      <a:ext cx="5580380" cy="6408420"/>
                    </a:xfrm>
                    <a:prstGeom prst="rect">
                      <a:avLst/>
                    </a:prstGeom>
                  </pic:spPr>
                </pic:pic>
              </a:graphicData>
            </a:graphic>
          </wp:inline>
        </w:drawing>
      </w:r>
    </w:p>
    <w:p>
      <w:pPr>
        <w:pStyle w:val="Normal"/>
        <w:rPr/>
      </w:pPr>
      <w:r>
        <w:rPr/>
        <w:drawing>
          <wp:inline distT="0" distB="0" distL="0" distR="0">
            <wp:extent cx="5498465" cy="4619625"/>
            <wp:effectExtent l="0" t="0" r="0" b="0"/>
            <wp:docPr id="1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7" descr=""/>
                    <pic:cNvPicPr>
                      <a:picLocks noChangeAspect="1" noChangeArrowheads="1"/>
                    </pic:cNvPicPr>
                  </pic:nvPicPr>
                  <pic:blipFill>
                    <a:blip r:embed="rId34"/>
                    <a:stretch>
                      <a:fillRect/>
                    </a:stretch>
                  </pic:blipFill>
                  <pic:spPr bwMode="auto">
                    <a:xfrm>
                      <a:off x="0" y="0"/>
                      <a:ext cx="5498465" cy="4619625"/>
                    </a:xfrm>
                    <a:prstGeom prst="rect">
                      <a:avLst/>
                    </a:prstGeom>
                  </pic:spPr>
                </pic:pic>
              </a:graphicData>
            </a:graphic>
          </wp:inline>
        </w:drawing>
      </w:r>
    </w:p>
    <w:p>
      <w:pPr>
        <w:pStyle w:val="Normal"/>
        <w:rPr/>
      </w:pPr>
      <w:r>
        <w:rPr/>
      </w:r>
    </w:p>
    <w:p>
      <w:pPr>
        <w:pStyle w:val="Heading3"/>
        <w:numPr>
          <w:ilvl w:val="2"/>
          <w:numId w:val="3"/>
        </w:numPr>
        <w:rPr>
          <w:lang w:val="vi-VN"/>
          <w:del w:id="501" w:author="Minh Đức Lê" w:date="2018-03-25T23:10:00Z"/>
        </w:rPr>
      </w:pPr>
      <w:del w:id="500" w:author="Minh Đức Lê" w:date="2018-03-25T23:10:00Z">
        <w:r>
          <w:rPr>
            <w:lang w:val="vi-VN"/>
          </w:rPr>
        </w:r>
      </w:del>
    </w:p>
    <w:p>
      <w:pPr>
        <w:pStyle w:val="Heading3"/>
        <w:numPr>
          <w:ilvl w:val="2"/>
          <w:numId w:val="3"/>
        </w:numPr>
        <w:pPrChange w:id="0" w:author="Minh Đức Lê" w:date="2018-03-22T16:13:00Z"/>
        <w:rPr>
          <w:lang w:val="vi-VN"/>
          <w:del w:id="503" w:author="Minh Đức Lê" w:date="2018-03-22T16:12:00Z"/>
        </w:rPr>
      </w:pPr>
      <w:del w:id="502" w:author="Minh Đức Lê" w:date="2018-03-22T16:12:00Z">
        <w:r>
          <w:rPr/>
          <w:delText>Nội dung tiểu  mục</w:delText>
        </w:r>
      </w:del>
    </w:p>
    <w:p>
      <w:pPr>
        <w:pStyle w:val="Heading3"/>
        <w:numPr>
          <w:ilvl w:val="2"/>
          <w:numId w:val="3"/>
        </w:numPr>
        <w:rPr/>
      </w:pPr>
      <w:ins w:id="504" w:author="Minh Đức Lê" w:date="2018-04-08T09:38:00Z">
        <w:bookmarkStart w:id="56" w:name="_Toc510808729"/>
        <w:r>
          <w:rPr>
            <w:lang w:val="vi-VN"/>
          </w:rPr>
          <w:t>T</w:t>
        </w:r>
      </w:ins>
      <w:ins w:id="505" w:author="Minh Đức Lê" w:date="2018-04-06T13:16:00Z">
        <w:r>
          <w:rPr>
            <w:lang w:val="vi-VN"/>
          </w:rPr>
          <w:t>hêm giỏ</w:t>
        </w:r>
      </w:ins>
      <w:ins w:id="506" w:author="Minh Đức Lê" w:date="2018-04-06T11:13:00Z">
        <w:r>
          <w:rPr/>
          <w:t xml:space="preserve"> </w:t>
        </w:r>
      </w:ins>
      <w:ins w:id="507" w:author="Minh Đức Lê" w:date="2018-04-05T22:57:00Z">
        <w:bookmarkEnd w:id="56"/>
        <w:r>
          <w:rPr/>
          <w:t>báo</w:t>
        </w:r>
      </w:ins>
    </w:p>
    <w:p>
      <w:pPr>
        <w:pStyle w:val="Normal"/>
        <w:rPr/>
      </w:pPr>
      <w:r>
        <w:rPr/>
      </w:r>
    </w:p>
    <w:tbl>
      <w:tblPr>
        <w:tblStyle w:val="TableGrid"/>
        <w:tblW w:w="9262" w:type="dxa"/>
        <w:jc w:val="left"/>
        <w:tblInd w:w="-10" w:type="dxa"/>
        <w:tblCellMar>
          <w:top w:w="0" w:type="dxa"/>
          <w:left w:w="98" w:type="dxa"/>
          <w:bottom w:w="0" w:type="dxa"/>
          <w:right w:w="108" w:type="dxa"/>
        </w:tblCellMar>
        <w:tblLook w:val="01e0" w:noVBand="0" w:noHBand="0" w:lastColumn="1" w:firstColumn="1" w:lastRow="1" w:firstRow="1"/>
      </w:tblPr>
      <w:tblGrid>
        <w:gridCol w:w="2343"/>
        <w:gridCol w:w="6918"/>
      </w:tblGrid>
      <w:tr>
        <w:trPr>
          <w:ins w:id="508" w:author="Minh Đức Lê" w:date="2018-03-22T16:19:00Z"/>
        </w:trPr>
        <w:tc>
          <w:tcPr>
            <w:tcW w:w="9261" w:type="dxa"/>
            <w:gridSpan w:val="2"/>
            <w:tcBorders/>
            <w:shd w:color="auto" w:fill="auto" w:val="clear"/>
            <w:tcMar>
              <w:left w:w="98" w:type="dxa"/>
            </w:tcMar>
            <w:vAlign w:val="center"/>
          </w:tcPr>
          <w:p>
            <w:pPr>
              <w:pStyle w:val="Normal"/>
              <w:spacing w:lineRule="auto" w:line="360" w:before="100" w:after="100"/>
              <w:rPr>
                <w:b/>
                <w:b/>
                <w:szCs w:val="26"/>
              </w:rPr>
            </w:pPr>
            <w:ins w:id="509" w:author="Minh Đức Lê" w:date="2018-03-22T16:19:00Z">
              <w:r>
                <w:rPr>
                  <w:b/>
                  <w:bCs/>
                  <w:szCs w:val="26"/>
                </w:rPr>
                <w:t xml:space="preserve">Use case: </w:t>
              </w:r>
            </w:ins>
            <w:ins w:id="510" w:author="Minh Đức Lê" w:date="2018-04-06T11:12:00Z">
              <w:r>
                <w:rPr>
                  <w:i/>
                  <w:iCs/>
                  <w:color w:val="0000FF"/>
                  <w:szCs w:val="26"/>
                </w:rPr>
                <w:t>Thêm giỏ</w:t>
              </w:r>
            </w:ins>
            <w:ins w:id="511" w:author="Minh Đức Lê" w:date="2018-03-22T16:19:00Z">
              <w:r>
                <w:rPr>
                  <w:i/>
                  <w:iCs/>
                  <w:color w:val="0000FF"/>
                  <w:szCs w:val="26"/>
                </w:rPr>
                <w:t xml:space="preserve"> </w:t>
              </w:r>
            </w:ins>
            <w:ins w:id="512" w:author="Minh Đức Lê" w:date="2018-03-22T16:29:00Z">
              <w:r>
                <w:rPr>
                  <w:i/>
                  <w:iCs/>
                  <w:color w:val="0000FF"/>
                  <w:szCs w:val="26"/>
                </w:rPr>
                <w:t>báo</w:t>
              </w:r>
            </w:ins>
          </w:p>
        </w:tc>
      </w:tr>
      <w:tr>
        <w:trPr>
          <w:ins w:id="513" w:author="Minh Đức Lê" w:date="2018-03-22T16:19:00Z"/>
        </w:trPr>
        <w:tc>
          <w:tcPr>
            <w:tcW w:w="2343"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514" w:author="Minh Đức Lê" w:date="2018-03-22T16:19:00Z">
              <w:r>
                <w:rPr>
                  <w:rFonts w:cs="Times New Roman" w:ascii="Times New Roman" w:hAnsi="Times New Roman"/>
                  <w:b w:val="false"/>
                  <w:bCs w:val="false"/>
                  <w:sz w:val="26"/>
                  <w:szCs w:val="26"/>
                </w:rPr>
                <w:t>Mục đích:</w:t>
              </w:r>
            </w:ins>
          </w:p>
        </w:tc>
        <w:tc>
          <w:tcPr>
            <w:tcW w:w="6918"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515" w:author="Minh Đức Lê" w:date="2018-03-22T16:20:00Z">
              <w:r>
                <w:rPr>
                  <w:rFonts w:ascii="Times New Roman" w:hAnsi="Times New Roman"/>
                  <w:sz w:val="26"/>
                  <w:szCs w:val="26"/>
                </w:rPr>
                <w:t xml:space="preserve">Thêm </w:t>
              </w:r>
            </w:ins>
            <w:ins w:id="516" w:author="Minh Đức Lê" w:date="2018-04-06T11:06:00Z">
              <w:r>
                <w:rPr>
                  <w:rFonts w:ascii="Times New Roman" w:hAnsi="Times New Roman"/>
                  <w:sz w:val="26"/>
                  <w:szCs w:val="26"/>
                </w:rPr>
                <w:t>báo</w:t>
              </w:r>
            </w:ins>
            <w:ins w:id="517" w:author="Minh Đức Lê" w:date="2018-03-22T16:20:00Z">
              <w:r>
                <w:rPr>
                  <w:rFonts w:ascii="Times New Roman" w:hAnsi="Times New Roman"/>
                  <w:sz w:val="26"/>
                  <w:szCs w:val="26"/>
                </w:rPr>
                <w:t xml:space="preserve"> vào giỏ hàng người dùng</w:t>
              </w:r>
            </w:ins>
          </w:p>
        </w:tc>
      </w:tr>
      <w:tr>
        <w:trPr>
          <w:ins w:id="518" w:author="Minh Đức Lê" w:date="2018-03-22T16:19:00Z"/>
        </w:trPr>
        <w:tc>
          <w:tcPr>
            <w:tcW w:w="2343"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519" w:author="Minh Đức Lê" w:date="2018-03-22T16:19:00Z">
              <w:r>
                <w:rPr>
                  <w:rFonts w:cs="Times New Roman" w:ascii="Times New Roman" w:hAnsi="Times New Roman"/>
                  <w:b w:val="false"/>
                  <w:bCs w:val="false"/>
                  <w:sz w:val="26"/>
                  <w:szCs w:val="26"/>
                </w:rPr>
                <w:t>Mô tả:</w:t>
              </w:r>
            </w:ins>
          </w:p>
        </w:tc>
        <w:tc>
          <w:tcPr>
            <w:tcW w:w="6918"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520" w:author="Minh Đức Lê" w:date="2018-03-22T16:20:00Z">
              <w:r>
                <w:rPr>
                  <w:rFonts w:ascii="Times New Roman" w:hAnsi="Times New Roman"/>
                  <w:sz w:val="26"/>
                  <w:szCs w:val="26"/>
                </w:rPr>
                <w:t>Người dùng</w:t>
              </w:r>
            </w:ins>
            <w:ins w:id="521" w:author="Minh Đức Lê" w:date="2018-04-06T11:07:00Z">
              <w:r>
                <w:rPr>
                  <w:rFonts w:ascii="Times New Roman" w:hAnsi="Times New Roman"/>
                  <w:sz w:val="26"/>
                  <w:szCs w:val="26"/>
                </w:rPr>
                <w:t xml:space="preserve"> nhập thông tin và</w:t>
              </w:r>
            </w:ins>
            <w:ins w:id="522" w:author="Minh Đức Lê" w:date="2018-03-22T16:19:00Z">
              <w:r>
                <w:rPr>
                  <w:rFonts w:ascii="Times New Roman" w:hAnsi="Times New Roman"/>
                  <w:sz w:val="26"/>
                  <w:szCs w:val="26"/>
                </w:rPr>
                <w:t xml:space="preserve"> </w:t>
              </w:r>
            </w:ins>
            <w:ins w:id="523" w:author="Minh Đức Lê" w:date="2018-03-22T16:20:00Z">
              <w:r>
                <w:rPr>
                  <w:rFonts w:ascii="Times New Roman" w:hAnsi="Times New Roman"/>
                  <w:sz w:val="26"/>
                  <w:szCs w:val="26"/>
                </w:rPr>
                <w:t xml:space="preserve">chọn thêm giỏ hàng cho </w:t>
              </w:r>
            </w:ins>
            <w:ins w:id="524" w:author="Minh Đức Lê" w:date="2018-03-22T16:21:00Z">
              <w:r>
                <w:rPr>
                  <w:rFonts w:ascii="Times New Roman" w:hAnsi="Times New Roman"/>
                  <w:sz w:val="26"/>
                  <w:szCs w:val="26"/>
                </w:rPr>
                <w:t>báo</w:t>
              </w:r>
            </w:ins>
            <w:ins w:id="525" w:author="Minh Đức Lê" w:date="2018-03-22T16:20:00Z">
              <w:r>
                <w:rPr>
                  <w:rFonts w:ascii="Times New Roman" w:hAnsi="Times New Roman"/>
                  <w:sz w:val="26"/>
                  <w:szCs w:val="26"/>
                </w:rPr>
                <w:t xml:space="preserve"> mình muốn.</w:t>
              </w:r>
            </w:ins>
            <w:ins w:id="526" w:author="Minh Đức Lê" w:date="2018-04-06T11:06:00Z">
              <w:r>
                <w:rPr>
                  <w:rFonts w:ascii="Times New Roman" w:hAnsi="Times New Roman"/>
                  <w:sz w:val="26"/>
                  <w:szCs w:val="26"/>
                </w:rPr>
                <w:t xml:space="preserve"> </w:t>
              </w:r>
            </w:ins>
            <w:ins w:id="527" w:author="Minh Đức Lê" w:date="2018-04-06T11:07:00Z">
              <w:r>
                <w:rPr>
                  <w:rFonts w:ascii="Times New Roman" w:hAnsi="Times New Roman"/>
                  <w:sz w:val="26"/>
                  <w:szCs w:val="26"/>
                </w:rPr>
                <w:t>Sau đó b</w:t>
              </w:r>
            </w:ins>
            <w:ins w:id="528" w:author="Minh Đức Lê" w:date="2018-04-06T11:06:00Z">
              <w:r>
                <w:rPr>
                  <w:rFonts w:ascii="Times New Roman" w:hAnsi="Times New Roman"/>
                  <w:sz w:val="26"/>
                  <w:szCs w:val="26"/>
                </w:rPr>
                <w:t>áo sẽ vào giỏ</w:t>
              </w:r>
            </w:ins>
            <w:ins w:id="529" w:author="Minh Đức Lê" w:date="2018-04-06T11:07:00Z">
              <w:r>
                <w:rPr>
                  <w:rFonts w:ascii="Times New Roman" w:hAnsi="Times New Roman"/>
                  <w:sz w:val="26"/>
                  <w:szCs w:val="26"/>
                </w:rPr>
                <w:t>.</w:t>
              </w:r>
            </w:ins>
          </w:p>
        </w:tc>
      </w:tr>
      <w:tr>
        <w:trPr>
          <w:ins w:id="530" w:author="Minh Đức Lê" w:date="2018-03-22T16:19:00Z"/>
        </w:trPr>
        <w:tc>
          <w:tcPr>
            <w:tcW w:w="2343"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531" w:author="Minh Đức Lê" w:date="2018-03-22T16:19:00Z">
              <w:r>
                <w:rPr>
                  <w:rFonts w:cs="Times New Roman" w:ascii="Times New Roman" w:hAnsi="Times New Roman"/>
                  <w:b w:val="false"/>
                  <w:bCs w:val="false"/>
                  <w:sz w:val="26"/>
                  <w:szCs w:val="26"/>
                </w:rPr>
                <w:t>Tác nhân:</w:t>
              </w:r>
            </w:ins>
          </w:p>
        </w:tc>
        <w:tc>
          <w:tcPr>
            <w:tcW w:w="6918"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lang w:val="vi-VN"/>
              </w:rPr>
            </w:pPr>
            <w:ins w:id="532" w:author="Minh Đức Lê" w:date="2018-03-22T16:20:00Z">
              <w:r>
                <w:rPr>
                  <w:rFonts w:ascii="Times New Roman" w:hAnsi="Times New Roman"/>
                  <w:sz w:val="26"/>
                  <w:szCs w:val="26"/>
                </w:rPr>
                <w:t xml:space="preserve">Người dùng </w:t>
              </w:r>
            </w:ins>
            <w:ins w:id="533" w:author="Minh Đức Lê" w:date="2018-03-22T16:19:00Z">
              <w:r>
                <w:rPr>
                  <w:rFonts w:ascii="Times New Roman" w:hAnsi="Times New Roman"/>
                  <w:sz w:val="26"/>
                  <w:szCs w:val="26"/>
                </w:rPr>
                <w:t>(</w:t>
              </w:r>
            </w:ins>
            <w:ins w:id="534" w:author="Minh Đức Lê" w:date="2018-03-22T16:20:00Z">
              <w:r>
                <w:rPr>
                  <w:rFonts w:ascii="Times New Roman" w:hAnsi="Times New Roman"/>
                  <w:sz w:val="26"/>
                  <w:szCs w:val="26"/>
                </w:rPr>
                <w:t>Guest</w:t>
              </w:r>
            </w:ins>
            <w:ins w:id="535" w:author="Minh Đức Lê" w:date="2018-03-22T16:19:00Z">
              <w:r>
                <w:rPr>
                  <w:rFonts w:ascii="Times New Roman" w:hAnsi="Times New Roman"/>
                  <w:sz w:val="26"/>
                  <w:szCs w:val="26"/>
                </w:rPr>
                <w:t>)</w:t>
              </w:r>
            </w:ins>
          </w:p>
        </w:tc>
      </w:tr>
      <w:tr>
        <w:trPr>
          <w:ins w:id="536" w:author="Minh Đức Lê" w:date="2018-03-22T16:19:00Z"/>
        </w:trPr>
        <w:tc>
          <w:tcPr>
            <w:tcW w:w="2343"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537" w:author="Minh Đức Lê" w:date="2018-03-22T16:19:00Z">
              <w:r>
                <w:rPr>
                  <w:rFonts w:cs="Times New Roman" w:ascii="Times New Roman" w:hAnsi="Times New Roman"/>
                  <w:b w:val="false"/>
                  <w:bCs w:val="false"/>
                  <w:sz w:val="26"/>
                  <w:szCs w:val="26"/>
                </w:rPr>
                <w:t>Điều kiện sau:</w:t>
              </w:r>
            </w:ins>
          </w:p>
        </w:tc>
        <w:tc>
          <w:tcPr>
            <w:tcW w:w="6918"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538" w:author="Minh Đức Lê" w:date="2018-03-22T16:21:00Z">
              <w:r>
                <w:rPr>
                  <w:rFonts w:ascii="Times New Roman" w:hAnsi="Times New Roman"/>
                  <w:sz w:val="26"/>
                  <w:szCs w:val="26"/>
                </w:rPr>
                <w:t xml:space="preserve">Giỏ </w:t>
              </w:r>
            </w:ins>
            <w:ins w:id="539" w:author="Minh Đức Lê" w:date="2018-04-06T11:06:00Z">
              <w:r>
                <w:rPr>
                  <w:rFonts w:ascii="Times New Roman" w:hAnsi="Times New Roman"/>
                  <w:sz w:val="26"/>
                  <w:szCs w:val="26"/>
                </w:rPr>
                <w:t>báo</w:t>
              </w:r>
            </w:ins>
            <w:ins w:id="540" w:author="Minh Đức Lê" w:date="2018-03-22T16:21:00Z">
              <w:r>
                <w:rPr>
                  <w:rFonts w:ascii="Times New Roman" w:hAnsi="Times New Roman"/>
                  <w:sz w:val="26"/>
                  <w:szCs w:val="26"/>
                </w:rPr>
                <w:t xml:space="preserve"> sẽ có báo của người dùng vừa thêm</w:t>
              </w:r>
            </w:ins>
          </w:p>
        </w:tc>
      </w:tr>
      <w:tr>
        <w:trPr>
          <w:ins w:id="541" w:author="Minh Đức Lê" w:date="2018-03-22T16:19:00Z"/>
        </w:trPr>
        <w:tc>
          <w:tcPr>
            <w:tcW w:w="2343"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542" w:author="Minh Đức Lê" w:date="2018-03-22T16:19:00Z">
              <w:r>
                <w:rPr>
                  <w:rFonts w:cs="Times New Roman" w:ascii="Times New Roman" w:hAnsi="Times New Roman"/>
                  <w:b w:val="false"/>
                  <w:bCs w:val="false"/>
                  <w:sz w:val="26"/>
                  <w:szCs w:val="26"/>
                </w:rPr>
                <w:t>Luồng sự kiện chính (Basic flows)</w:t>
              </w:r>
            </w:ins>
          </w:p>
        </w:tc>
        <w:tc>
          <w:tcPr>
            <w:tcW w:w="6918" w:type="dxa"/>
            <w:tcBorders/>
            <w:shd w:color="auto" w:fill="auto" w:val="clear"/>
            <w:tcMar>
              <w:left w:w="98" w:type="dxa"/>
            </w:tcMar>
            <w:vAlign w:val="center"/>
          </w:tcPr>
          <w:p>
            <w:pPr>
              <w:pStyle w:val="InfoBlue"/>
              <w:numPr>
                <w:ilvl w:val="0"/>
                <w:numId w:val="6"/>
              </w:numPr>
              <w:spacing w:lineRule="auto" w:line="360" w:before="100" w:after="100"/>
              <w:rPr>
                <w:rFonts w:ascii="Times New Roman" w:hAnsi="Times New Roman"/>
                <w:sz w:val="26"/>
                <w:szCs w:val="26"/>
                <w:lang w:val="vi-VN"/>
              </w:rPr>
            </w:pPr>
            <w:ins w:id="543" w:author="Minh Đức Lê" w:date="2018-04-06T11:14:00Z">
              <w:r>
                <w:rPr>
                  <w:rFonts w:ascii="Times New Roman" w:hAnsi="Times New Roman"/>
                  <w:sz w:val="26"/>
                  <w:szCs w:val="26"/>
                </w:rPr>
                <w:t>Người dùng</w:t>
              </w:r>
            </w:ins>
            <w:ins w:id="544" w:author="Minh Đức Lê" w:date="2018-03-22T16:19:00Z">
              <w:r>
                <w:rPr>
                  <w:rFonts w:ascii="Times New Roman" w:hAnsi="Times New Roman"/>
                  <w:sz w:val="26"/>
                  <w:szCs w:val="26"/>
                </w:rPr>
                <w:t xml:space="preserve"> </w:t>
              </w:r>
            </w:ins>
            <w:ins w:id="545" w:author="Minh Đức Lê" w:date="2018-04-06T11:12:00Z">
              <w:r>
                <w:rPr>
                  <w:rFonts w:ascii="Times New Roman" w:hAnsi="Times New Roman"/>
                  <w:sz w:val="26"/>
                  <w:szCs w:val="26"/>
                </w:rPr>
                <w:t xml:space="preserve">nhập thông tin </w:t>
              </w:r>
            </w:ins>
            <w:ins w:id="546" w:author="Minh Đức Lê" w:date="2018-04-06T11:13:00Z">
              <w:r>
                <w:rPr>
                  <w:rFonts w:ascii="Times New Roman" w:hAnsi="Times New Roman"/>
                  <w:sz w:val="26"/>
                  <w:szCs w:val="26"/>
                </w:rPr>
                <w:t>đặt báo vào mẫu trong giao diện chi tiết báo</w:t>
              </w:r>
            </w:ins>
          </w:p>
          <w:p>
            <w:pPr>
              <w:pStyle w:val="InfoBlue"/>
              <w:numPr>
                <w:ilvl w:val="0"/>
                <w:numId w:val="6"/>
              </w:numPr>
              <w:spacing w:lineRule="auto" w:line="360" w:before="100" w:after="100"/>
              <w:rPr>
                <w:rFonts w:ascii="Times New Roman" w:hAnsi="Times New Roman"/>
                <w:sz w:val="26"/>
                <w:szCs w:val="26"/>
                <w:lang w:val="vi-VN"/>
              </w:rPr>
            </w:pPr>
            <w:ins w:id="547" w:author="Minh Đức Lê" w:date="2018-04-06T11:14:00Z">
              <w:r>
                <w:rPr>
                  <w:rFonts w:ascii="Times New Roman" w:hAnsi="Times New Roman"/>
                  <w:sz w:val="26"/>
                  <w:szCs w:val="26"/>
                </w:rPr>
                <w:t xml:space="preserve">Người dùng </w:t>
              </w:r>
            </w:ins>
            <w:ins w:id="548" w:author="Minh Đức Lê" w:date="2018-04-06T11:19:00Z">
              <w:r>
                <w:rPr>
                  <w:rFonts w:ascii="Times New Roman" w:hAnsi="Times New Roman"/>
                  <w:sz w:val="26"/>
                  <w:szCs w:val="26"/>
                </w:rPr>
                <w:t>chọn chức năng ‘</w:t>
              </w:r>
            </w:ins>
            <w:ins w:id="549" w:author="Minh Đức Lê" w:date="2018-04-06T13:16:00Z">
              <w:r>
                <w:rPr>
                  <w:rFonts w:ascii="Times New Roman" w:hAnsi="Times New Roman"/>
                  <w:sz w:val="26"/>
                  <w:szCs w:val="26"/>
                  <w:lang w:val="vi-VN"/>
                </w:rPr>
                <w:t>thêm giỏ</w:t>
              </w:r>
            </w:ins>
            <w:ins w:id="550" w:author="Minh Đức Lê" w:date="2018-04-06T11:19:00Z">
              <w:r>
                <w:rPr>
                  <w:rFonts w:ascii="Times New Roman" w:hAnsi="Times New Roman"/>
                  <w:sz w:val="26"/>
                  <w:szCs w:val="26"/>
                </w:rPr>
                <w:t xml:space="preserve"> báo’</w:t>
              </w:r>
            </w:ins>
          </w:p>
          <w:p>
            <w:pPr>
              <w:pStyle w:val="InfoBlue"/>
              <w:numPr>
                <w:ilvl w:val="0"/>
                <w:numId w:val="6"/>
              </w:numPr>
              <w:spacing w:lineRule="auto" w:line="360" w:before="100" w:after="100"/>
              <w:rPr>
                <w:rFonts w:ascii="Times New Roman" w:hAnsi="Times New Roman"/>
                <w:sz w:val="26"/>
                <w:szCs w:val="26"/>
                <w:lang w:val="vi-VN"/>
                <w:ins w:id="552" w:author="Minh Đức Lê" w:date="2018-03-22T16:19:00Z"/>
              </w:rPr>
            </w:pPr>
            <w:ins w:id="551" w:author="Minh Đức Lê" w:date="2018-04-08T10:05:00Z">
              <w:r>
                <w:rPr>
                  <w:rFonts w:ascii="Times New Roman" w:hAnsi="Times New Roman"/>
                  <w:sz w:val="26"/>
                  <w:szCs w:val="26"/>
                  <w:lang w:val="vi-VN"/>
                </w:rPr>
                <w:t>Hệ thống sẽ lưu thông tin giỏ báo vào session</w:t>
              </w:r>
            </w:ins>
          </w:p>
          <w:p>
            <w:pPr>
              <w:pStyle w:val="InfoBlue"/>
              <w:numPr>
                <w:ilvl w:val="0"/>
                <w:numId w:val="6"/>
              </w:numPr>
              <w:spacing w:lineRule="auto" w:line="360" w:before="100" w:after="100"/>
              <w:rPr>
                <w:rFonts w:ascii="Times New Roman" w:hAnsi="Times New Roman"/>
                <w:sz w:val="26"/>
                <w:szCs w:val="26"/>
                <w:lang w:val="vi-VN"/>
              </w:rPr>
            </w:pPr>
            <w:ins w:id="553" w:author="Minh Đức Lê" w:date="2018-03-22T16:25:00Z">
              <w:r>
                <w:rPr>
                  <w:rFonts w:ascii="Times New Roman" w:hAnsi="Times New Roman"/>
                  <w:sz w:val="26"/>
                  <w:szCs w:val="26"/>
                </w:rPr>
                <w:t xml:space="preserve">Hệ thống </w:t>
              </w:r>
            </w:ins>
            <w:ins w:id="554" w:author="Minh Đức Lê" w:date="2018-04-06T11:20:00Z">
              <w:r>
                <w:rPr>
                  <w:rFonts w:ascii="Times New Roman" w:hAnsi="Times New Roman"/>
                  <w:sz w:val="26"/>
                  <w:szCs w:val="26"/>
                </w:rPr>
                <w:t>chuyển qua giao diện giỏ báo.</w:t>
              </w:r>
            </w:ins>
          </w:p>
        </w:tc>
      </w:tr>
    </w:tbl>
    <w:p>
      <w:pPr>
        <w:pStyle w:val="Normal"/>
        <w:rPr/>
      </w:pPr>
      <w:r>
        <w:rPr/>
        <w:drawing>
          <wp:inline distT="0" distB="0" distL="0" distR="0">
            <wp:extent cx="5580380" cy="5168265"/>
            <wp:effectExtent l="0" t="0" r="0" b="0"/>
            <wp:docPr id="18"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9" descr=""/>
                    <pic:cNvPicPr>
                      <a:picLocks noChangeAspect="1" noChangeArrowheads="1"/>
                    </pic:cNvPicPr>
                  </pic:nvPicPr>
                  <pic:blipFill>
                    <a:blip r:embed="rId35"/>
                    <a:stretch>
                      <a:fillRect/>
                    </a:stretch>
                  </pic:blipFill>
                  <pic:spPr bwMode="auto">
                    <a:xfrm>
                      <a:off x="0" y="0"/>
                      <a:ext cx="5580380" cy="5168265"/>
                    </a:xfrm>
                    <a:prstGeom prst="rect">
                      <a:avLst/>
                    </a:prstGeom>
                  </pic:spPr>
                </pic:pic>
              </a:graphicData>
            </a:graphic>
          </wp:inline>
        </w:drawing>
      </w:r>
    </w:p>
    <w:p>
      <w:pPr>
        <w:pStyle w:val="Normal"/>
        <w:rPr/>
      </w:pPr>
      <w:r>
        <w:rPr/>
      </w:r>
    </w:p>
    <w:p>
      <w:pPr>
        <w:pStyle w:val="Normal"/>
        <w:ind w:hanging="0"/>
        <w:rPr/>
      </w:pPr>
      <w:r>
        <w:rPr/>
        <w:drawing>
          <wp:inline distT="0" distB="0" distL="0" distR="0">
            <wp:extent cx="5580380" cy="3686175"/>
            <wp:effectExtent l="0" t="0" r="0" b="0"/>
            <wp:docPr id="1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
                    <pic:cNvPicPr>
                      <a:picLocks noChangeAspect="1" noChangeArrowheads="1"/>
                    </pic:cNvPicPr>
                  </pic:nvPicPr>
                  <pic:blipFill>
                    <a:blip r:embed="rId36"/>
                    <a:stretch>
                      <a:fillRect/>
                    </a:stretch>
                  </pic:blipFill>
                  <pic:spPr bwMode="auto">
                    <a:xfrm>
                      <a:off x="0" y="0"/>
                      <a:ext cx="5580380" cy="3686175"/>
                    </a:xfrm>
                    <a:prstGeom prst="rect">
                      <a:avLst/>
                    </a:prstGeom>
                  </pic:spPr>
                </pic:pic>
              </a:graphicData>
            </a:graphic>
          </wp:inline>
        </w:drawing>
      </w:r>
    </w:p>
    <w:p>
      <w:pPr>
        <w:pStyle w:val="Heading3"/>
        <w:numPr>
          <w:ilvl w:val="2"/>
          <w:numId w:val="3"/>
        </w:numPr>
        <w:rPr/>
      </w:pPr>
      <w:ins w:id="555" w:author="Minh Đức Lê" w:date="2018-03-22T16:27:00Z">
        <w:bookmarkStart w:id="57" w:name="_Toc510808730"/>
        <w:bookmarkEnd w:id="57"/>
        <w:r>
          <w:rPr/>
          <w:t>Xóa giỏ báo</w:t>
        </w:r>
      </w:ins>
    </w:p>
    <w:p>
      <w:pPr>
        <w:pStyle w:val="Normal"/>
        <w:rPr/>
      </w:pPr>
      <w:ins w:id="556" w:author="Minh Đức Lê" w:date="2018-03-22T16:27:00Z">
        <w:r>
          <w:rPr/>
          <w:t>Nội dung tiểu mục</w:t>
        </w:r>
      </w:ins>
    </w:p>
    <w:tbl>
      <w:tblPr>
        <w:tblStyle w:val="TableGrid"/>
        <w:tblW w:w="9262" w:type="dxa"/>
        <w:jc w:val="left"/>
        <w:tblInd w:w="-10" w:type="dxa"/>
        <w:tblCellMar>
          <w:top w:w="0" w:type="dxa"/>
          <w:left w:w="98" w:type="dxa"/>
          <w:bottom w:w="0" w:type="dxa"/>
          <w:right w:w="108" w:type="dxa"/>
        </w:tblCellMar>
        <w:tblLook w:val="01e0" w:noVBand="0" w:noHBand="0" w:lastColumn="1" w:firstColumn="1" w:lastRow="1" w:firstRow="1"/>
      </w:tblPr>
      <w:tblGrid>
        <w:gridCol w:w="2343"/>
        <w:gridCol w:w="6918"/>
      </w:tblGrid>
      <w:tr>
        <w:trPr>
          <w:ins w:id="557" w:author="Minh Đức Lê" w:date="2018-03-22T16:27:00Z"/>
        </w:trPr>
        <w:tc>
          <w:tcPr>
            <w:tcW w:w="9261" w:type="dxa"/>
            <w:gridSpan w:val="2"/>
            <w:tcBorders/>
            <w:shd w:color="auto" w:fill="auto" w:val="clear"/>
            <w:tcMar>
              <w:left w:w="98" w:type="dxa"/>
            </w:tcMar>
            <w:vAlign w:val="center"/>
          </w:tcPr>
          <w:p>
            <w:pPr>
              <w:pStyle w:val="Normal"/>
              <w:spacing w:lineRule="auto" w:line="360" w:before="100" w:after="100"/>
              <w:rPr>
                <w:b/>
                <w:b/>
                <w:szCs w:val="26"/>
              </w:rPr>
            </w:pPr>
            <w:ins w:id="558" w:author="Minh Đức Lê" w:date="2018-03-22T16:27:00Z">
              <w:r>
                <w:rPr>
                  <w:b/>
                  <w:bCs/>
                  <w:szCs w:val="26"/>
                </w:rPr>
                <w:t xml:space="preserve">Use case: </w:t>
              </w:r>
            </w:ins>
            <w:ins w:id="559" w:author="Minh Đức Lê" w:date="2018-03-22T16:27:00Z">
              <w:r>
                <w:rPr>
                  <w:i/>
                  <w:iCs/>
                  <w:color w:val="0000FF"/>
                  <w:szCs w:val="26"/>
                </w:rPr>
                <w:t>Xóa giỏ báo</w:t>
              </w:r>
            </w:ins>
          </w:p>
        </w:tc>
      </w:tr>
      <w:tr>
        <w:trPr>
          <w:ins w:id="560" w:author="Minh Đức Lê" w:date="2018-03-22T16:27:00Z"/>
        </w:trPr>
        <w:tc>
          <w:tcPr>
            <w:tcW w:w="2343"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561" w:author="Minh Đức Lê" w:date="2018-03-22T16:27:00Z">
              <w:r>
                <w:rPr>
                  <w:rFonts w:cs="Times New Roman" w:ascii="Times New Roman" w:hAnsi="Times New Roman"/>
                  <w:b w:val="false"/>
                  <w:bCs w:val="false"/>
                  <w:sz w:val="26"/>
                  <w:szCs w:val="26"/>
                </w:rPr>
                <w:t>Mục đích:</w:t>
              </w:r>
            </w:ins>
          </w:p>
        </w:tc>
        <w:tc>
          <w:tcPr>
            <w:tcW w:w="6918"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562" w:author="Minh Đức Lê" w:date="2018-03-22T16:27:00Z">
              <w:r>
                <w:rPr>
                  <w:rFonts w:ascii="Times New Roman" w:hAnsi="Times New Roman"/>
                  <w:sz w:val="26"/>
                  <w:szCs w:val="26"/>
                </w:rPr>
                <w:t>Xóa tờ báo</w:t>
              </w:r>
            </w:ins>
            <w:ins w:id="563" w:author="Minh Đức Lê" w:date="2018-04-06T11:46:00Z">
              <w:r>
                <w:rPr>
                  <w:rFonts w:ascii="Times New Roman" w:hAnsi="Times New Roman"/>
                  <w:sz w:val="26"/>
                  <w:szCs w:val="26"/>
                </w:rPr>
                <w:t xml:space="preserve"> đã đặt</w:t>
              </w:r>
            </w:ins>
            <w:ins w:id="564" w:author="Minh Đức Lê" w:date="2018-03-22T16:27:00Z">
              <w:r>
                <w:rPr>
                  <w:rFonts w:ascii="Times New Roman" w:hAnsi="Times New Roman"/>
                  <w:sz w:val="26"/>
                  <w:szCs w:val="26"/>
                </w:rPr>
                <w:t xml:space="preserve"> có trong giỏ hàng</w:t>
              </w:r>
            </w:ins>
          </w:p>
        </w:tc>
      </w:tr>
      <w:tr>
        <w:trPr>
          <w:ins w:id="565" w:author="Minh Đức Lê" w:date="2018-03-22T16:27:00Z"/>
        </w:trPr>
        <w:tc>
          <w:tcPr>
            <w:tcW w:w="2343"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566" w:author="Minh Đức Lê" w:date="2018-03-22T16:27:00Z">
              <w:r>
                <w:rPr>
                  <w:rFonts w:cs="Times New Roman" w:ascii="Times New Roman" w:hAnsi="Times New Roman"/>
                  <w:b w:val="false"/>
                  <w:bCs w:val="false"/>
                  <w:sz w:val="26"/>
                  <w:szCs w:val="26"/>
                </w:rPr>
                <w:t>Mô tả:</w:t>
              </w:r>
            </w:ins>
          </w:p>
        </w:tc>
        <w:tc>
          <w:tcPr>
            <w:tcW w:w="6918"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567" w:author="Minh Đức Lê" w:date="2018-03-22T16:27:00Z">
              <w:r>
                <w:rPr>
                  <w:rFonts w:ascii="Times New Roman" w:hAnsi="Times New Roman"/>
                  <w:sz w:val="26"/>
                  <w:szCs w:val="26"/>
                </w:rPr>
                <w:t xml:space="preserve">Người dùng chọn nút </w:t>
              </w:r>
            </w:ins>
            <w:ins w:id="568" w:author="Minh Đức Lê" w:date="2018-04-06T11:47:00Z">
              <w:r>
                <w:rPr>
                  <w:rFonts w:ascii="Times New Roman" w:hAnsi="Times New Roman"/>
                  <w:sz w:val="26"/>
                  <w:szCs w:val="26"/>
                </w:rPr>
                <w:t>‘</w:t>
              </w:r>
            </w:ins>
            <w:ins w:id="569" w:author="Minh Đức Lê" w:date="2018-03-22T16:27:00Z">
              <w:r>
                <w:rPr>
                  <w:rFonts w:ascii="Times New Roman" w:hAnsi="Times New Roman"/>
                  <w:sz w:val="26"/>
                  <w:szCs w:val="26"/>
                </w:rPr>
                <w:t>xóa</w:t>
              </w:r>
            </w:ins>
            <w:ins w:id="570" w:author="Minh Đức Lê" w:date="2018-04-06T11:47:00Z">
              <w:r>
                <w:rPr>
                  <w:rFonts w:ascii="Times New Roman" w:hAnsi="Times New Roman"/>
                  <w:sz w:val="26"/>
                  <w:szCs w:val="26"/>
                </w:rPr>
                <w:t>’ trong giao diện</w:t>
              </w:r>
            </w:ins>
            <w:ins w:id="571" w:author="Minh Đức Lê" w:date="2018-03-22T16:27:00Z">
              <w:r>
                <w:rPr>
                  <w:rFonts w:ascii="Times New Roman" w:hAnsi="Times New Roman"/>
                  <w:sz w:val="26"/>
                  <w:szCs w:val="26"/>
                </w:rPr>
                <w:t xml:space="preserve"> giỏ báo, báo sẽ biến mất khỏi giỏ báo</w:t>
              </w:r>
            </w:ins>
          </w:p>
        </w:tc>
      </w:tr>
      <w:tr>
        <w:trPr>
          <w:ins w:id="572" w:author="Minh Đức Lê" w:date="2018-03-22T16:27:00Z"/>
        </w:trPr>
        <w:tc>
          <w:tcPr>
            <w:tcW w:w="2343"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573" w:author="Minh Đức Lê" w:date="2018-03-22T16:27:00Z">
              <w:r>
                <w:rPr>
                  <w:rFonts w:cs="Times New Roman" w:ascii="Times New Roman" w:hAnsi="Times New Roman"/>
                  <w:b w:val="false"/>
                  <w:bCs w:val="false"/>
                  <w:sz w:val="26"/>
                  <w:szCs w:val="26"/>
                </w:rPr>
                <w:t>Tác nhân:</w:t>
              </w:r>
            </w:ins>
          </w:p>
        </w:tc>
        <w:tc>
          <w:tcPr>
            <w:tcW w:w="6918"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lang w:val="vi-VN"/>
              </w:rPr>
            </w:pPr>
            <w:ins w:id="574" w:author="Minh Đức Lê" w:date="2018-03-22T16:27:00Z">
              <w:r>
                <w:rPr>
                  <w:rFonts w:ascii="Times New Roman" w:hAnsi="Times New Roman"/>
                  <w:sz w:val="26"/>
                  <w:szCs w:val="26"/>
                </w:rPr>
                <w:t>Người dùng (Guest)</w:t>
              </w:r>
            </w:ins>
          </w:p>
        </w:tc>
      </w:tr>
      <w:tr>
        <w:trPr>
          <w:ins w:id="575" w:author="Minh Đức Lê" w:date="2018-03-22T16:27:00Z"/>
        </w:trPr>
        <w:tc>
          <w:tcPr>
            <w:tcW w:w="2343"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576" w:author="Minh Đức Lê" w:date="2018-03-22T16:27:00Z">
              <w:r>
                <w:rPr>
                  <w:rFonts w:cs="Times New Roman" w:ascii="Times New Roman" w:hAnsi="Times New Roman"/>
                  <w:b w:val="false"/>
                  <w:bCs w:val="false"/>
                  <w:sz w:val="26"/>
                  <w:szCs w:val="26"/>
                </w:rPr>
                <w:t>Điều kiện sau:</w:t>
              </w:r>
            </w:ins>
          </w:p>
        </w:tc>
        <w:tc>
          <w:tcPr>
            <w:tcW w:w="6918"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577" w:author="Minh Đức Lê" w:date="2018-03-22T16:27:00Z">
              <w:r>
                <w:rPr>
                  <w:rFonts w:ascii="Times New Roman" w:hAnsi="Times New Roman"/>
                  <w:sz w:val="26"/>
                  <w:szCs w:val="26"/>
                </w:rPr>
                <w:t>Giỏ hàng sẽ mất báo của người dùng vừa xóa</w:t>
              </w:r>
            </w:ins>
          </w:p>
        </w:tc>
      </w:tr>
      <w:tr>
        <w:trPr>
          <w:ins w:id="578" w:author="Minh Đức Lê" w:date="2018-03-22T16:27:00Z"/>
        </w:trPr>
        <w:tc>
          <w:tcPr>
            <w:tcW w:w="2343"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579" w:author="Minh Đức Lê" w:date="2018-03-22T16:27:00Z">
              <w:r>
                <w:rPr>
                  <w:rFonts w:cs="Times New Roman" w:ascii="Times New Roman" w:hAnsi="Times New Roman"/>
                  <w:b w:val="false"/>
                  <w:bCs w:val="false"/>
                  <w:sz w:val="26"/>
                  <w:szCs w:val="26"/>
                </w:rPr>
                <w:t>Luồng sự kiện chính (Basic flows)</w:t>
              </w:r>
            </w:ins>
          </w:p>
        </w:tc>
        <w:tc>
          <w:tcPr>
            <w:tcW w:w="6918" w:type="dxa"/>
            <w:tcBorders/>
            <w:shd w:color="auto" w:fill="auto" w:val="clear"/>
            <w:tcMar>
              <w:left w:w="98" w:type="dxa"/>
            </w:tcMar>
            <w:vAlign w:val="center"/>
          </w:tcPr>
          <w:p>
            <w:pPr>
              <w:pStyle w:val="InfoBlue"/>
              <w:numPr>
                <w:ilvl w:val="0"/>
                <w:numId w:val="7"/>
              </w:numPr>
              <w:spacing w:lineRule="auto" w:line="360" w:before="100" w:after="100"/>
              <w:rPr>
                <w:rFonts w:ascii="Times New Roman" w:hAnsi="Times New Roman"/>
                <w:sz w:val="26"/>
                <w:szCs w:val="26"/>
                <w:lang w:val="vi-VN"/>
              </w:rPr>
            </w:pPr>
            <w:ins w:id="580" w:author="Minh Đức Lê" w:date="2018-03-22T16:28:00Z">
              <w:r>
                <w:rPr>
                  <w:rFonts w:ascii="Times New Roman" w:hAnsi="Times New Roman"/>
                  <w:sz w:val="26"/>
                  <w:szCs w:val="26"/>
                </w:rPr>
                <w:t>Người dùng</w:t>
              </w:r>
            </w:ins>
            <w:ins w:id="581" w:author="Minh Đức Lê" w:date="2018-03-22T16:27:00Z">
              <w:r>
                <w:rPr>
                  <w:rFonts w:ascii="Times New Roman" w:hAnsi="Times New Roman"/>
                  <w:sz w:val="26"/>
                  <w:szCs w:val="26"/>
                </w:rPr>
                <w:t xml:space="preserve"> </w:t>
              </w:r>
            </w:ins>
            <w:ins w:id="582" w:author="Minh Đức Lê" w:date="2018-03-22T16:27:00Z">
              <w:r>
                <w:rPr>
                  <w:rFonts w:ascii="Times New Roman" w:hAnsi="Times New Roman"/>
                  <w:sz w:val="26"/>
                  <w:szCs w:val="26"/>
                  <w:lang w:val="vi-VN"/>
                </w:rPr>
                <w:t xml:space="preserve">chọn chức năng </w:t>
              </w:r>
            </w:ins>
            <w:ins w:id="583" w:author="Minh Đức Lê" w:date="2018-04-06T11:48:00Z">
              <w:r>
                <w:rPr>
                  <w:rFonts w:ascii="Times New Roman" w:hAnsi="Times New Roman"/>
                  <w:sz w:val="26"/>
                  <w:szCs w:val="26"/>
                </w:rPr>
                <w:t>‘</w:t>
              </w:r>
            </w:ins>
            <w:ins w:id="584" w:author="Minh Đức Lê" w:date="2018-03-22T16:28:00Z">
              <w:r>
                <w:rPr>
                  <w:rFonts w:ascii="Times New Roman" w:hAnsi="Times New Roman"/>
                  <w:sz w:val="26"/>
                  <w:szCs w:val="26"/>
                </w:rPr>
                <w:t>Xóa</w:t>
              </w:r>
            </w:ins>
            <w:ins w:id="585" w:author="Minh Đức Lê" w:date="2018-04-06T11:48:00Z">
              <w:r>
                <w:rPr>
                  <w:rFonts w:ascii="Times New Roman" w:hAnsi="Times New Roman"/>
                  <w:sz w:val="26"/>
                  <w:szCs w:val="26"/>
                </w:rPr>
                <w:t>’ trong giao diện</w:t>
              </w:r>
            </w:ins>
            <w:ins w:id="586" w:author="Minh Đức Lê" w:date="2018-03-22T16:27:00Z">
              <w:r>
                <w:rPr>
                  <w:rFonts w:ascii="Times New Roman" w:hAnsi="Times New Roman"/>
                  <w:sz w:val="26"/>
                  <w:szCs w:val="26"/>
                </w:rPr>
                <w:t xml:space="preserve"> giỏ báo</w:t>
              </w:r>
            </w:ins>
          </w:p>
          <w:p>
            <w:pPr>
              <w:pStyle w:val="InfoBlue"/>
              <w:numPr>
                <w:ilvl w:val="0"/>
                <w:numId w:val="7"/>
              </w:numPr>
              <w:spacing w:lineRule="auto" w:line="360" w:before="100" w:after="100"/>
              <w:rPr>
                <w:rFonts w:ascii="Times New Roman" w:hAnsi="Times New Roman"/>
                <w:sz w:val="26"/>
                <w:szCs w:val="26"/>
                <w:lang w:val="vi-VN"/>
              </w:rPr>
            </w:pPr>
            <w:ins w:id="587" w:author="Minh Đức Lê" w:date="2018-03-22T16:29:00Z">
              <w:r>
                <w:rPr>
                  <w:rFonts w:ascii="Times New Roman" w:hAnsi="Times New Roman"/>
                  <w:sz w:val="26"/>
                  <w:szCs w:val="26"/>
                </w:rPr>
                <w:t>Hiện thông báo xác nhận muốn xóa không.</w:t>
              </w:r>
            </w:ins>
          </w:p>
          <w:p>
            <w:pPr>
              <w:pStyle w:val="InfoBlue"/>
              <w:numPr>
                <w:ilvl w:val="0"/>
                <w:numId w:val="7"/>
              </w:numPr>
              <w:spacing w:lineRule="auto" w:line="360" w:before="100" w:after="100"/>
              <w:rPr>
                <w:rFonts w:ascii="Times New Roman" w:hAnsi="Times New Roman"/>
                <w:sz w:val="26"/>
                <w:szCs w:val="26"/>
                <w:lang w:val="vi-VN"/>
              </w:rPr>
            </w:pPr>
            <w:ins w:id="588" w:author="Minh Đức Lê" w:date="2018-03-22T16:27:00Z">
              <w:r>
                <w:rPr>
                  <w:rFonts w:ascii="Times New Roman" w:hAnsi="Times New Roman"/>
                  <w:sz w:val="26"/>
                  <w:szCs w:val="26"/>
                </w:rPr>
                <w:t>Hệ thống sẵn sàng cho hành động kế tiếp</w:t>
              </w:r>
            </w:ins>
            <w:ins w:id="589" w:author="Minh Đức Lê" w:date="2018-03-22T16:29:00Z">
              <w:r>
                <w:rPr>
                  <w:rFonts w:ascii="Times New Roman" w:hAnsi="Times New Roman"/>
                  <w:sz w:val="26"/>
                  <w:szCs w:val="26"/>
                </w:rPr>
                <w:t xml:space="preserve"> tại </w:t>
              </w:r>
            </w:ins>
            <w:ins w:id="590" w:author="Minh Đức Lê" w:date="2018-04-06T11:48:00Z">
              <w:r>
                <w:rPr>
                  <w:rFonts w:ascii="Times New Roman" w:hAnsi="Times New Roman"/>
                  <w:sz w:val="26"/>
                  <w:szCs w:val="26"/>
                </w:rPr>
                <w:t>giao diện giỏ báo</w:t>
              </w:r>
            </w:ins>
          </w:p>
        </w:tc>
      </w:tr>
    </w:tbl>
    <w:p>
      <w:pPr>
        <w:pStyle w:val="Normal"/>
        <w:ind w:hanging="0"/>
        <w:rPr/>
      </w:pPr>
      <w:r>
        <w:rPr/>
      </w:r>
    </w:p>
    <w:p>
      <w:pPr>
        <w:pStyle w:val="Normal"/>
        <w:spacing w:lineRule="auto" w:line="240" w:before="0" w:after="0"/>
        <w:ind w:hanging="0"/>
        <w:jc w:val="left"/>
        <w:rPr/>
      </w:pPr>
      <w:r>
        <w:rPr/>
        <w:drawing>
          <wp:inline distT="0" distB="0" distL="0" distR="0">
            <wp:extent cx="5580380" cy="5085080"/>
            <wp:effectExtent l="0" t="0" r="0" b="0"/>
            <wp:docPr id="2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0" descr=""/>
                    <pic:cNvPicPr>
                      <a:picLocks noChangeAspect="1" noChangeArrowheads="1"/>
                    </pic:cNvPicPr>
                  </pic:nvPicPr>
                  <pic:blipFill>
                    <a:blip r:embed="rId37"/>
                    <a:stretch>
                      <a:fillRect/>
                    </a:stretch>
                  </pic:blipFill>
                  <pic:spPr bwMode="auto">
                    <a:xfrm>
                      <a:off x="0" y="0"/>
                      <a:ext cx="5580380" cy="5085080"/>
                    </a:xfrm>
                    <a:prstGeom prst="rect">
                      <a:avLst/>
                    </a:prstGeom>
                  </pic:spPr>
                </pic:pic>
              </a:graphicData>
            </a:graphic>
          </wp:inline>
        </w:drawing>
      </w:r>
    </w:p>
    <w:p>
      <w:pPr>
        <w:pStyle w:val="Normal"/>
        <w:ind w:hanging="0"/>
        <w:rPr/>
      </w:pPr>
      <w:r>
        <w:rPr/>
        <w:drawing>
          <wp:inline distT="0" distB="0" distL="0" distR="0">
            <wp:extent cx="5580380" cy="3571875"/>
            <wp:effectExtent l="0" t="0" r="0" b="0"/>
            <wp:docPr id="21"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descr=""/>
                    <pic:cNvPicPr>
                      <a:picLocks noChangeAspect="1" noChangeArrowheads="1"/>
                    </pic:cNvPicPr>
                  </pic:nvPicPr>
                  <pic:blipFill>
                    <a:blip r:embed="rId38"/>
                    <a:stretch>
                      <a:fillRect/>
                    </a:stretch>
                  </pic:blipFill>
                  <pic:spPr bwMode="auto">
                    <a:xfrm>
                      <a:off x="0" y="0"/>
                      <a:ext cx="5580380" cy="3571875"/>
                    </a:xfrm>
                    <a:prstGeom prst="rect">
                      <a:avLst/>
                    </a:prstGeom>
                  </pic:spPr>
                </pic:pic>
              </a:graphicData>
            </a:graphic>
          </wp:inline>
        </w:drawing>
      </w:r>
    </w:p>
    <w:p>
      <w:pPr>
        <w:pStyle w:val="Normal"/>
        <w:ind w:hanging="0"/>
        <w:rPr/>
      </w:pPr>
      <w:r>
        <w:rPr/>
      </w:r>
    </w:p>
    <w:p>
      <w:pPr>
        <w:pStyle w:val="Heading3"/>
        <w:numPr>
          <w:ilvl w:val="2"/>
          <w:numId w:val="3"/>
        </w:numPr>
        <w:rPr/>
      </w:pPr>
      <w:ins w:id="591" w:author="FALCON ." w:date="2018-03-22T16:50:00Z">
        <w:bookmarkStart w:id="58" w:name="_Toc510808731"/>
        <w:bookmarkEnd w:id="58"/>
        <w:r>
          <w:rPr/>
          <w:t>Quản Lý Báo</w:t>
        </w:r>
      </w:ins>
    </w:p>
    <w:p>
      <w:pPr>
        <w:pStyle w:val="Normal"/>
        <w:rPr/>
      </w:pPr>
      <w:r>
        <w:rPr/>
      </w:r>
    </w:p>
    <w:tbl>
      <w:tblPr>
        <w:tblStyle w:val="TableGrid"/>
        <w:tblW w:w="9262" w:type="dxa"/>
        <w:jc w:val="left"/>
        <w:tblInd w:w="-10" w:type="dxa"/>
        <w:tblCellMar>
          <w:top w:w="0" w:type="dxa"/>
          <w:left w:w="98" w:type="dxa"/>
          <w:bottom w:w="0" w:type="dxa"/>
          <w:right w:w="108" w:type="dxa"/>
        </w:tblCellMar>
        <w:tblLook w:val="01e0" w:noVBand="0" w:noHBand="0" w:lastColumn="1" w:firstColumn="1" w:lastRow="1" w:firstRow="1"/>
      </w:tblPr>
      <w:tblGrid>
        <w:gridCol w:w="3677"/>
        <w:gridCol w:w="5584"/>
      </w:tblGrid>
      <w:tr>
        <w:trPr>
          <w:ins w:id="592" w:author="FALCON ." w:date="2018-03-22T16:50:00Z"/>
        </w:trPr>
        <w:tc>
          <w:tcPr>
            <w:tcW w:w="9261" w:type="dxa"/>
            <w:gridSpan w:val="2"/>
            <w:tcBorders/>
            <w:shd w:color="auto" w:fill="auto" w:val="clear"/>
            <w:tcMar>
              <w:left w:w="98" w:type="dxa"/>
            </w:tcMar>
            <w:vAlign w:val="center"/>
          </w:tcPr>
          <w:p>
            <w:pPr>
              <w:pStyle w:val="Normal"/>
              <w:spacing w:lineRule="auto" w:line="360" w:before="100" w:after="100"/>
              <w:rPr>
                <w:b/>
                <w:b/>
                <w:szCs w:val="26"/>
              </w:rPr>
            </w:pPr>
            <w:ins w:id="593" w:author="FALCON ." w:date="2018-03-22T16:50:00Z">
              <w:r>
                <w:rPr>
                  <w:b/>
                  <w:bCs/>
                  <w:szCs w:val="26"/>
                </w:rPr>
                <w:t xml:space="preserve">Use case: </w:t>
              </w:r>
            </w:ins>
            <w:ins w:id="594" w:author="FALCON ." w:date="2018-03-22T16:51:00Z">
              <w:r>
                <w:rPr>
                  <w:b/>
                  <w:bCs/>
                  <w:szCs w:val="26"/>
                </w:rPr>
                <w:t xml:space="preserve">Quản Lý </w:t>
              </w:r>
            </w:ins>
            <w:ins w:id="595" w:author="FALCON ." w:date="2018-03-22T16:53:00Z">
              <w:r>
                <w:rPr>
                  <w:b/>
                  <w:bCs/>
                  <w:szCs w:val="26"/>
                </w:rPr>
                <w:t>Báo</w:t>
              </w:r>
            </w:ins>
          </w:p>
        </w:tc>
      </w:tr>
      <w:tr>
        <w:trPr>
          <w:ins w:id="596" w:author="FALCON ." w:date="2018-03-22T16:50:00Z"/>
        </w:trPr>
        <w:tc>
          <w:tcPr>
            <w:tcW w:w="3677"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597" w:author="FALCON ." w:date="2018-03-22T16:50:00Z">
              <w:r>
                <w:rPr>
                  <w:rFonts w:cs="Times New Roman" w:ascii="Times New Roman" w:hAnsi="Times New Roman"/>
                  <w:b w:val="false"/>
                  <w:bCs w:val="false"/>
                  <w:sz w:val="26"/>
                  <w:szCs w:val="26"/>
                </w:rPr>
                <w:t>Mục đích:</w:t>
              </w:r>
            </w:ins>
          </w:p>
        </w:tc>
        <w:tc>
          <w:tcPr>
            <w:tcW w:w="558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598" w:author="FALCON ." w:date="2018-03-22T16:51:00Z">
              <w:r>
                <w:rPr>
                  <w:b/>
                  <w:bCs/>
                  <w:szCs w:val="26"/>
                </w:rPr>
                <w:t xml:space="preserve">Admin thực hiện chức năng Quản Lý </w:t>
              </w:r>
            </w:ins>
            <w:ins w:id="599" w:author="FALCON ." w:date="2018-03-22T16:53:00Z">
              <w:r>
                <w:rPr>
                  <w:b/>
                  <w:bCs/>
                  <w:szCs w:val="26"/>
                </w:rPr>
                <w:t>Báo</w:t>
              </w:r>
            </w:ins>
          </w:p>
        </w:tc>
      </w:tr>
      <w:tr>
        <w:trPr>
          <w:ins w:id="600" w:author="FALCON ." w:date="2018-03-22T16:50:00Z"/>
        </w:trPr>
        <w:tc>
          <w:tcPr>
            <w:tcW w:w="3677"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601" w:author="FALCON ." w:date="2018-03-22T16:50:00Z">
              <w:r>
                <w:rPr>
                  <w:rFonts w:cs="Times New Roman" w:ascii="Times New Roman" w:hAnsi="Times New Roman"/>
                  <w:b w:val="false"/>
                  <w:bCs w:val="false"/>
                  <w:sz w:val="26"/>
                  <w:szCs w:val="26"/>
                </w:rPr>
                <w:t>Mô tả:</w:t>
              </w:r>
            </w:ins>
          </w:p>
        </w:tc>
        <w:tc>
          <w:tcPr>
            <w:tcW w:w="558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602" w:author="FALCON ." w:date="2018-03-22T16:52:00Z">
              <w:r>
                <w:rPr>
                  <w:rFonts w:ascii="Times New Roman" w:hAnsi="Times New Roman"/>
                  <w:sz w:val="26"/>
                  <w:szCs w:val="26"/>
                </w:rPr>
                <w:t xml:space="preserve">Admin vào trang “quản lý </w:t>
              </w:r>
            </w:ins>
            <w:ins w:id="603" w:author="FALCON ." w:date="2018-03-25T14:42:00Z">
              <w:r>
                <w:rPr>
                  <w:rFonts w:ascii="Times New Roman" w:hAnsi="Times New Roman"/>
                  <w:sz w:val="26"/>
                  <w:szCs w:val="26"/>
                </w:rPr>
                <w:t>báo</w:t>
              </w:r>
            </w:ins>
            <w:ins w:id="604" w:author="FALCON ." w:date="2018-03-22T16:52:00Z">
              <w:r>
                <w:rPr>
                  <w:rFonts w:ascii="Times New Roman" w:hAnsi="Times New Roman"/>
                  <w:sz w:val="26"/>
                  <w:szCs w:val="26"/>
                </w:rPr>
                <w:t>” để thực hiện thao tác thêm, xóa, sửa, cập nhật Báo</w:t>
              </w:r>
            </w:ins>
          </w:p>
        </w:tc>
      </w:tr>
      <w:tr>
        <w:trPr>
          <w:ins w:id="605" w:author="FALCON ." w:date="2018-03-22T16:50:00Z"/>
        </w:trPr>
        <w:tc>
          <w:tcPr>
            <w:tcW w:w="3677"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606" w:author="FALCON ." w:date="2018-03-22T16:50:00Z">
              <w:r>
                <w:rPr>
                  <w:rFonts w:cs="Times New Roman" w:ascii="Times New Roman" w:hAnsi="Times New Roman"/>
                  <w:b w:val="false"/>
                  <w:bCs w:val="false"/>
                  <w:sz w:val="26"/>
                  <w:szCs w:val="26"/>
                </w:rPr>
                <w:t>Tác nhân:</w:t>
              </w:r>
            </w:ins>
          </w:p>
        </w:tc>
        <w:tc>
          <w:tcPr>
            <w:tcW w:w="558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lang w:val="vi-VN"/>
              </w:rPr>
            </w:pPr>
            <w:ins w:id="607" w:author="FALCON ." w:date="2018-03-22T16:53:00Z">
              <w:r>
                <w:rPr>
                  <w:rFonts w:ascii="Times New Roman" w:hAnsi="Times New Roman"/>
                  <w:sz w:val="26"/>
                  <w:szCs w:val="26"/>
                </w:rPr>
                <w:t>Admin</w:t>
              </w:r>
            </w:ins>
          </w:p>
        </w:tc>
      </w:tr>
      <w:tr>
        <w:trPr>
          <w:ins w:id="608" w:author="FALCON ." w:date="2018-03-22T16:50:00Z"/>
        </w:trPr>
        <w:tc>
          <w:tcPr>
            <w:tcW w:w="3677"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609" w:author="FALCON ." w:date="2018-03-22T16:50:00Z">
              <w:r>
                <w:rPr>
                  <w:rFonts w:cs="Times New Roman" w:ascii="Times New Roman" w:hAnsi="Times New Roman"/>
                  <w:b w:val="false"/>
                  <w:bCs w:val="false"/>
                  <w:sz w:val="26"/>
                  <w:szCs w:val="26"/>
                </w:rPr>
                <w:t>Điều kiện sau:</w:t>
              </w:r>
            </w:ins>
          </w:p>
        </w:tc>
        <w:tc>
          <w:tcPr>
            <w:tcW w:w="558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610" w:author="FALCON ." w:date="2018-03-22T16:53:00Z">
              <w:r>
                <w:rPr>
                  <w:rFonts w:ascii="Times New Roman" w:hAnsi="Times New Roman"/>
                  <w:sz w:val="26"/>
                  <w:szCs w:val="26"/>
                </w:rPr>
                <w:t xml:space="preserve"> </w:t>
              </w:r>
            </w:ins>
            <w:ins w:id="611" w:author="FALCON ." w:date="2018-03-22T16:53:00Z">
              <w:r>
                <w:rPr>
                  <w:rFonts w:ascii="Times New Roman" w:hAnsi="Times New Roman"/>
                  <w:sz w:val="26"/>
                  <w:szCs w:val="26"/>
                </w:rPr>
                <w:t>Cập nhật lại thông tin vào CSDL</w:t>
              </w:r>
            </w:ins>
          </w:p>
        </w:tc>
      </w:tr>
      <w:tr>
        <w:trPr>
          <w:ins w:id="612" w:author="FALCON ." w:date="2018-03-22T16:50:00Z"/>
        </w:trPr>
        <w:tc>
          <w:tcPr>
            <w:tcW w:w="3677"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613" w:author="FALCON ." w:date="2018-03-22T16:50:00Z">
              <w:r>
                <w:rPr>
                  <w:rFonts w:cs="Times New Roman" w:ascii="Times New Roman" w:hAnsi="Times New Roman"/>
                  <w:b w:val="false"/>
                  <w:bCs w:val="false"/>
                  <w:sz w:val="26"/>
                  <w:szCs w:val="26"/>
                </w:rPr>
                <w:t>Luồng sự kiện chính (Basic flows)</w:t>
              </w:r>
            </w:ins>
          </w:p>
        </w:tc>
        <w:tc>
          <w:tcPr>
            <w:tcW w:w="5584" w:type="dxa"/>
            <w:tcBorders/>
            <w:shd w:color="auto" w:fill="auto" w:val="clear"/>
            <w:tcMar>
              <w:left w:w="98" w:type="dxa"/>
            </w:tcMar>
            <w:vAlign w:val="center"/>
          </w:tcPr>
          <w:p>
            <w:pPr>
              <w:pStyle w:val="InfoBlue"/>
              <w:numPr>
                <w:ilvl w:val="0"/>
                <w:numId w:val="8"/>
              </w:numPr>
              <w:spacing w:lineRule="auto" w:line="360" w:before="100" w:after="100"/>
              <w:rPr>
                <w:rFonts w:ascii="Times New Roman" w:hAnsi="Times New Roman"/>
                <w:sz w:val="26"/>
                <w:szCs w:val="26"/>
                <w:lang w:val="vi-VN"/>
                <w:ins w:id="616" w:author="FALCON ." w:date="2018-03-22T16:50:00Z"/>
              </w:rPr>
            </w:pPr>
            <w:ins w:id="614" w:author="FALCON ." w:date="2018-03-25T14:24:00Z">
              <w:r>
                <w:rPr>
                  <w:rFonts w:ascii="Times New Roman" w:hAnsi="Times New Roman"/>
                  <w:sz w:val="26"/>
                  <w:szCs w:val="26"/>
                </w:rPr>
                <w:t>Hệ thống hiển thị trang quản lý Báo</w:t>
              </w:r>
            </w:ins>
            <w:ins w:id="615" w:author="FALCON ." w:date="2018-03-22T16:54:00Z">
              <w:r>
                <w:rPr>
                  <w:rFonts w:ascii="Times New Roman" w:hAnsi="Times New Roman"/>
                  <w:sz w:val="26"/>
                  <w:szCs w:val="26"/>
                </w:rPr>
                <w:t xml:space="preserve"> </w:t>
              </w:r>
            </w:ins>
          </w:p>
          <w:p>
            <w:pPr>
              <w:pStyle w:val="InfoBlue"/>
              <w:numPr>
                <w:ilvl w:val="0"/>
                <w:numId w:val="8"/>
              </w:numPr>
              <w:spacing w:lineRule="auto" w:line="360" w:before="100" w:after="100"/>
              <w:rPr>
                <w:rFonts w:ascii="Times New Roman" w:hAnsi="Times New Roman"/>
                <w:sz w:val="26"/>
                <w:szCs w:val="26"/>
                <w:lang w:val="vi-VN"/>
                <w:ins w:id="622" w:author="FALCON ." w:date="2018-03-22T16:50:00Z"/>
              </w:rPr>
            </w:pPr>
            <w:ins w:id="617" w:author="FALCON ." w:date="2018-03-25T14:25:00Z">
              <w:r>
                <w:rPr>
                  <w:rFonts w:ascii="Times New Roman" w:hAnsi="Times New Roman"/>
                  <w:sz w:val="26"/>
                  <w:szCs w:val="26"/>
                  <w:lang w:val="en-GB"/>
                </w:rPr>
                <w:t>Admin chọn chức năng (</w:t>
              </w:r>
            </w:ins>
            <w:ins w:id="618" w:author="FALCON ." w:date="2018-03-25T14:58:00Z">
              <w:r>
                <w:rPr>
                  <w:rFonts w:ascii="Times New Roman" w:hAnsi="Times New Roman"/>
                  <w:sz w:val="26"/>
                  <w:szCs w:val="26"/>
                  <w:lang w:val="en-GB"/>
                </w:rPr>
                <w:t xml:space="preserve"> Tìm kiếm</w:t>
              </w:r>
            </w:ins>
            <w:ins w:id="619" w:author="FALCON ." w:date="2018-03-25T14:25:00Z">
              <w:r>
                <w:rPr>
                  <w:rFonts w:ascii="Times New Roman" w:hAnsi="Times New Roman"/>
                  <w:sz w:val="26"/>
                  <w:szCs w:val="26"/>
                  <w:lang w:val="en-GB"/>
                </w:rPr>
                <w:t>,</w:t>
              </w:r>
            </w:ins>
            <w:ins w:id="620" w:author="Minh Đức Lê" w:date="2018-04-06T11:55:00Z">
              <w:r>
                <w:rPr>
                  <w:rFonts w:ascii="Times New Roman" w:hAnsi="Times New Roman"/>
                  <w:sz w:val="26"/>
                  <w:szCs w:val="26"/>
                  <w:lang w:val="en-GB"/>
                </w:rPr>
                <w:t xml:space="preserve"> Thêm,</w:t>
              </w:r>
            </w:ins>
            <w:ins w:id="621" w:author="FALCON ." w:date="2018-03-25T14:25:00Z">
              <w:r>
                <w:rPr>
                  <w:rFonts w:ascii="Times New Roman" w:hAnsi="Times New Roman"/>
                  <w:sz w:val="26"/>
                  <w:szCs w:val="26"/>
                  <w:lang w:val="en-GB"/>
                </w:rPr>
                <w:t xml:space="preserve"> Sửa, Xóa )</w:t>
              </w:r>
            </w:ins>
          </w:p>
          <w:p>
            <w:pPr>
              <w:pStyle w:val="InfoBlue"/>
              <w:numPr>
                <w:ilvl w:val="0"/>
                <w:numId w:val="8"/>
              </w:numPr>
              <w:spacing w:lineRule="auto" w:line="360" w:before="100" w:after="100"/>
              <w:rPr>
                <w:rFonts w:ascii="Times New Roman" w:hAnsi="Times New Roman"/>
                <w:sz w:val="26"/>
                <w:szCs w:val="26"/>
                <w:lang w:val="vi-VN"/>
                <w:ins w:id="624" w:author="FALCON ." w:date="2018-03-25T14:26:00Z"/>
              </w:rPr>
            </w:pPr>
            <w:ins w:id="623" w:author="FALCON ." w:date="2018-03-25T14:30:00Z">
              <w:r>
                <w:rPr>
                  <w:rFonts w:ascii="Times New Roman" w:hAnsi="Times New Roman"/>
                  <w:sz w:val="26"/>
                  <w:szCs w:val="26"/>
                  <w:lang w:val="en-GB"/>
                </w:rPr>
                <w:t>Hệ thống thực hiện chức năng theo yêu cầu.</w:t>
              </w:r>
            </w:ins>
          </w:p>
          <w:p>
            <w:pPr>
              <w:pStyle w:val="InfoBlue"/>
              <w:numPr>
                <w:ilvl w:val="0"/>
                <w:numId w:val="8"/>
              </w:numPr>
              <w:spacing w:lineRule="auto" w:line="360" w:before="100" w:after="100"/>
              <w:rPr>
                <w:rFonts w:ascii="Times New Roman" w:hAnsi="Times New Roman"/>
                <w:sz w:val="26"/>
                <w:szCs w:val="26"/>
                <w:lang w:val="vi-VN"/>
              </w:rPr>
            </w:pPr>
            <w:ins w:id="625" w:author="FALCON ." w:date="2018-03-25T14:32:00Z">
              <w:r>
                <w:rPr>
                  <w:rFonts w:ascii="Times New Roman" w:hAnsi="Times New Roman"/>
                  <w:sz w:val="26"/>
                  <w:szCs w:val="26"/>
                </w:rPr>
                <w:t xml:space="preserve">Hệ thống cập nhật dữ liệu </w:t>
              </w:r>
            </w:ins>
            <w:ins w:id="626" w:author="FALCON ." w:date="2018-03-25T14:33:00Z">
              <w:r>
                <w:rPr>
                  <w:rFonts w:ascii="Times New Roman" w:hAnsi="Times New Roman"/>
                  <w:sz w:val="26"/>
                  <w:szCs w:val="26"/>
                </w:rPr>
                <w:t>vào CSDL.</w:t>
              </w:r>
            </w:ins>
          </w:p>
          <w:p>
            <w:pPr>
              <w:pStyle w:val="InfoBlue"/>
              <w:numPr>
                <w:ilvl w:val="0"/>
                <w:numId w:val="8"/>
              </w:numPr>
              <w:spacing w:lineRule="auto" w:line="360" w:before="100" w:after="100"/>
              <w:rPr>
                <w:rFonts w:ascii="Times New Roman" w:hAnsi="Times New Roman"/>
                <w:sz w:val="26"/>
                <w:szCs w:val="26"/>
                <w:lang w:val="vi-VN"/>
              </w:rPr>
            </w:pPr>
            <w:ins w:id="627" w:author="FALCON ." w:date="2018-03-25T14:33:00Z">
              <w:r>
                <w:rPr>
                  <w:rFonts w:ascii="Times New Roman" w:hAnsi="Times New Roman"/>
                  <w:sz w:val="26"/>
                  <w:szCs w:val="26"/>
                </w:rPr>
                <w:t>Hệ thống quay lại trang quản lý Báo.</w:t>
              </w:r>
            </w:ins>
          </w:p>
        </w:tc>
      </w:tr>
    </w:tbl>
    <w:p>
      <w:pPr>
        <w:pStyle w:val="Normal"/>
        <w:ind w:hanging="0"/>
        <w:rPr/>
      </w:pPr>
      <w:r>
        <w:rPr/>
      </w:r>
    </w:p>
    <w:p>
      <w:pPr>
        <w:pStyle w:val="Normal"/>
        <w:ind w:hanging="0"/>
        <w:rPr/>
      </w:pPr>
      <w:r>
        <w:rPr/>
      </w:r>
    </w:p>
    <w:p>
      <w:pPr>
        <w:pStyle w:val="Normal"/>
        <w:ind w:hanging="0"/>
        <w:rPr/>
      </w:pPr>
      <w:r>
        <w:rPr/>
      </w:r>
    </w:p>
    <w:p>
      <w:pPr>
        <w:pStyle w:val="Normal"/>
        <w:ind w:hanging="0"/>
        <w:rPr/>
      </w:pPr>
      <w:r>
        <w:rPr/>
        <w:drawing>
          <wp:inline distT="0" distB="0" distL="0" distR="0">
            <wp:extent cx="5277485" cy="3782060"/>
            <wp:effectExtent l="0" t="0" r="0" b="0"/>
            <wp:docPr id="22" name="graphic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1" descr=""/>
                    <pic:cNvPicPr>
                      <a:picLocks noChangeAspect="1" noChangeArrowheads="1"/>
                    </pic:cNvPicPr>
                  </pic:nvPicPr>
                  <pic:blipFill>
                    <a:blip r:embed="rId39"/>
                    <a:stretch>
                      <a:fillRect/>
                    </a:stretch>
                  </pic:blipFill>
                  <pic:spPr bwMode="auto">
                    <a:xfrm>
                      <a:off x="0" y="0"/>
                      <a:ext cx="5277485" cy="3782060"/>
                    </a:xfrm>
                    <a:prstGeom prst="rect">
                      <a:avLst/>
                    </a:prstGeom>
                  </pic:spPr>
                </pic:pic>
              </a:graphicData>
            </a:graphic>
          </wp:inline>
        </w:drawing>
      </w:r>
    </w:p>
    <w:p>
      <w:pPr>
        <w:pStyle w:val="Normal"/>
        <w:ind w:hanging="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579745" cy="3132455"/>
            <wp:effectExtent l="0" t="0" r="0" b="0"/>
            <wp:wrapTopAndBottom/>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40"/>
                    <a:stretch>
                      <a:fillRect/>
                    </a:stretch>
                  </pic:blipFill>
                  <pic:spPr bwMode="auto">
                    <a:xfrm>
                      <a:off x="0" y="0"/>
                      <a:ext cx="5579745" cy="3132455"/>
                    </a:xfrm>
                    <a:prstGeom prst="rect">
                      <a:avLst/>
                    </a:prstGeom>
                  </pic:spPr>
                </pic:pic>
              </a:graphicData>
            </a:graphic>
          </wp:anchor>
        </w:drawing>
      </w:r>
    </w:p>
    <w:p>
      <w:pPr>
        <w:pStyle w:val="Normal"/>
        <w:ind w:hanging="0"/>
        <w:rPr/>
      </w:pPr>
      <w:r>
        <w:rPr/>
      </w:r>
    </w:p>
    <w:p>
      <w:pPr>
        <w:pStyle w:val="Normal"/>
        <w:ind w:hanging="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579745" cy="3404235"/>
            <wp:effectExtent l="0" t="0" r="0" b="0"/>
            <wp:wrapTopAndBottom/>
            <wp:docPr id="2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 descr=""/>
                    <pic:cNvPicPr>
                      <a:picLocks noChangeAspect="1" noChangeArrowheads="1"/>
                    </pic:cNvPicPr>
                  </pic:nvPicPr>
                  <pic:blipFill>
                    <a:blip r:embed="rId41"/>
                    <a:stretch>
                      <a:fillRect/>
                    </a:stretch>
                  </pic:blipFill>
                  <pic:spPr bwMode="auto">
                    <a:xfrm>
                      <a:off x="0" y="0"/>
                      <a:ext cx="5579745" cy="3404235"/>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579745" cy="3319780"/>
            <wp:effectExtent l="0" t="0" r="0" b="0"/>
            <wp:wrapTopAndBottom/>
            <wp:docPr id="2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descr=""/>
                    <pic:cNvPicPr>
                      <a:picLocks noChangeAspect="1" noChangeArrowheads="1"/>
                    </pic:cNvPicPr>
                  </pic:nvPicPr>
                  <pic:blipFill>
                    <a:blip r:embed="rId42"/>
                    <a:stretch>
                      <a:fillRect/>
                    </a:stretch>
                  </pic:blipFill>
                  <pic:spPr bwMode="auto">
                    <a:xfrm>
                      <a:off x="0" y="0"/>
                      <a:ext cx="5579745" cy="331978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579745" cy="3167380"/>
            <wp:effectExtent l="0" t="0" r="0" b="0"/>
            <wp:wrapTopAndBottom/>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43"/>
                    <a:stretch>
                      <a:fillRect/>
                    </a:stretch>
                  </pic:blipFill>
                  <pic:spPr bwMode="auto">
                    <a:xfrm>
                      <a:off x="0" y="0"/>
                      <a:ext cx="5579745" cy="316738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Heading3"/>
        <w:numPr>
          <w:ilvl w:val="2"/>
          <w:numId w:val="3"/>
        </w:numPr>
        <w:rPr/>
      </w:pPr>
      <w:ins w:id="628" w:author="FALCON ." w:date="2018-03-25T14:38:00Z">
        <w:bookmarkStart w:id="59" w:name="_Toc510808732"/>
        <w:r>
          <w:rPr/>
          <w:t xml:space="preserve">Quản Lý </w:t>
        </w:r>
      </w:ins>
      <w:ins w:id="629" w:author="FALCON ." w:date="2018-03-25T14:41:00Z">
        <w:bookmarkEnd w:id="59"/>
        <w:r>
          <w:rPr/>
          <w:t>Khách hàng</w:t>
        </w:r>
      </w:ins>
    </w:p>
    <w:p>
      <w:pPr>
        <w:pStyle w:val="Normal"/>
        <w:rPr/>
      </w:pPr>
      <w:r>
        <w:rPr/>
      </w:r>
    </w:p>
    <w:tbl>
      <w:tblPr>
        <w:tblStyle w:val="TableGrid"/>
        <w:tblW w:w="9262" w:type="dxa"/>
        <w:jc w:val="left"/>
        <w:tblInd w:w="-10" w:type="dxa"/>
        <w:tblCellMar>
          <w:top w:w="0" w:type="dxa"/>
          <w:left w:w="98" w:type="dxa"/>
          <w:bottom w:w="0" w:type="dxa"/>
          <w:right w:w="108" w:type="dxa"/>
        </w:tblCellMar>
        <w:tblLook w:val="01e0" w:noVBand="0" w:noHBand="0" w:lastColumn="1" w:firstColumn="1" w:lastRow="1" w:firstRow="1"/>
      </w:tblPr>
      <w:tblGrid>
        <w:gridCol w:w="3677"/>
        <w:gridCol w:w="5584"/>
      </w:tblGrid>
      <w:tr>
        <w:trPr>
          <w:ins w:id="630" w:author="FALCON ." w:date="2018-03-25T14:44:00Z"/>
        </w:trPr>
        <w:tc>
          <w:tcPr>
            <w:tcW w:w="9261" w:type="dxa"/>
            <w:gridSpan w:val="2"/>
            <w:tcBorders/>
            <w:shd w:color="auto" w:fill="auto" w:val="clear"/>
            <w:tcMar>
              <w:left w:w="98" w:type="dxa"/>
            </w:tcMar>
            <w:vAlign w:val="center"/>
          </w:tcPr>
          <w:p>
            <w:pPr>
              <w:pStyle w:val="Normal"/>
              <w:spacing w:lineRule="auto" w:line="360" w:before="100" w:after="100"/>
              <w:rPr>
                <w:b/>
                <w:b/>
                <w:szCs w:val="26"/>
              </w:rPr>
            </w:pPr>
            <w:ins w:id="631" w:author="FALCON ." w:date="2018-03-25T14:44:00Z">
              <w:r>
                <w:rPr>
                  <w:b/>
                  <w:bCs/>
                  <w:szCs w:val="26"/>
                </w:rPr>
                <w:t>Use case: Quản Lý Khách hàng</w:t>
              </w:r>
            </w:ins>
          </w:p>
        </w:tc>
      </w:tr>
      <w:tr>
        <w:trPr>
          <w:ins w:id="632" w:author="FALCON ." w:date="2018-03-25T14:44:00Z"/>
        </w:trPr>
        <w:tc>
          <w:tcPr>
            <w:tcW w:w="3677"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633" w:author="FALCON ." w:date="2018-03-25T14:44:00Z">
              <w:r>
                <w:rPr>
                  <w:rFonts w:cs="Times New Roman" w:ascii="Times New Roman" w:hAnsi="Times New Roman"/>
                  <w:b w:val="false"/>
                  <w:bCs w:val="false"/>
                  <w:sz w:val="26"/>
                  <w:szCs w:val="26"/>
                </w:rPr>
                <w:t>Mục đích:</w:t>
              </w:r>
            </w:ins>
          </w:p>
        </w:tc>
        <w:tc>
          <w:tcPr>
            <w:tcW w:w="558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634" w:author="FALCON ." w:date="2018-03-25T14:44:00Z">
              <w:r>
                <w:rPr>
                  <w:b/>
                  <w:bCs/>
                  <w:szCs w:val="26"/>
                </w:rPr>
                <w:t>Admin thực hiện chức năng Quản Lý Khách hàng</w:t>
              </w:r>
            </w:ins>
          </w:p>
        </w:tc>
      </w:tr>
      <w:tr>
        <w:trPr>
          <w:ins w:id="635" w:author="FALCON ." w:date="2018-03-25T14:44:00Z"/>
        </w:trPr>
        <w:tc>
          <w:tcPr>
            <w:tcW w:w="3677"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636" w:author="FALCON ." w:date="2018-03-25T14:44:00Z">
              <w:r>
                <w:rPr>
                  <w:rFonts w:cs="Times New Roman" w:ascii="Times New Roman" w:hAnsi="Times New Roman"/>
                  <w:b w:val="false"/>
                  <w:bCs w:val="false"/>
                  <w:sz w:val="26"/>
                  <w:szCs w:val="26"/>
                </w:rPr>
                <w:t>Mô tả:</w:t>
              </w:r>
            </w:ins>
          </w:p>
        </w:tc>
        <w:tc>
          <w:tcPr>
            <w:tcW w:w="558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637" w:author="FALCON ." w:date="2018-03-25T14:44:00Z">
              <w:r>
                <w:rPr>
                  <w:rFonts w:ascii="Times New Roman" w:hAnsi="Times New Roman"/>
                  <w:sz w:val="26"/>
                  <w:szCs w:val="26"/>
                </w:rPr>
                <w:t xml:space="preserve">Admin vào trang “quản lý </w:t>
              </w:r>
            </w:ins>
            <w:ins w:id="638" w:author="FALCON ." w:date="2018-03-25T14:44:00Z">
              <w:r>
                <w:rPr>
                  <w:b/>
                  <w:bCs/>
                  <w:szCs w:val="26"/>
                </w:rPr>
                <w:t>Khách hàng</w:t>
              </w:r>
            </w:ins>
            <w:ins w:id="639" w:author="FALCON ." w:date="2018-03-25T14:44:00Z">
              <w:r>
                <w:rPr>
                  <w:rFonts w:ascii="Times New Roman" w:hAnsi="Times New Roman"/>
                  <w:sz w:val="26"/>
                  <w:szCs w:val="26"/>
                </w:rPr>
                <w:t>” để thực hiện thao tác thêm, xóa, sửa, cập nhật Báo</w:t>
              </w:r>
            </w:ins>
          </w:p>
        </w:tc>
      </w:tr>
      <w:tr>
        <w:trPr>
          <w:ins w:id="640" w:author="FALCON ." w:date="2018-03-25T14:44:00Z"/>
        </w:trPr>
        <w:tc>
          <w:tcPr>
            <w:tcW w:w="3677"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641" w:author="FALCON ." w:date="2018-03-25T14:44:00Z">
              <w:r>
                <w:rPr>
                  <w:rFonts w:cs="Times New Roman" w:ascii="Times New Roman" w:hAnsi="Times New Roman"/>
                  <w:b w:val="false"/>
                  <w:bCs w:val="false"/>
                  <w:sz w:val="26"/>
                  <w:szCs w:val="26"/>
                </w:rPr>
                <w:t>Tác nhân:</w:t>
              </w:r>
            </w:ins>
          </w:p>
        </w:tc>
        <w:tc>
          <w:tcPr>
            <w:tcW w:w="558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lang w:val="vi-VN"/>
              </w:rPr>
            </w:pPr>
            <w:ins w:id="642" w:author="FALCON ." w:date="2018-03-25T14:44:00Z">
              <w:r>
                <w:rPr>
                  <w:rFonts w:ascii="Times New Roman" w:hAnsi="Times New Roman"/>
                  <w:sz w:val="26"/>
                  <w:szCs w:val="26"/>
                </w:rPr>
                <w:t>Admin</w:t>
              </w:r>
            </w:ins>
          </w:p>
        </w:tc>
      </w:tr>
      <w:tr>
        <w:trPr>
          <w:ins w:id="643" w:author="FALCON ." w:date="2018-03-25T14:44:00Z"/>
        </w:trPr>
        <w:tc>
          <w:tcPr>
            <w:tcW w:w="3677"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644" w:author="FALCON ." w:date="2018-03-25T14:44:00Z">
              <w:r>
                <w:rPr>
                  <w:rFonts w:cs="Times New Roman" w:ascii="Times New Roman" w:hAnsi="Times New Roman"/>
                  <w:b w:val="false"/>
                  <w:bCs w:val="false"/>
                  <w:sz w:val="26"/>
                  <w:szCs w:val="26"/>
                </w:rPr>
                <w:t>Điều kiện sau:</w:t>
              </w:r>
            </w:ins>
          </w:p>
        </w:tc>
        <w:tc>
          <w:tcPr>
            <w:tcW w:w="558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645" w:author="FALCON ." w:date="2018-03-25T14:44:00Z">
              <w:r>
                <w:rPr>
                  <w:rFonts w:ascii="Times New Roman" w:hAnsi="Times New Roman"/>
                  <w:sz w:val="26"/>
                  <w:szCs w:val="26"/>
                </w:rPr>
                <w:t xml:space="preserve"> </w:t>
              </w:r>
            </w:ins>
            <w:ins w:id="646" w:author="FALCON ." w:date="2018-03-25T14:44:00Z">
              <w:r>
                <w:rPr>
                  <w:rFonts w:ascii="Times New Roman" w:hAnsi="Times New Roman"/>
                  <w:sz w:val="26"/>
                  <w:szCs w:val="26"/>
                </w:rPr>
                <w:t>Cập nhật lại thông tin vào CSDL</w:t>
              </w:r>
            </w:ins>
          </w:p>
        </w:tc>
      </w:tr>
      <w:tr>
        <w:trPr>
          <w:ins w:id="647" w:author="FALCON ." w:date="2018-03-25T14:44:00Z"/>
        </w:trPr>
        <w:tc>
          <w:tcPr>
            <w:tcW w:w="3677"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648" w:author="FALCON ." w:date="2018-03-25T14:44:00Z">
              <w:r>
                <w:rPr>
                  <w:rFonts w:cs="Times New Roman" w:ascii="Times New Roman" w:hAnsi="Times New Roman"/>
                  <w:b w:val="false"/>
                  <w:bCs w:val="false"/>
                  <w:sz w:val="26"/>
                  <w:szCs w:val="26"/>
                </w:rPr>
                <w:t>Luồng sự kiện chính (Basic flows)</w:t>
              </w:r>
            </w:ins>
          </w:p>
        </w:tc>
        <w:tc>
          <w:tcPr>
            <w:tcW w:w="5584" w:type="dxa"/>
            <w:tcBorders/>
            <w:shd w:color="auto" w:fill="auto" w:val="clear"/>
            <w:tcMar>
              <w:left w:w="98" w:type="dxa"/>
            </w:tcMar>
            <w:vAlign w:val="center"/>
          </w:tcPr>
          <w:p>
            <w:pPr>
              <w:pStyle w:val="InfoBlue"/>
              <w:numPr>
                <w:ilvl w:val="0"/>
                <w:numId w:val="9"/>
              </w:numPr>
              <w:spacing w:lineRule="auto" w:line="360" w:before="100" w:after="100"/>
              <w:rPr>
                <w:rFonts w:ascii="Times New Roman" w:hAnsi="Times New Roman"/>
                <w:sz w:val="26"/>
                <w:szCs w:val="26"/>
                <w:lang w:val="vi-VN"/>
              </w:rPr>
            </w:pPr>
            <w:ins w:id="649" w:author="FALCON ." w:date="2018-03-25T14:44:00Z">
              <w:r>
                <w:rPr>
                  <w:rFonts w:ascii="Times New Roman" w:hAnsi="Times New Roman"/>
                  <w:sz w:val="26"/>
                  <w:szCs w:val="26"/>
                </w:rPr>
                <w:t>Hệ thống hiển thị trang quản lý khách hàng</w:t>
              </w:r>
            </w:ins>
          </w:p>
          <w:p>
            <w:pPr>
              <w:pStyle w:val="InfoBlue"/>
              <w:numPr>
                <w:ilvl w:val="0"/>
                <w:numId w:val="9"/>
              </w:numPr>
              <w:spacing w:lineRule="auto" w:line="360" w:before="100" w:after="100"/>
              <w:rPr>
                <w:rFonts w:ascii="Times New Roman" w:hAnsi="Times New Roman"/>
                <w:sz w:val="26"/>
                <w:szCs w:val="26"/>
                <w:lang w:val="vi-VN"/>
              </w:rPr>
            </w:pPr>
            <w:ins w:id="650" w:author="FALCON ." w:date="2018-03-25T14:44:00Z">
              <w:r>
                <w:rPr>
                  <w:rFonts w:ascii="Times New Roman" w:hAnsi="Times New Roman"/>
                  <w:sz w:val="26"/>
                  <w:szCs w:val="26"/>
                  <w:lang w:val="en-GB"/>
                </w:rPr>
                <w:t>Admin chọn chức năng (</w:t>
              </w:r>
            </w:ins>
            <w:ins w:id="651" w:author="FALCON ." w:date="2018-03-25T14:59:00Z">
              <w:r>
                <w:rPr>
                  <w:rFonts w:ascii="Times New Roman" w:hAnsi="Times New Roman"/>
                  <w:sz w:val="26"/>
                  <w:szCs w:val="26"/>
                  <w:lang w:val="en-GB"/>
                </w:rPr>
                <w:t xml:space="preserve"> Tìm kiếm</w:t>
              </w:r>
            </w:ins>
            <w:ins w:id="652" w:author="FALCON ." w:date="2018-03-25T14:44:00Z">
              <w:r>
                <w:rPr>
                  <w:rFonts w:ascii="Times New Roman" w:hAnsi="Times New Roman"/>
                  <w:sz w:val="26"/>
                  <w:szCs w:val="26"/>
                  <w:lang w:val="en-GB"/>
                </w:rPr>
                <w:t>, Sửa, Xóa )</w:t>
              </w:r>
            </w:ins>
          </w:p>
          <w:p>
            <w:pPr>
              <w:pStyle w:val="InfoBlue"/>
              <w:numPr>
                <w:ilvl w:val="0"/>
                <w:numId w:val="9"/>
              </w:numPr>
              <w:spacing w:lineRule="auto" w:line="360" w:before="100" w:after="100"/>
              <w:rPr>
                <w:rFonts w:ascii="Times New Roman" w:hAnsi="Times New Roman"/>
                <w:sz w:val="26"/>
                <w:szCs w:val="26"/>
                <w:lang w:val="vi-VN"/>
              </w:rPr>
            </w:pPr>
            <w:ins w:id="653" w:author="FALCON ." w:date="2018-03-25T14:44:00Z">
              <w:r>
                <w:rPr>
                  <w:rFonts w:ascii="Times New Roman" w:hAnsi="Times New Roman"/>
                  <w:sz w:val="26"/>
                  <w:szCs w:val="26"/>
                  <w:lang w:val="en-GB"/>
                </w:rPr>
                <w:t>Hệ thống thực hiện chức năng theo yêu cầu.</w:t>
              </w:r>
            </w:ins>
          </w:p>
          <w:p>
            <w:pPr>
              <w:pStyle w:val="InfoBlue"/>
              <w:numPr>
                <w:ilvl w:val="0"/>
                <w:numId w:val="9"/>
              </w:numPr>
              <w:spacing w:lineRule="auto" w:line="360" w:before="100" w:after="100"/>
              <w:rPr>
                <w:rFonts w:ascii="Times New Roman" w:hAnsi="Times New Roman"/>
                <w:sz w:val="26"/>
                <w:szCs w:val="26"/>
                <w:lang w:val="vi-VN"/>
              </w:rPr>
            </w:pPr>
            <w:ins w:id="654" w:author="FALCON ." w:date="2018-03-25T14:44:00Z">
              <w:r>
                <w:rPr>
                  <w:rFonts w:ascii="Times New Roman" w:hAnsi="Times New Roman"/>
                  <w:sz w:val="26"/>
                  <w:szCs w:val="26"/>
                </w:rPr>
                <w:t>Hệ thống cập nhật dữ liệu vào CSDL.</w:t>
              </w:r>
            </w:ins>
          </w:p>
          <w:p>
            <w:pPr>
              <w:pStyle w:val="InfoBlue"/>
              <w:numPr>
                <w:ilvl w:val="0"/>
                <w:numId w:val="9"/>
              </w:numPr>
              <w:spacing w:lineRule="auto" w:line="360" w:before="100" w:after="100"/>
              <w:rPr>
                <w:rFonts w:ascii="Times New Roman" w:hAnsi="Times New Roman"/>
                <w:sz w:val="26"/>
                <w:szCs w:val="26"/>
                <w:lang w:val="vi-VN"/>
              </w:rPr>
            </w:pPr>
            <w:ins w:id="655" w:author="FALCON ." w:date="2018-03-25T14:44:00Z">
              <w:r>
                <w:rPr>
                  <w:rFonts w:ascii="Times New Roman" w:hAnsi="Times New Roman"/>
                  <w:sz w:val="26"/>
                  <w:szCs w:val="26"/>
                </w:rPr>
                <w:t>Hệ thống quay lại trang quản lý khách hàng.</w:t>
              </w:r>
            </w:ins>
          </w:p>
        </w:tc>
      </w:tr>
    </w:tbl>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drawing>
          <wp:inline distT="0" distB="0" distL="0" distR="0">
            <wp:extent cx="7258685" cy="5467985"/>
            <wp:effectExtent l="0" t="0" r="0" b="0"/>
            <wp:docPr id="27" name="graphic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2" descr=""/>
                    <pic:cNvPicPr>
                      <a:picLocks noChangeAspect="1" noChangeArrowheads="1"/>
                    </pic:cNvPicPr>
                  </pic:nvPicPr>
                  <pic:blipFill>
                    <a:blip r:embed="rId44"/>
                    <a:stretch>
                      <a:fillRect/>
                    </a:stretch>
                  </pic:blipFill>
                  <pic:spPr bwMode="auto">
                    <a:xfrm>
                      <a:off x="0" y="0"/>
                      <a:ext cx="7258685" cy="5467985"/>
                    </a:xfrm>
                    <a:prstGeom prst="rect">
                      <a:avLst/>
                    </a:prstGeom>
                  </pic:spPr>
                </pic:pic>
              </a:graphicData>
            </a:graphic>
          </wp:inline>
        </w:drawing>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579745" cy="2719705"/>
            <wp:effectExtent l="0" t="0" r="0" b="0"/>
            <wp:wrapTopAndBottom/>
            <wp:docPr id="2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 descr=""/>
                    <pic:cNvPicPr>
                      <a:picLocks noChangeAspect="1" noChangeArrowheads="1"/>
                    </pic:cNvPicPr>
                  </pic:nvPicPr>
                  <pic:blipFill>
                    <a:blip r:embed="rId45"/>
                    <a:stretch>
                      <a:fillRect/>
                    </a:stretch>
                  </pic:blipFill>
                  <pic:spPr bwMode="auto">
                    <a:xfrm>
                      <a:off x="0" y="0"/>
                      <a:ext cx="5579745" cy="2719705"/>
                    </a:xfrm>
                    <a:prstGeom prst="rect">
                      <a:avLst/>
                    </a:prstGeom>
                  </pic:spPr>
                </pic:pic>
              </a:graphicData>
            </a:graphic>
          </wp:anchor>
        </w:drawing>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579745" cy="3328035"/>
            <wp:effectExtent l="0" t="0" r="0" b="0"/>
            <wp:wrapTopAndBottom/>
            <wp:docPr id="2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 descr=""/>
                    <pic:cNvPicPr>
                      <a:picLocks noChangeAspect="1" noChangeArrowheads="1"/>
                    </pic:cNvPicPr>
                  </pic:nvPicPr>
                  <pic:blipFill>
                    <a:blip r:embed="rId46"/>
                    <a:stretch>
                      <a:fillRect/>
                    </a:stretch>
                  </pic:blipFill>
                  <pic:spPr bwMode="auto">
                    <a:xfrm>
                      <a:off x="0" y="0"/>
                      <a:ext cx="5579745" cy="3328035"/>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579745" cy="2719705"/>
            <wp:effectExtent l="0" t="0" r="0" b="0"/>
            <wp:wrapTopAndBottom/>
            <wp:docPr id="3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descr=""/>
                    <pic:cNvPicPr>
                      <a:picLocks noChangeAspect="1" noChangeArrowheads="1"/>
                    </pic:cNvPicPr>
                  </pic:nvPicPr>
                  <pic:blipFill>
                    <a:blip r:embed="rId47"/>
                    <a:stretch>
                      <a:fillRect/>
                    </a:stretch>
                  </pic:blipFill>
                  <pic:spPr bwMode="auto">
                    <a:xfrm>
                      <a:off x="0" y="0"/>
                      <a:ext cx="5579745" cy="2719705"/>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579745" cy="3328035"/>
            <wp:effectExtent l="0" t="0" r="0" b="0"/>
            <wp:wrapTopAndBottom/>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48"/>
                    <a:stretch>
                      <a:fillRect/>
                    </a:stretch>
                  </pic:blipFill>
                  <pic:spPr bwMode="auto">
                    <a:xfrm>
                      <a:off x="0" y="0"/>
                      <a:ext cx="5579745" cy="3328035"/>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Heading3"/>
        <w:numPr>
          <w:ilvl w:val="2"/>
          <w:numId w:val="3"/>
        </w:numPr>
        <w:rPr/>
      </w:pPr>
      <w:ins w:id="656" w:author="FALCON ." w:date="2018-03-25T14:45:00Z">
        <w:bookmarkStart w:id="60" w:name="_Toc510808733"/>
        <w:bookmarkEnd w:id="60"/>
        <w:r>
          <w:rPr/>
          <w:t>Quản Lý Đơn Hàng</w:t>
        </w:r>
      </w:ins>
    </w:p>
    <w:p>
      <w:pPr>
        <w:pStyle w:val="Normal"/>
        <w:ind w:hanging="0"/>
        <w:rPr/>
      </w:pPr>
      <w:r>
        <w:rPr/>
      </w:r>
    </w:p>
    <w:p>
      <w:pPr>
        <w:pStyle w:val="Normal"/>
        <w:ind w:hanging="0"/>
        <w:rPr/>
      </w:pPr>
      <w:r>
        <w:rPr/>
      </w:r>
    </w:p>
    <w:tbl>
      <w:tblPr>
        <w:tblStyle w:val="TableGrid"/>
        <w:tblW w:w="9262" w:type="dxa"/>
        <w:jc w:val="left"/>
        <w:tblInd w:w="-10" w:type="dxa"/>
        <w:tblCellMar>
          <w:top w:w="0" w:type="dxa"/>
          <w:left w:w="98" w:type="dxa"/>
          <w:bottom w:w="0" w:type="dxa"/>
          <w:right w:w="108" w:type="dxa"/>
        </w:tblCellMar>
        <w:tblLook w:val="01e0" w:noVBand="0" w:noHBand="0" w:lastColumn="1" w:firstColumn="1" w:lastRow="1" w:firstRow="1"/>
      </w:tblPr>
      <w:tblGrid>
        <w:gridCol w:w="3677"/>
        <w:gridCol w:w="5584"/>
      </w:tblGrid>
      <w:tr>
        <w:trPr>
          <w:ins w:id="657" w:author="FALCON ." w:date="2018-03-25T14:46:00Z"/>
        </w:trPr>
        <w:tc>
          <w:tcPr>
            <w:tcW w:w="9261" w:type="dxa"/>
            <w:gridSpan w:val="2"/>
            <w:tcBorders/>
            <w:shd w:color="auto" w:fill="auto" w:val="clear"/>
            <w:tcMar>
              <w:left w:w="98" w:type="dxa"/>
            </w:tcMar>
            <w:vAlign w:val="center"/>
          </w:tcPr>
          <w:p>
            <w:pPr>
              <w:pStyle w:val="Normal"/>
              <w:spacing w:lineRule="auto" w:line="360" w:before="100" w:after="100"/>
              <w:rPr>
                <w:b/>
                <w:b/>
                <w:szCs w:val="26"/>
              </w:rPr>
            </w:pPr>
            <w:ins w:id="658" w:author="FALCON ." w:date="2018-03-25T14:46:00Z">
              <w:r>
                <w:rPr>
                  <w:b/>
                  <w:bCs/>
                  <w:szCs w:val="26"/>
                </w:rPr>
                <w:t>Use case: Quản Lý Đơn Hàng</w:t>
              </w:r>
            </w:ins>
          </w:p>
        </w:tc>
      </w:tr>
      <w:tr>
        <w:trPr>
          <w:ins w:id="659" w:author="FALCON ." w:date="2018-03-25T14:46:00Z"/>
        </w:trPr>
        <w:tc>
          <w:tcPr>
            <w:tcW w:w="3677"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660" w:author="FALCON ." w:date="2018-03-25T14:46:00Z">
              <w:r>
                <w:rPr>
                  <w:rFonts w:cs="Times New Roman" w:ascii="Times New Roman" w:hAnsi="Times New Roman"/>
                  <w:b w:val="false"/>
                  <w:bCs w:val="false"/>
                  <w:sz w:val="26"/>
                  <w:szCs w:val="26"/>
                </w:rPr>
                <w:t>Mục đích:</w:t>
              </w:r>
            </w:ins>
          </w:p>
        </w:tc>
        <w:tc>
          <w:tcPr>
            <w:tcW w:w="558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661" w:author="FALCON ." w:date="2018-03-25T14:46:00Z">
              <w:r>
                <w:rPr>
                  <w:b/>
                  <w:bCs/>
                  <w:szCs w:val="26"/>
                </w:rPr>
                <w:t>Admin thực hiện chức năng Quản Lý Đơn hàng</w:t>
              </w:r>
            </w:ins>
          </w:p>
        </w:tc>
      </w:tr>
      <w:tr>
        <w:trPr>
          <w:ins w:id="662" w:author="FALCON ." w:date="2018-03-25T14:46:00Z"/>
        </w:trPr>
        <w:tc>
          <w:tcPr>
            <w:tcW w:w="3677"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663" w:author="FALCON ." w:date="2018-03-25T14:46:00Z">
              <w:r>
                <w:rPr>
                  <w:rFonts w:cs="Times New Roman" w:ascii="Times New Roman" w:hAnsi="Times New Roman"/>
                  <w:b w:val="false"/>
                  <w:bCs w:val="false"/>
                  <w:sz w:val="26"/>
                  <w:szCs w:val="26"/>
                </w:rPr>
                <w:t>Mô tả:</w:t>
              </w:r>
            </w:ins>
          </w:p>
        </w:tc>
        <w:tc>
          <w:tcPr>
            <w:tcW w:w="558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664" w:author="FALCON ." w:date="2018-03-25T14:46:00Z">
              <w:r>
                <w:rPr>
                  <w:rFonts w:ascii="Times New Roman" w:hAnsi="Times New Roman"/>
                  <w:sz w:val="26"/>
                  <w:szCs w:val="26"/>
                </w:rPr>
                <w:t>Admin vào trang “quản lý</w:t>
              </w:r>
            </w:ins>
            <w:ins w:id="665" w:author="FALCON ." w:date="2018-03-25T14:46:00Z">
              <w:r>
                <w:rPr>
                  <w:b/>
                  <w:bCs/>
                  <w:szCs w:val="26"/>
                </w:rPr>
                <w:t xml:space="preserve"> Đơn hàng</w:t>
              </w:r>
            </w:ins>
            <w:ins w:id="666" w:author="FALCON ." w:date="2018-03-25T14:46:00Z">
              <w:r>
                <w:rPr>
                  <w:rFonts w:ascii="Times New Roman" w:hAnsi="Times New Roman"/>
                  <w:sz w:val="26"/>
                  <w:szCs w:val="26"/>
                </w:rPr>
                <w:t>” để thực hiện thao tác</w:t>
              </w:r>
            </w:ins>
            <w:del w:id="667" w:author="Minh Đức Lê" w:date="2018-04-06T11:57:00Z">
              <w:r>
                <w:rPr>
                  <w:rFonts w:ascii="Times New Roman" w:hAnsi="Times New Roman"/>
                  <w:sz w:val="26"/>
                  <w:szCs w:val="26"/>
                </w:rPr>
                <w:delText xml:space="preserve"> t</w:delText>
              </w:r>
            </w:del>
            <w:del w:id="668" w:author="Minh Đức Lê" w:date="2018-04-06T11:56:00Z">
              <w:r>
                <w:rPr>
                  <w:rFonts w:ascii="Times New Roman" w:hAnsi="Times New Roman"/>
                  <w:sz w:val="26"/>
                  <w:szCs w:val="26"/>
                </w:rPr>
                <w:delText>hêm,</w:delText>
              </w:r>
            </w:del>
            <w:ins w:id="669" w:author="FALCON ." w:date="2018-03-25T14:46:00Z">
              <w:r>
                <w:rPr>
                  <w:rFonts w:ascii="Times New Roman" w:hAnsi="Times New Roman"/>
                  <w:sz w:val="26"/>
                  <w:szCs w:val="26"/>
                </w:rPr>
                <w:t xml:space="preserve"> </w:t>
              </w:r>
            </w:ins>
            <w:del w:id="670" w:author="Minh Đức Lê" w:date="2018-04-06T11:57:00Z">
              <w:r>
                <w:rPr>
                  <w:rFonts w:ascii="Times New Roman" w:hAnsi="Times New Roman"/>
                  <w:sz w:val="26"/>
                  <w:szCs w:val="26"/>
                </w:rPr>
                <w:delText>xóa, sửa, cập nhật Báo</w:delText>
              </w:r>
            </w:del>
            <w:ins w:id="671" w:author="Minh Đức Lê" w:date="2018-04-06T11:57:00Z">
              <w:r>
                <w:rPr>
                  <w:rFonts w:ascii="Times New Roman" w:hAnsi="Times New Roman"/>
                  <w:sz w:val="26"/>
                  <w:szCs w:val="26"/>
                </w:rPr>
                <w:t>Tìm kiếm, Hủy, Xác nhận đơn hàng</w:t>
              </w:r>
            </w:ins>
          </w:p>
        </w:tc>
      </w:tr>
      <w:tr>
        <w:trPr>
          <w:ins w:id="672" w:author="FALCON ." w:date="2018-03-25T14:46:00Z"/>
        </w:trPr>
        <w:tc>
          <w:tcPr>
            <w:tcW w:w="3677"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673" w:author="FALCON ." w:date="2018-03-25T14:46:00Z">
              <w:r>
                <w:rPr>
                  <w:rFonts w:cs="Times New Roman" w:ascii="Times New Roman" w:hAnsi="Times New Roman"/>
                  <w:b w:val="false"/>
                  <w:bCs w:val="false"/>
                  <w:sz w:val="26"/>
                  <w:szCs w:val="26"/>
                </w:rPr>
                <w:t>Tác nhân:</w:t>
              </w:r>
            </w:ins>
          </w:p>
        </w:tc>
        <w:tc>
          <w:tcPr>
            <w:tcW w:w="558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lang w:val="vi-VN"/>
              </w:rPr>
            </w:pPr>
            <w:ins w:id="674" w:author="FALCON ." w:date="2018-03-25T14:46:00Z">
              <w:r>
                <w:rPr>
                  <w:rFonts w:ascii="Times New Roman" w:hAnsi="Times New Roman"/>
                  <w:sz w:val="26"/>
                  <w:szCs w:val="26"/>
                </w:rPr>
                <w:t>Admin</w:t>
              </w:r>
            </w:ins>
          </w:p>
        </w:tc>
      </w:tr>
      <w:tr>
        <w:trPr>
          <w:ins w:id="675" w:author="FALCON ." w:date="2018-03-25T14:46:00Z"/>
        </w:trPr>
        <w:tc>
          <w:tcPr>
            <w:tcW w:w="3677"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676" w:author="FALCON ." w:date="2018-03-25T14:46:00Z">
              <w:r>
                <w:rPr>
                  <w:rFonts w:cs="Times New Roman" w:ascii="Times New Roman" w:hAnsi="Times New Roman"/>
                  <w:b w:val="false"/>
                  <w:bCs w:val="false"/>
                  <w:sz w:val="26"/>
                  <w:szCs w:val="26"/>
                </w:rPr>
                <w:t>Điều kiện sau:</w:t>
              </w:r>
            </w:ins>
          </w:p>
        </w:tc>
        <w:tc>
          <w:tcPr>
            <w:tcW w:w="5584" w:type="dxa"/>
            <w:tcBorders/>
            <w:shd w:color="auto" w:fill="auto" w:val="clear"/>
            <w:tcMar>
              <w:left w:w="98" w:type="dxa"/>
            </w:tcMar>
            <w:vAlign w:val="center"/>
          </w:tcPr>
          <w:p>
            <w:pPr>
              <w:pStyle w:val="InfoBlue"/>
              <w:spacing w:lineRule="auto" w:line="360" w:before="100" w:after="100"/>
              <w:rPr>
                <w:rFonts w:ascii="Times New Roman" w:hAnsi="Times New Roman"/>
                <w:sz w:val="26"/>
                <w:szCs w:val="26"/>
              </w:rPr>
            </w:pPr>
            <w:ins w:id="677" w:author="FALCON ." w:date="2018-03-25T14:46:00Z">
              <w:r>
                <w:rPr>
                  <w:rFonts w:ascii="Times New Roman" w:hAnsi="Times New Roman"/>
                  <w:sz w:val="26"/>
                  <w:szCs w:val="26"/>
                </w:rPr>
                <w:t xml:space="preserve"> </w:t>
              </w:r>
            </w:ins>
            <w:ins w:id="678" w:author="FALCON ." w:date="2018-03-25T14:46:00Z">
              <w:r>
                <w:rPr>
                  <w:rFonts w:ascii="Times New Roman" w:hAnsi="Times New Roman"/>
                  <w:sz w:val="26"/>
                  <w:szCs w:val="26"/>
                </w:rPr>
                <w:t>Cập nhật lại thông tin vào CSDL</w:t>
              </w:r>
            </w:ins>
          </w:p>
        </w:tc>
      </w:tr>
      <w:tr>
        <w:trPr>
          <w:ins w:id="679" w:author="FALCON ." w:date="2018-03-25T14:46:00Z"/>
        </w:trPr>
        <w:tc>
          <w:tcPr>
            <w:tcW w:w="3677" w:type="dxa"/>
            <w:tcBorders/>
            <w:shd w:color="auto" w:fill="auto" w:val="clear"/>
            <w:tcMar>
              <w:left w:w="98" w:type="dxa"/>
            </w:tcMar>
            <w:vAlign w:val="center"/>
          </w:tcPr>
          <w:p>
            <w:pPr>
              <w:pStyle w:val="TableHeader"/>
              <w:spacing w:lineRule="auto" w:line="360" w:before="100" w:after="100"/>
              <w:rPr>
                <w:rFonts w:ascii="Times New Roman" w:hAnsi="Times New Roman" w:cs="Times New Roman"/>
                <w:b w:val="false"/>
                <w:b w:val="false"/>
                <w:sz w:val="26"/>
                <w:szCs w:val="26"/>
              </w:rPr>
            </w:pPr>
            <w:ins w:id="680" w:author="FALCON ." w:date="2018-03-25T14:46:00Z">
              <w:r>
                <w:rPr>
                  <w:rFonts w:cs="Times New Roman" w:ascii="Times New Roman" w:hAnsi="Times New Roman"/>
                  <w:b w:val="false"/>
                  <w:bCs w:val="false"/>
                  <w:sz w:val="26"/>
                  <w:szCs w:val="26"/>
                </w:rPr>
                <w:t>Luồng sự kiện chính (Basic flows)</w:t>
              </w:r>
            </w:ins>
          </w:p>
        </w:tc>
        <w:tc>
          <w:tcPr>
            <w:tcW w:w="5584" w:type="dxa"/>
            <w:tcBorders/>
            <w:shd w:color="auto" w:fill="auto" w:val="clear"/>
            <w:tcMar>
              <w:left w:w="98" w:type="dxa"/>
            </w:tcMar>
            <w:vAlign w:val="center"/>
          </w:tcPr>
          <w:p>
            <w:pPr>
              <w:pStyle w:val="InfoBlue"/>
              <w:numPr>
                <w:ilvl w:val="0"/>
                <w:numId w:val="10"/>
              </w:numPr>
              <w:spacing w:lineRule="auto" w:line="360" w:before="100" w:after="100"/>
              <w:rPr>
                <w:rFonts w:ascii="Times New Roman" w:hAnsi="Times New Roman"/>
                <w:sz w:val="26"/>
                <w:szCs w:val="26"/>
                <w:lang w:val="vi-VN"/>
              </w:rPr>
            </w:pPr>
            <w:ins w:id="681" w:author="FALCON ." w:date="2018-03-25T14:46:00Z">
              <w:r>
                <w:rPr>
                  <w:rFonts w:ascii="Times New Roman" w:hAnsi="Times New Roman"/>
                  <w:sz w:val="26"/>
                  <w:szCs w:val="26"/>
                </w:rPr>
                <w:t>Hệ thống hiển thị trang quản lý đơn hàng</w:t>
              </w:r>
            </w:ins>
          </w:p>
          <w:p>
            <w:pPr>
              <w:pStyle w:val="InfoBlue"/>
              <w:numPr>
                <w:ilvl w:val="0"/>
                <w:numId w:val="10"/>
              </w:numPr>
              <w:spacing w:lineRule="auto" w:line="360" w:before="100" w:after="100"/>
              <w:rPr>
                <w:rFonts w:ascii="Times New Roman" w:hAnsi="Times New Roman"/>
                <w:sz w:val="26"/>
                <w:szCs w:val="26"/>
                <w:lang w:val="vi-VN"/>
              </w:rPr>
            </w:pPr>
            <w:ins w:id="682" w:author="FALCON ." w:date="2018-03-25T14:46:00Z">
              <w:r>
                <w:rPr>
                  <w:rFonts w:ascii="Times New Roman" w:hAnsi="Times New Roman"/>
                  <w:sz w:val="26"/>
                  <w:szCs w:val="26"/>
                  <w:lang w:val="en-GB"/>
                </w:rPr>
                <w:t>Admin chọn chức năng (</w:t>
              </w:r>
            </w:ins>
            <w:ins w:id="683" w:author="FALCON ." w:date="2018-03-25T14:59:00Z">
              <w:r>
                <w:rPr>
                  <w:rFonts w:ascii="Times New Roman" w:hAnsi="Times New Roman"/>
                  <w:sz w:val="26"/>
                  <w:szCs w:val="26"/>
                  <w:lang w:val="en-GB"/>
                </w:rPr>
                <w:t>Tìm kiếm</w:t>
              </w:r>
            </w:ins>
            <w:ins w:id="684" w:author="FALCON ." w:date="2018-03-25T14:46:00Z">
              <w:r>
                <w:rPr>
                  <w:rFonts w:ascii="Times New Roman" w:hAnsi="Times New Roman"/>
                  <w:sz w:val="26"/>
                  <w:szCs w:val="26"/>
                  <w:lang w:val="en-GB"/>
                </w:rPr>
                <w:t>, Hủy</w:t>
              </w:r>
            </w:ins>
            <w:ins w:id="685" w:author="Minh Đức Lê" w:date="2018-04-06T11:57:00Z">
              <w:r>
                <w:rPr>
                  <w:rFonts w:ascii="Times New Roman" w:hAnsi="Times New Roman"/>
                  <w:sz w:val="26"/>
                  <w:szCs w:val="26"/>
                  <w:lang w:val="en-GB"/>
                </w:rPr>
                <w:t>, Xác Nhận</w:t>
              </w:r>
            </w:ins>
            <w:ins w:id="686" w:author="FALCON ." w:date="2018-03-25T14:46:00Z">
              <w:r>
                <w:rPr>
                  <w:rFonts w:ascii="Times New Roman" w:hAnsi="Times New Roman"/>
                  <w:sz w:val="26"/>
                  <w:szCs w:val="26"/>
                  <w:lang w:val="en-GB"/>
                </w:rPr>
                <w:t xml:space="preserve"> )</w:t>
              </w:r>
            </w:ins>
          </w:p>
          <w:p>
            <w:pPr>
              <w:pStyle w:val="InfoBlue"/>
              <w:numPr>
                <w:ilvl w:val="0"/>
                <w:numId w:val="10"/>
              </w:numPr>
              <w:spacing w:lineRule="auto" w:line="360" w:before="100" w:after="100"/>
              <w:rPr>
                <w:rFonts w:ascii="Times New Roman" w:hAnsi="Times New Roman"/>
                <w:sz w:val="26"/>
                <w:szCs w:val="26"/>
                <w:lang w:val="vi-VN"/>
              </w:rPr>
            </w:pPr>
            <w:ins w:id="687" w:author="FALCON ." w:date="2018-03-25T14:46:00Z">
              <w:r>
                <w:rPr>
                  <w:rFonts w:ascii="Times New Roman" w:hAnsi="Times New Roman"/>
                  <w:sz w:val="26"/>
                  <w:szCs w:val="26"/>
                  <w:lang w:val="en-GB"/>
                </w:rPr>
                <w:t>Hệ thống thực hiện chức năng theo yêu cầu.</w:t>
              </w:r>
            </w:ins>
          </w:p>
          <w:p>
            <w:pPr>
              <w:pStyle w:val="InfoBlue"/>
              <w:numPr>
                <w:ilvl w:val="0"/>
                <w:numId w:val="10"/>
              </w:numPr>
              <w:spacing w:lineRule="auto" w:line="360" w:before="100" w:after="100"/>
              <w:rPr>
                <w:rFonts w:ascii="Times New Roman" w:hAnsi="Times New Roman"/>
                <w:sz w:val="26"/>
                <w:szCs w:val="26"/>
                <w:lang w:val="vi-VN"/>
              </w:rPr>
            </w:pPr>
            <w:ins w:id="688" w:author="FALCON ." w:date="2018-03-25T14:46:00Z">
              <w:r>
                <w:rPr>
                  <w:rFonts w:ascii="Times New Roman" w:hAnsi="Times New Roman"/>
                  <w:sz w:val="26"/>
                  <w:szCs w:val="26"/>
                </w:rPr>
                <w:t>Hệ thống cập nhật dữ liệu vào CSDL.</w:t>
              </w:r>
            </w:ins>
          </w:p>
          <w:p>
            <w:pPr>
              <w:pStyle w:val="InfoBlue"/>
              <w:numPr>
                <w:ilvl w:val="0"/>
                <w:numId w:val="10"/>
              </w:numPr>
              <w:spacing w:lineRule="auto" w:line="360" w:before="100" w:after="100"/>
              <w:rPr>
                <w:rFonts w:ascii="Times New Roman" w:hAnsi="Times New Roman"/>
                <w:sz w:val="26"/>
                <w:szCs w:val="26"/>
                <w:lang w:val="vi-VN"/>
              </w:rPr>
            </w:pPr>
            <w:ins w:id="689" w:author="FALCON ." w:date="2018-03-25T14:46:00Z">
              <w:r>
                <w:rPr>
                  <w:rFonts w:ascii="Times New Roman" w:hAnsi="Times New Roman"/>
                  <w:sz w:val="26"/>
                  <w:szCs w:val="26"/>
                </w:rPr>
                <w:t>Hệ thống quay lại trang quản đơn hàng.</w:t>
              </w:r>
            </w:ins>
          </w:p>
        </w:tc>
      </w:tr>
    </w:tbl>
    <w:p>
      <w:pPr>
        <w:pStyle w:val="Normal"/>
        <w:ind w:hanging="0"/>
        <w:rPr/>
      </w:pPr>
      <w:r>
        <w:rPr/>
      </w:r>
    </w:p>
    <w:p>
      <w:pPr>
        <w:pStyle w:val="Normal"/>
        <w:ind w:hanging="0"/>
        <w:rPr/>
      </w:pPr>
      <w:r>
        <w:rPr/>
      </w:r>
    </w:p>
    <w:p>
      <w:pPr>
        <w:pStyle w:val="Normal"/>
        <w:ind w:hanging="0"/>
        <w:rPr/>
      </w:pPr>
      <w:r>
        <w:rPr/>
      </w:r>
    </w:p>
    <w:p>
      <w:pPr>
        <w:pStyle w:val="Normal"/>
        <w:ind w:hanging="0"/>
        <w:pPrChange w:id="0" w:author="Minh Đức Lê" w:date="2018-03-22T16:12:00Z"/>
        <w:rPr/>
      </w:pPr>
      <w:r>
        <w:rPr/>
        <w:t xml:space="preserve"> </w:t>
      </w:r>
      <w:r>
        <w:rPr/>
        <w:drawing>
          <wp:inline distT="0" distB="0" distL="0" distR="0">
            <wp:extent cx="5580380" cy="4656455"/>
            <wp:effectExtent l="0" t="0" r="0" b="0"/>
            <wp:docPr id="32"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1" descr=""/>
                    <pic:cNvPicPr>
                      <a:picLocks noChangeAspect="1" noChangeArrowheads="1"/>
                    </pic:cNvPicPr>
                  </pic:nvPicPr>
                  <pic:blipFill>
                    <a:blip r:embed="rId49"/>
                    <a:stretch>
                      <a:fillRect/>
                    </a:stretch>
                  </pic:blipFill>
                  <pic:spPr bwMode="auto">
                    <a:xfrm>
                      <a:off x="0" y="0"/>
                      <a:ext cx="5580380" cy="4656455"/>
                    </a:xfrm>
                    <a:prstGeom prst="rect">
                      <a:avLst/>
                    </a:prstGeom>
                  </pic:spPr>
                </pic:pic>
              </a:graphicData>
            </a:graphic>
          </wp:inline>
        </w:drawing>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579745" cy="3348990"/>
            <wp:effectExtent l="0" t="0" r="0" b="0"/>
            <wp:wrapTopAndBottom/>
            <wp:docPr id="3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 descr=""/>
                    <pic:cNvPicPr>
                      <a:picLocks noChangeAspect="1" noChangeArrowheads="1"/>
                    </pic:cNvPicPr>
                  </pic:nvPicPr>
                  <pic:blipFill>
                    <a:blip r:embed="rId50"/>
                    <a:stretch>
                      <a:fillRect/>
                    </a:stretch>
                  </pic:blipFill>
                  <pic:spPr bwMode="auto">
                    <a:xfrm>
                      <a:off x="0" y="0"/>
                      <a:ext cx="5579745" cy="334899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579745" cy="3348990"/>
            <wp:effectExtent l="0" t="0" r="0" b="0"/>
            <wp:wrapTopAndBottom/>
            <wp:docPr id="3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 descr=""/>
                    <pic:cNvPicPr>
                      <a:picLocks noChangeAspect="1" noChangeArrowheads="1"/>
                    </pic:cNvPicPr>
                  </pic:nvPicPr>
                  <pic:blipFill>
                    <a:blip r:embed="rId51"/>
                    <a:stretch>
                      <a:fillRect/>
                    </a:stretch>
                  </pic:blipFill>
                  <pic:spPr bwMode="auto">
                    <a:xfrm>
                      <a:off x="0" y="0"/>
                      <a:ext cx="5579745" cy="334899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579745" cy="3348990"/>
            <wp:effectExtent l="0" t="0" r="0" b="0"/>
            <wp:wrapTopAndBottom/>
            <wp:docPr id="3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 descr=""/>
                    <pic:cNvPicPr>
                      <a:picLocks noChangeAspect="1" noChangeArrowheads="1"/>
                    </pic:cNvPicPr>
                  </pic:nvPicPr>
                  <pic:blipFill>
                    <a:blip r:embed="rId52"/>
                    <a:stretch>
                      <a:fillRect/>
                    </a:stretch>
                  </pic:blipFill>
                  <pic:spPr bwMode="auto">
                    <a:xfrm>
                      <a:off x="0" y="0"/>
                      <a:ext cx="5579745" cy="334899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pPrChange w:id="0" w:author="Minh Đức Lê" w:date="2018-03-22T16:12:00Z"/>
        <w:rPr/>
      </w:pPr>
      <w:r>
        <w:rPr/>
        <w:t>3.2.8</w:t>
      </w:r>
    </w:p>
    <w:p>
      <w:pPr>
        <w:sectPr>
          <w:headerReference w:type="default" r:id="rId53"/>
          <w:footerReference w:type="default" r:id="rId54"/>
          <w:type w:val="nextPage"/>
          <w:pgSz w:w="11906" w:h="16838"/>
          <w:pgMar w:left="1985" w:right="1134" w:header="709" w:top="1701" w:footer="709" w:bottom="1701" w:gutter="0"/>
          <w:pgNumType w:fmt="decimal"/>
          <w:formProt w:val="false"/>
          <w:textDirection w:val="lrTb"/>
          <w:docGrid w:type="default" w:linePitch="360" w:charSpace="4294957055"/>
        </w:sectPr>
        <w:pStyle w:val="Normal"/>
        <w:ind w:hanging="0"/>
        <w:rPr/>
      </w:pPr>
      <w:r>
        <w:rPr/>
      </w:r>
    </w:p>
    <w:p>
      <w:pPr>
        <w:pStyle w:val="Heading1"/>
        <w:numPr>
          <w:ilvl w:val="0"/>
          <w:numId w:val="3"/>
        </w:numPr>
        <w:jc w:val="both"/>
        <w:rPr/>
      </w:pPr>
      <w:bookmarkStart w:id="61" w:name="_Toc510808734"/>
      <w:r>
        <w:rPr/>
        <w:t>:</w:t>
      </w:r>
      <w:bookmarkStart w:id="62" w:name="_Toc169424250"/>
      <w:r>
        <w:rPr/>
        <w:t xml:space="preserve"> THIẾT KẾ VÀ </w:t>
      </w:r>
      <w:bookmarkEnd w:id="61"/>
      <w:bookmarkEnd w:id="62"/>
      <w:r>
        <w:rPr/>
        <w:t>HIỆN THỰC</w:t>
      </w:r>
    </w:p>
    <w:p>
      <w:pPr>
        <w:pStyle w:val="Normal"/>
        <w:rPr/>
      </w:pPr>
      <w:r>
        <w:rPr/>
        <w:t>Chương này sinh viên trình bày quá trình thiết kế, thử nghiệm và hiện thực hệ thống hoặc bài toán.</w:t>
      </w:r>
    </w:p>
    <w:p>
      <w:pPr>
        <w:pStyle w:val="Heading2"/>
        <w:numPr>
          <w:ilvl w:val="1"/>
          <w:numId w:val="3"/>
        </w:numPr>
        <w:rPr/>
      </w:pPr>
      <w:ins w:id="690" w:author="Minh Đức Lê" w:date="2018-04-08T08:20:00Z">
        <w:r>
          <w:rPr/>
          <w:t>Sơ đồ Class</w:t>
        </w:r>
      </w:ins>
    </w:p>
    <w:p>
      <w:pPr>
        <w:pStyle w:val="Normal"/>
        <w:rPr/>
      </w:pPr>
      <w:bookmarkStart w:id="63" w:name="_GoBack"/>
      <w:bookmarkEnd w:id="63"/>
      <w:r>
        <w:rPr/>
        <w:drawing>
          <wp:inline distT="0" distB="0" distL="0" distR="0">
            <wp:extent cx="5580380" cy="2742565"/>
            <wp:effectExtent l="0" t="0" r="0" b="0"/>
            <wp:docPr id="3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descr=""/>
                    <pic:cNvPicPr>
                      <a:picLocks noChangeAspect="1" noChangeArrowheads="1"/>
                    </pic:cNvPicPr>
                  </pic:nvPicPr>
                  <pic:blipFill>
                    <a:blip r:embed="rId55"/>
                    <a:stretch>
                      <a:fillRect/>
                    </a:stretch>
                  </pic:blipFill>
                  <pic:spPr bwMode="auto">
                    <a:xfrm>
                      <a:off x="0" y="0"/>
                      <a:ext cx="5580380" cy="2742565"/>
                    </a:xfrm>
                    <a:prstGeom prst="rect">
                      <a:avLst/>
                    </a:prstGeom>
                  </pic:spPr>
                </pic:pic>
              </a:graphicData>
            </a:graphic>
          </wp:inline>
        </w:drawing>
      </w:r>
    </w:p>
    <w:p>
      <w:pPr>
        <w:pStyle w:val="Normal"/>
        <w:rPr/>
      </w:pPr>
      <w:r>
        <w:rPr/>
      </w:r>
    </w:p>
    <w:p>
      <w:pPr>
        <w:pStyle w:val="Heading2"/>
        <w:numPr>
          <w:ilvl w:val="1"/>
          <w:numId w:val="3"/>
        </w:numPr>
        <w:pPrChange w:id="0" w:author="Minh Đức Lê" w:date="2018-04-06T20:35:00Z"/>
        <w:rPr/>
      </w:pPr>
      <w:ins w:id="691" w:author="Minh Đức Lê" w:date="2018-04-06T20:35:00Z">
        <w:r>
          <w:rPr/>
          <w:t>Sơ đồ Sitemap</w:t>
        </w:r>
      </w:ins>
    </w:p>
    <w:p>
      <w:pPr>
        <w:pStyle w:val="Normal"/>
        <w:rPr/>
      </w:pPr>
      <w:r>
        <w:rPr/>
      </w:r>
    </w:p>
    <w:p>
      <w:pPr>
        <w:pStyle w:val="Normal"/>
        <w:rPr/>
      </w:pPr>
      <w:r>
        <w:rPr/>
      </w:r>
    </w:p>
    <w:p>
      <w:pPr>
        <w:pStyle w:val="Normal"/>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579745" cy="3202305"/>
            <wp:effectExtent l="0" t="0" r="0" b="0"/>
            <wp:wrapTopAndBottom/>
            <wp:docPr id="3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2" descr=""/>
                    <pic:cNvPicPr>
                      <a:picLocks noChangeAspect="1" noChangeArrowheads="1"/>
                    </pic:cNvPicPr>
                  </pic:nvPicPr>
                  <pic:blipFill>
                    <a:blip r:embed="rId56"/>
                    <a:stretch>
                      <a:fillRect/>
                    </a:stretch>
                  </pic:blipFill>
                  <pic:spPr bwMode="auto">
                    <a:xfrm>
                      <a:off x="0" y="0"/>
                      <a:ext cx="5579745" cy="3202305"/>
                    </a:xfrm>
                    <a:prstGeom prst="rect">
                      <a:avLst/>
                    </a:prstGeom>
                  </pic:spPr>
                </pic:pic>
              </a:graphicData>
            </a:graphic>
          </wp:anchor>
        </w:drawing>
      </w:r>
    </w:p>
    <w:p>
      <w:pPr>
        <w:pStyle w:val="Normal"/>
        <w:rPr/>
      </w:pPr>
      <w:r>
        <w:rPr/>
      </w:r>
    </w:p>
    <w:p>
      <w:pPr>
        <w:pStyle w:val="Normal"/>
        <w:rPr/>
      </w:pPr>
      <w:r>
        <w:rPr/>
      </w:r>
    </w:p>
    <w:p>
      <w:pPr>
        <w:pStyle w:val="Normal"/>
        <w:rPr/>
      </w:pPr>
      <w:r>
        <w:rPr/>
      </w:r>
    </w:p>
    <w:p>
      <w:pPr>
        <w:pStyle w:val="Heading2"/>
        <w:numPr>
          <w:ilvl w:val="1"/>
          <w:numId w:val="3"/>
        </w:numPr>
        <w:rPr/>
      </w:pPr>
      <w:del w:id="692" w:author="Minh Đức Lê" w:date="2018-04-06T00:52:00Z">
        <w:r>
          <w:rPr/>
          <w:delText>Tiêu đề mục</w:delText>
        </w:r>
      </w:del>
      <w:ins w:id="693" w:author="Minh Đức Lê" w:date="2018-04-06T00:52:00Z">
        <w:bookmarkStart w:id="64" w:name="_Toc510808735"/>
        <w:r>
          <w:rPr/>
          <w:t>Thiết kết giao diện</w:t>
        </w:r>
      </w:ins>
      <w:ins w:id="694" w:author="Minh Đức Lê" w:date="2018-04-06T12:51:00Z">
        <w:bookmarkEnd w:id="64"/>
        <w:r>
          <w:rPr>
            <w:lang w:val="vi-VN"/>
          </w:rPr>
          <w:t xml:space="preserve"> phác thảo</w:t>
        </w:r>
      </w:ins>
    </w:p>
    <w:p>
      <w:pPr>
        <w:pStyle w:val="Heading3"/>
        <w:numPr>
          <w:ilvl w:val="2"/>
          <w:numId w:val="3"/>
        </w:numPr>
        <w:rPr>
          <w:lang w:val="vi-VN"/>
        </w:rPr>
      </w:pPr>
      <w:del w:id="695" w:author="Minh Đức Lê" w:date="2018-04-06T12:52:00Z">
        <w:r>
          <w:rPr/>
          <w:delText>Tiêu đề tiểu mục</w:delText>
        </w:r>
      </w:del>
      <w:ins w:id="696" w:author="Minh Đức Lê" w:date="2018-04-06T12:52:00Z">
        <w:bookmarkStart w:id="65" w:name="_Toc510808736"/>
        <w:bookmarkEnd w:id="65"/>
        <w:r>
          <w:rPr>
            <w:lang w:val="vi-VN"/>
          </w:rPr>
          <w:t>Giao diện danh mục</w:t>
        </w:r>
      </w:ins>
    </w:p>
    <w:p>
      <w:pPr>
        <w:pStyle w:val="Normal"/>
        <w:rPr/>
      </w:pPr>
      <w:r>
        <w:rPr/>
      </w:r>
    </w:p>
    <w:p>
      <w:pPr>
        <w:pStyle w:val="Normal"/>
        <w:rPr/>
      </w:pPr>
      <w:del w:id="697" w:author="Minh Đức Lê" w:date="2018-04-06T12:52:00Z">
        <w:r>
          <w:rPr/>
          <w:delText>Nội dung tiểu  mục</w:delText>
        </w:r>
      </w:del>
      <w:r>
        <w:rPr/>
        <w:drawing>
          <wp:inline distT="0" distB="0" distL="0" distR="0">
            <wp:extent cx="5569585" cy="5118100"/>
            <wp:effectExtent l="0" t="0" r="0" b="0"/>
            <wp:docPr id="3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descr=""/>
                    <pic:cNvPicPr>
                      <a:picLocks noChangeAspect="1" noChangeArrowheads="1"/>
                    </pic:cNvPicPr>
                  </pic:nvPicPr>
                  <pic:blipFill>
                    <a:blip r:embed="rId57"/>
                    <a:stretch>
                      <a:fillRect/>
                    </a:stretch>
                  </pic:blipFill>
                  <pic:spPr bwMode="auto">
                    <a:xfrm>
                      <a:off x="0" y="0"/>
                      <a:ext cx="5569585" cy="5118100"/>
                    </a:xfrm>
                    <a:prstGeom prst="rect">
                      <a:avLst/>
                    </a:prstGeom>
                  </pic:spPr>
                </pic:pic>
              </a:graphicData>
            </a:graphic>
          </wp:inline>
        </w:drawing>
      </w:r>
    </w:p>
    <w:p>
      <w:pPr>
        <w:pStyle w:val="Heading3"/>
        <w:numPr>
          <w:ilvl w:val="2"/>
          <w:numId w:val="3"/>
        </w:numPr>
        <w:rPr>
          <w:lang w:val="vi-VN"/>
          <w:ins w:id="701" w:author="Minh Đức Lê" w:date="2018-04-06T12:57:00Z"/>
        </w:rPr>
      </w:pPr>
      <w:del w:id="698" w:author="Minh Đức Lê" w:date="2018-04-06T12:52:00Z">
        <w:r>
          <w:rPr/>
          <w:delText>Tiêu đề tiểu mục</w:delText>
        </w:r>
      </w:del>
      <w:ins w:id="699" w:author="Minh Đức Lê" w:date="2018-04-06T12:52:00Z">
        <w:bookmarkStart w:id="66" w:name="_Toc510808737"/>
        <w:r>
          <w:rPr>
            <w:lang w:val="vi-VN"/>
          </w:rPr>
          <w:t xml:space="preserve">Giao diện </w:t>
        </w:r>
      </w:ins>
      <w:ins w:id="700" w:author="Minh Đức Lê" w:date="2018-04-06T12:55:00Z">
        <w:bookmarkEnd w:id="66"/>
        <w:r>
          <w:rPr>
            <w:lang w:val="vi-VN"/>
          </w:rPr>
          <w:t>chi tiết báo</w:t>
        </w:r>
      </w:ins>
    </w:p>
    <w:p>
      <w:pPr>
        <w:pStyle w:val="Normal"/>
        <w:rPr>
          <w:lang w:val="vi-VN"/>
        </w:rPr>
      </w:pPr>
      <w:r>
        <w:rPr/>
        <w:drawing>
          <wp:inline distT="0" distB="0" distL="0" distR="0">
            <wp:extent cx="5569585" cy="4192270"/>
            <wp:effectExtent l="0" t="0" r="0" b="0"/>
            <wp:docPr id="39"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descr=""/>
                    <pic:cNvPicPr>
                      <a:picLocks noChangeAspect="1" noChangeArrowheads="1"/>
                    </pic:cNvPicPr>
                  </pic:nvPicPr>
                  <pic:blipFill>
                    <a:blip r:embed="rId58"/>
                    <a:stretch>
                      <a:fillRect/>
                    </a:stretch>
                  </pic:blipFill>
                  <pic:spPr bwMode="auto">
                    <a:xfrm>
                      <a:off x="0" y="0"/>
                      <a:ext cx="5569585" cy="4192270"/>
                    </a:xfrm>
                    <a:prstGeom prst="rect">
                      <a:avLst/>
                    </a:prstGeom>
                  </pic:spPr>
                </pic:pic>
              </a:graphicData>
            </a:graphic>
          </wp:inline>
        </w:drawing>
      </w:r>
    </w:p>
    <w:p>
      <w:pPr>
        <w:pStyle w:val="Normal"/>
        <w:rPr>
          <w:lang w:val="vi-VN"/>
        </w:rPr>
      </w:pPr>
      <w:r>
        <w:rPr>
          <w:lang w:val="vi-VN"/>
        </w:rPr>
      </w:r>
    </w:p>
    <w:p>
      <w:pPr>
        <w:pStyle w:val="Heading3"/>
        <w:numPr>
          <w:ilvl w:val="2"/>
          <w:numId w:val="3"/>
        </w:numPr>
        <w:rPr>
          <w:lang w:val="vi-VN"/>
        </w:rPr>
      </w:pPr>
      <w:ins w:id="702" w:author="Minh Đức Lê" w:date="2018-04-06T12:58:00Z">
        <w:bookmarkStart w:id="67" w:name="_Toc510808738"/>
        <w:bookmarkEnd w:id="67"/>
        <w:r>
          <w:rPr>
            <w:lang w:val="vi-VN"/>
          </w:rPr>
          <w:t>Giao diện giỏ báo</w:t>
        </w:r>
      </w:ins>
    </w:p>
    <w:p>
      <w:pPr>
        <w:pStyle w:val="Normal"/>
        <w:rPr>
          <w:lang w:val="vi-VN"/>
        </w:rPr>
      </w:pPr>
      <w:r>
        <w:rPr/>
        <w:drawing>
          <wp:inline distT="0" distB="0" distL="0" distR="0">
            <wp:extent cx="5569585" cy="3526790"/>
            <wp:effectExtent l="0" t="0" r="0" b="0"/>
            <wp:docPr id="4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descr=""/>
                    <pic:cNvPicPr>
                      <a:picLocks noChangeAspect="1" noChangeArrowheads="1"/>
                    </pic:cNvPicPr>
                  </pic:nvPicPr>
                  <pic:blipFill>
                    <a:blip r:embed="rId59"/>
                    <a:stretch>
                      <a:fillRect/>
                    </a:stretch>
                  </pic:blipFill>
                  <pic:spPr bwMode="auto">
                    <a:xfrm>
                      <a:off x="0" y="0"/>
                      <a:ext cx="5569585" cy="3526790"/>
                    </a:xfrm>
                    <a:prstGeom prst="rect">
                      <a:avLst/>
                    </a:prstGeom>
                  </pic:spPr>
                </pic:pic>
              </a:graphicData>
            </a:graphic>
          </wp:inline>
        </w:drawing>
      </w:r>
    </w:p>
    <w:p>
      <w:pPr>
        <w:pStyle w:val="Heading3"/>
        <w:numPr>
          <w:ilvl w:val="2"/>
          <w:numId w:val="3"/>
        </w:numPr>
        <w:rPr>
          <w:lang w:val="vi-VN"/>
        </w:rPr>
      </w:pPr>
      <w:ins w:id="703" w:author="Minh Đức Lê" w:date="2018-04-06T12:59:00Z">
        <w:bookmarkStart w:id="68" w:name="_Toc510808739"/>
        <w:bookmarkEnd w:id="68"/>
        <w:r>
          <w:rPr>
            <w:lang w:val="vi-VN"/>
          </w:rPr>
          <w:t>Giao diện thanh toán</w:t>
        </w:r>
      </w:ins>
    </w:p>
    <w:p>
      <w:pPr>
        <w:pStyle w:val="Normal"/>
        <w:rPr>
          <w:lang w:val="vi-VN"/>
          <w:ins w:id="704" w:author="Minh Đức Lê" w:date="2018-04-06T19:22:00Z"/>
        </w:rPr>
      </w:pPr>
      <w:r>
        <w:rPr/>
        <w:drawing>
          <wp:inline distT="0" distB="0" distL="0" distR="0">
            <wp:extent cx="5569585" cy="1959610"/>
            <wp:effectExtent l="0" t="0" r="0" b="0"/>
            <wp:docPr id="4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1" descr=""/>
                    <pic:cNvPicPr>
                      <a:picLocks noChangeAspect="1" noChangeArrowheads="1"/>
                    </pic:cNvPicPr>
                  </pic:nvPicPr>
                  <pic:blipFill>
                    <a:blip r:embed="rId60"/>
                    <a:stretch>
                      <a:fillRect/>
                    </a:stretch>
                  </pic:blipFill>
                  <pic:spPr bwMode="auto">
                    <a:xfrm>
                      <a:off x="0" y="0"/>
                      <a:ext cx="5569585" cy="1959610"/>
                    </a:xfrm>
                    <a:prstGeom prst="rect">
                      <a:avLst/>
                    </a:prstGeom>
                  </pic:spPr>
                </pic:pic>
              </a:graphicData>
            </a:graphic>
          </wp:inline>
        </w:drawing>
      </w:r>
    </w:p>
    <w:p>
      <w:pPr>
        <w:pStyle w:val="Heading3"/>
        <w:numPr>
          <w:ilvl w:val="2"/>
          <w:numId w:val="3"/>
        </w:numPr>
        <w:rPr>
          <w:rFonts w:cs="Times New Roman"/>
          <w:b w:val="false"/>
          <w:b w:val="false"/>
          <w:bCs w:val="false"/>
          <w:i w:val="false"/>
          <w:i w:val="false"/>
          <w:szCs w:val="24"/>
        </w:rPr>
      </w:pPr>
      <w:ins w:id="705" w:author="Minh Đức Lê" w:date="2018-04-06T19:23:00Z">
        <w:bookmarkStart w:id="69" w:name="_Toc510808740"/>
        <w:bookmarkEnd w:id="69"/>
        <w:r>
          <w:rPr>
            <w:rFonts w:cs="Times New Roman"/>
            <w:b w:val="false"/>
            <w:bCs w:val="false"/>
            <w:i w:val="false"/>
            <w:szCs w:val="24"/>
          </w:rPr>
          <w:t>Giao diện quản lý đợn hàng</w:t>
        </w:r>
      </w:ins>
    </w:p>
    <w:p>
      <w:pPr>
        <w:pStyle w:val="Normal"/>
        <w:rPr/>
      </w:pPr>
      <w:r>
        <w:rPr/>
        <w:drawing>
          <wp:inline distT="0" distB="0" distL="0" distR="0">
            <wp:extent cx="5572125" cy="3438525"/>
            <wp:effectExtent l="0" t="0" r="0" b="0"/>
            <wp:docPr id="42"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1" descr=""/>
                    <pic:cNvPicPr>
                      <a:picLocks noChangeAspect="1" noChangeArrowheads="1"/>
                    </pic:cNvPicPr>
                  </pic:nvPicPr>
                  <pic:blipFill>
                    <a:blip r:embed="rId61"/>
                    <a:stretch>
                      <a:fillRect/>
                    </a:stretch>
                  </pic:blipFill>
                  <pic:spPr bwMode="auto">
                    <a:xfrm>
                      <a:off x="0" y="0"/>
                      <a:ext cx="5572125" cy="3438525"/>
                    </a:xfrm>
                    <a:prstGeom prst="rect">
                      <a:avLst/>
                    </a:prstGeom>
                  </pic:spPr>
                </pic:pic>
              </a:graphicData>
            </a:graphic>
          </wp:inline>
        </w:drawing>
      </w:r>
    </w:p>
    <w:p>
      <w:pPr>
        <w:pStyle w:val="Heading3"/>
        <w:numPr>
          <w:ilvl w:val="2"/>
          <w:numId w:val="3"/>
        </w:numPr>
        <w:rPr/>
      </w:pPr>
      <w:ins w:id="706" w:author="Minh Đức Lê" w:date="2018-04-06T19:23:00Z">
        <w:bookmarkStart w:id="70" w:name="_Toc510808741"/>
        <w:r>
          <w:rPr/>
          <w:t xml:space="preserve">Giao diện </w:t>
        </w:r>
      </w:ins>
      <w:ins w:id="707" w:author="Minh Đức Lê" w:date="2018-04-06T19:33:00Z">
        <w:bookmarkEnd w:id="70"/>
        <w:r>
          <w:rPr/>
          <w:t>quản lý người dùng</w:t>
        </w:r>
      </w:ins>
    </w:p>
    <w:p>
      <w:pPr>
        <w:pStyle w:val="Normal"/>
        <w:rPr/>
      </w:pPr>
      <w:r>
        <w:rPr/>
        <w:drawing>
          <wp:inline distT="0" distB="0" distL="0" distR="0">
            <wp:extent cx="5572760" cy="2338070"/>
            <wp:effectExtent l="0" t="0" r="0" b="0"/>
            <wp:docPr id="43"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5" descr=""/>
                    <pic:cNvPicPr>
                      <a:picLocks noChangeAspect="1" noChangeArrowheads="1"/>
                    </pic:cNvPicPr>
                  </pic:nvPicPr>
                  <pic:blipFill>
                    <a:blip r:embed="rId62"/>
                    <a:stretch>
                      <a:fillRect/>
                    </a:stretch>
                  </pic:blipFill>
                  <pic:spPr bwMode="auto">
                    <a:xfrm>
                      <a:off x="0" y="0"/>
                      <a:ext cx="5572760" cy="2338070"/>
                    </a:xfrm>
                    <a:prstGeom prst="rect">
                      <a:avLst/>
                    </a:prstGeom>
                  </pic:spPr>
                </pic:pic>
              </a:graphicData>
            </a:graphic>
          </wp:inline>
        </w:drawing>
      </w:r>
    </w:p>
    <w:p>
      <w:pPr>
        <w:pStyle w:val="Heading3"/>
        <w:numPr>
          <w:ilvl w:val="2"/>
          <w:numId w:val="3"/>
        </w:numPr>
        <w:rPr/>
      </w:pPr>
      <w:ins w:id="708" w:author="Minh Đức Lê" w:date="2018-04-06T19:43:00Z">
        <w:bookmarkStart w:id="71" w:name="_Toc510808742"/>
        <w:bookmarkEnd w:id="71"/>
        <w:r>
          <w:rPr/>
          <w:t>Giao diện quản lý báo</w:t>
        </w:r>
      </w:ins>
    </w:p>
    <w:p>
      <w:pPr>
        <w:pStyle w:val="Normal"/>
        <w:rPr/>
      </w:pPr>
      <w:r>
        <w:rPr/>
        <w:drawing>
          <wp:inline distT="0" distB="0" distL="0" distR="0">
            <wp:extent cx="5572760" cy="2363470"/>
            <wp:effectExtent l="0" t="0" r="0" b="0"/>
            <wp:docPr id="44"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7" descr=""/>
                    <pic:cNvPicPr>
                      <a:picLocks noChangeAspect="1" noChangeArrowheads="1"/>
                    </pic:cNvPicPr>
                  </pic:nvPicPr>
                  <pic:blipFill>
                    <a:blip r:embed="rId63"/>
                    <a:stretch>
                      <a:fillRect/>
                    </a:stretch>
                  </pic:blipFill>
                  <pic:spPr bwMode="auto">
                    <a:xfrm>
                      <a:off x="0" y="0"/>
                      <a:ext cx="5572760" cy="2363470"/>
                    </a:xfrm>
                    <a:prstGeom prst="rect">
                      <a:avLst/>
                    </a:prstGeom>
                  </pic:spPr>
                </pic:pic>
              </a:graphicData>
            </a:graphic>
          </wp:inline>
        </w:drawing>
      </w:r>
    </w:p>
    <w:p>
      <w:pPr>
        <w:pStyle w:val="Normal"/>
        <w:rPr/>
      </w:pPr>
      <w:del w:id="709" w:author="Minh Đức Lê" w:date="2018-04-06T12:56:00Z">
        <w:r>
          <w:rPr/>
          <w:delText>Nội dung tiểu  mục</w:delText>
        </w:r>
      </w:del>
    </w:p>
    <w:p>
      <w:pPr>
        <w:pStyle w:val="Normal"/>
        <w:rPr/>
      </w:pPr>
      <w:del w:id="710" w:author="Minh Đức Lê" w:date="2018-04-06T12:59:00Z">
        <w:r>
          <w:rPr/>
          <w:delText>Tiêu đề mục</w:delText>
        </w:r>
      </w:del>
      <w:ins w:id="711" w:author="Minh Đức Lê" w:date="2018-04-06T12:59:00Z">
        <w:bookmarkStart w:id="72" w:name="_Toc510808744"/>
        <w:bookmarkEnd w:id="72"/>
        <w:r>
          <w:rPr>
            <w:lang w:val="vi-VN"/>
          </w:rPr>
          <w:t>Hiện thực giao diện</w:t>
        </w:r>
      </w:ins>
    </w:p>
    <w:p>
      <w:pPr>
        <w:pStyle w:val="Heading3"/>
        <w:numPr>
          <w:ilvl w:val="2"/>
          <w:numId w:val="3"/>
        </w:numPr>
        <w:rPr>
          <w:lang w:val="vi-VN"/>
        </w:rPr>
      </w:pPr>
      <w:ins w:id="712" w:author="Minh Đức Lê" w:date="2018-04-06T13:00:00Z">
        <w:bookmarkStart w:id="73" w:name="_Toc510808745"/>
        <w:bookmarkEnd w:id="73"/>
        <w:r>
          <w:rPr>
            <w:lang w:val="vi-VN"/>
          </w:rPr>
          <w:t>Giao diện danh mục</w:t>
        </w:r>
      </w:ins>
    </w:p>
    <w:p>
      <w:pPr>
        <w:pStyle w:val="Heading3"/>
        <w:numPr>
          <w:ilvl w:val="2"/>
          <w:numId w:val="3"/>
        </w:numPr>
        <w:rPr/>
      </w:pPr>
      <w:del w:id="713" w:author="Minh Đức Lê" w:date="2018-04-06T13:00:00Z">
        <w:r>
          <w:rPr/>
          <w:delText>Tiêu đề tiểu mục</w:delText>
        </w:r>
      </w:del>
    </w:p>
    <w:p>
      <w:pPr>
        <w:pStyle w:val="Heading3"/>
        <w:numPr>
          <w:ilvl w:val="2"/>
          <w:numId w:val="3"/>
        </w:numPr>
        <w:rPr/>
      </w:pPr>
      <w:r>
        <w:rPr/>
        <w:t>Nội dung tiểu  mục</w:t>
      </w:r>
    </w:p>
    <w:p>
      <w:pPr>
        <w:pStyle w:val="Heading3"/>
        <w:numPr>
          <w:ilvl w:val="2"/>
          <w:numId w:val="3"/>
        </w:numPr>
        <w:rPr/>
      </w:pPr>
      <w:del w:id="714" w:author="Minh Đức Lê" w:date="2018-04-06T13:00:00Z">
        <w:r>
          <w:rPr/>
          <w:delText>Tiêu đề tiểu mục</w:delText>
        </w:r>
      </w:del>
      <w:ins w:id="715" w:author="Minh Đức Lê" w:date="2018-04-06T13:00:00Z">
        <w:bookmarkStart w:id="74" w:name="_Toc510808746"/>
        <w:bookmarkEnd w:id="74"/>
        <w:r>
          <w:rPr>
            <w:lang w:val="vi-VN"/>
          </w:rPr>
          <w:t>Giao diện chi tiết báo</w:t>
        </w:r>
      </w:ins>
    </w:p>
    <w:p>
      <w:pPr>
        <w:pStyle w:val="Normal"/>
        <w:rPr/>
      </w:pPr>
      <w:r>
        <w:rPr/>
        <w:t>Nội dung tiểu  mục</w:t>
      </w:r>
    </w:p>
    <w:p>
      <w:pPr>
        <w:pStyle w:val="Heading3"/>
        <w:numPr>
          <w:ilvl w:val="2"/>
          <w:numId w:val="3"/>
        </w:numPr>
        <w:pPrChange w:id="0" w:author="Minh Đức Lê" w:date="2018-04-06T13:00:00Z"/>
        <w:rPr>
          <w:lang w:val="vi-VN"/>
        </w:rPr>
      </w:pPr>
      <w:bookmarkStart w:id="75" w:name="_Toc510808747"/>
      <w:bookmarkEnd w:id="75"/>
      <w:r>
        <w:rPr>
          <w:lang w:val="vi-VN"/>
        </w:rPr>
        <w:t>Giao diện giỏ báo</w:t>
      </w:r>
    </w:p>
    <w:p>
      <w:pPr>
        <w:pStyle w:val="Normal"/>
        <w:rPr>
          <w:lang w:val="vi-VN"/>
        </w:rPr>
      </w:pPr>
      <w:bookmarkStart w:id="76" w:name="_Toc510808748"/>
      <w:bookmarkStart w:id="77" w:name="_Toc510808748"/>
      <w:bookmarkEnd w:id="77"/>
      <w:r>
        <w:rPr>
          <w:lang w:val="vi-VN"/>
        </w:rPr>
      </w:r>
    </w:p>
    <w:p>
      <w:pPr>
        <w:sectPr>
          <w:headerReference w:type="default" r:id="rId64"/>
          <w:footerReference w:type="default" r:id="rId65"/>
          <w:type w:val="nextPage"/>
          <w:pgSz w:w="11906" w:h="16838"/>
          <w:pgMar w:left="1985" w:right="1134" w:header="709" w:top="1701" w:footer="709" w:bottom="1701" w:gutter="0"/>
          <w:pgNumType w:fmt="decimal"/>
          <w:formProt w:val="false"/>
          <w:textDirection w:val="lrTb"/>
          <w:docGrid w:type="default" w:linePitch="360" w:charSpace="4294957055"/>
        </w:sectPr>
        <w:pStyle w:val="Heading3"/>
        <w:numPr>
          <w:ilvl w:val="2"/>
          <w:numId w:val="3"/>
        </w:numPr>
        <w:pPrChange w:id="0" w:author="Minh Đức Lê" w:date="2018-04-06T13:00:00Z"/>
        <w:rPr>
          <w:lang w:val="vi-VN"/>
        </w:rPr>
      </w:pPr>
      <w:r>
        <w:rPr>
          <w:lang w:val="vi-VN"/>
        </w:rPr>
        <w:t>Giao diện thanh toán</w:t>
      </w:r>
    </w:p>
    <w:p>
      <w:pPr>
        <w:pStyle w:val="Heading1"/>
        <w:numPr>
          <w:ilvl w:val="0"/>
          <w:numId w:val="3"/>
        </w:numPr>
        <w:jc w:val="both"/>
        <w:rPr/>
      </w:pPr>
      <w:bookmarkStart w:id="78" w:name="_Toc510808749"/>
      <w:bookmarkStart w:id="79" w:name="_Toc169424253"/>
      <w:bookmarkEnd w:id="78"/>
      <w:bookmarkEnd w:id="79"/>
      <w:r>
        <w:rPr/>
        <w:t>: KẾT LUẬN</w:t>
      </w:r>
    </w:p>
    <w:p>
      <w:pPr>
        <w:pStyle w:val="Heading2"/>
        <w:numPr>
          <w:ilvl w:val="1"/>
          <w:numId w:val="3"/>
        </w:numPr>
        <w:rPr/>
      </w:pPr>
      <w:bookmarkStart w:id="80" w:name="_Toc510808750"/>
      <w:bookmarkEnd w:id="80"/>
      <w:r>
        <w:rPr/>
        <w:t>Kết quả đạt được</w:t>
      </w:r>
    </w:p>
    <w:p>
      <w:pPr>
        <w:pStyle w:val="Normal"/>
        <w:ind w:firstLine="576"/>
        <w:rPr/>
      </w:pPr>
      <w:r>
        <w:rPr/>
        <w:t>Trình bày các chức năng đã hoàn thành trong đồ án hoặc kết quả nghiên cứu.</w:t>
      </w:r>
    </w:p>
    <w:p>
      <w:pPr>
        <w:pStyle w:val="Heading2"/>
        <w:numPr>
          <w:ilvl w:val="1"/>
          <w:numId w:val="3"/>
        </w:numPr>
        <w:rPr/>
      </w:pPr>
      <w:bookmarkStart w:id="81" w:name="_Toc510808751"/>
      <w:bookmarkEnd w:id="81"/>
      <w:r>
        <w:rPr/>
        <w:t>Hạn chế của đồ án</w:t>
      </w:r>
    </w:p>
    <w:p>
      <w:pPr>
        <w:pStyle w:val="Normal"/>
        <w:ind w:firstLine="576"/>
        <w:rPr/>
      </w:pPr>
      <w:r>
        <w:rPr/>
        <w:t>Trình bày những hạn chế, công việc chưa hoàn tất trong đồ án</w:t>
      </w:r>
    </w:p>
    <w:p>
      <w:pPr>
        <w:pStyle w:val="Heading2"/>
        <w:numPr>
          <w:ilvl w:val="1"/>
          <w:numId w:val="3"/>
        </w:numPr>
        <w:rPr/>
      </w:pPr>
      <w:bookmarkStart w:id="82" w:name="_Toc510808752"/>
      <w:bookmarkEnd w:id="82"/>
      <w:r>
        <w:rPr/>
        <w:t>Hướng phát triển</w:t>
      </w:r>
    </w:p>
    <w:p>
      <w:pPr>
        <w:pStyle w:val="Normal"/>
        <w:rPr/>
      </w:pPr>
      <w:r>
        <w:rPr/>
        <w:t xml:space="preserve">Trình bày các định hướng phát triển cho hệ thống hoặc hướng nghiên cứu trong tương lai. </w:t>
      </w:r>
    </w:p>
    <w:p>
      <w:pPr>
        <w:pStyle w:val="Normal"/>
        <w:rPr/>
      </w:pPr>
      <w:r>
        <w:rPr/>
      </w:r>
    </w:p>
    <w:p>
      <w:pPr>
        <w:pStyle w:val="Heading1"/>
        <w:numPr>
          <w:ilvl w:val="0"/>
          <w:numId w:val="0"/>
        </w:numPr>
        <w:ind w:firstLine="567"/>
        <w:rPr/>
      </w:pPr>
      <w:r>
        <w:rPr/>
      </w:r>
    </w:p>
    <w:p>
      <w:pPr>
        <w:pStyle w:val="Heading1"/>
        <w:numPr>
          <w:ilvl w:val="0"/>
          <w:numId w:val="0"/>
        </w:numPr>
        <w:ind w:firstLine="567"/>
        <w:rPr/>
      </w:pPr>
      <w:bookmarkStart w:id="83" w:name="_Toc169424254"/>
      <w:bookmarkStart w:id="84" w:name="_Toc510808753"/>
      <w:bookmarkEnd w:id="83"/>
      <w:bookmarkEnd w:id="84"/>
      <w:r>
        <w:rPr/>
        <w:t>TÀI LIỆU THAM KHẢO</w:t>
      </w:r>
    </w:p>
    <w:p>
      <w:pPr>
        <w:pStyle w:val="LikeNumbering"/>
        <w:rPr/>
      </w:pPr>
      <w:r>
        <w:rPr/>
        <w:t>Các tài liệu Tiếng Việt</w:t>
      </w:r>
    </w:p>
    <w:p>
      <w:pPr>
        <w:pStyle w:val="Tailieuthamkhao"/>
        <w:numPr>
          <w:ilvl w:val="0"/>
          <w:numId w:val="4"/>
        </w:numPr>
        <w:ind w:left="720" w:hanging="0"/>
        <w:rPr/>
      </w:pPr>
      <w:r>
        <w:rPr/>
        <w:t>Họ và Tên tác giả (Thứ tự theo Tên). Tên sách. Tên nhà xuất bản, năm xuất bản.</w:t>
      </w:r>
    </w:p>
    <w:p>
      <w:pPr>
        <w:pStyle w:val="Tailieuthamkhao"/>
        <w:numPr>
          <w:ilvl w:val="0"/>
          <w:numId w:val="4"/>
        </w:numPr>
        <w:ind w:left="720" w:hanging="0"/>
        <w:rPr/>
      </w:pPr>
      <w:r>
        <w:rPr>
          <w:szCs w:val="28"/>
        </w:rPr>
        <w:t xml:space="preserve">Nguyễn </w:t>
      </w:r>
      <w:r>
        <w:rPr/>
        <w:t>Quốc Cường, Hoàng Đức Hải. Giáo trình Đồ hoạ vi tính. NXB Giáo dục,</w:t>
      </w:r>
      <w:r>
        <w:rPr>
          <w:szCs w:val="28"/>
        </w:rPr>
        <w:t xml:space="preserve"> 2000.</w:t>
      </w:r>
    </w:p>
    <w:p>
      <w:pPr>
        <w:pStyle w:val="Tailieuthamkhao"/>
        <w:numPr>
          <w:ilvl w:val="0"/>
          <w:numId w:val="4"/>
        </w:numPr>
        <w:ind w:left="720" w:hanging="0"/>
        <w:rPr/>
      </w:pPr>
      <w:ins w:id="716" w:author="Minh Đức Lê" w:date="2018-04-08T08:54:00Z">
        <w:r>
          <w:rPr>
            <w:lang w:val="vi-VN"/>
          </w:rPr>
          <w:t xml:space="preserve">Cơ sở lý thuyết JAVA: </w:t>
        </w:r>
      </w:ins>
      <w:ins w:id="717" w:author="Minh Đức Lê" w:date="2018-04-08T08:54:00Z">
        <w:r>
          <w:rPr/>
          <w:t>http://voer.edu.vn/m/gioi-thieu-ve-ngon-ngu-java/6a520965</w:t>
        </w:r>
      </w:ins>
    </w:p>
    <w:p>
      <w:pPr>
        <w:pStyle w:val="Tailieuthamkhao"/>
        <w:numPr>
          <w:ilvl w:val="0"/>
          <w:numId w:val="4"/>
        </w:numPr>
        <w:ind w:left="720" w:hanging="0"/>
        <w:rPr/>
      </w:pPr>
      <w:ins w:id="718" w:author="Minh Đức Lê" w:date="2018-04-08T09:24:00Z">
        <w:r>
          <w:rPr>
            <w:lang w:val="vi-VN"/>
          </w:rPr>
          <w:t xml:space="preserve">Cơ sở lý thuyết JDBC: </w:t>
        </w:r>
      </w:ins>
      <w:ins w:id="719" w:author="Minh Đức Lê" w:date="2018-04-08T09:25:00Z">
        <w:r>
          <w:rPr>
            <w:lang w:val="vi-VN"/>
          </w:rPr>
          <w:t>https://o7planning.org/vi/10167/huong-dan-su-dung-java-jdbc</w:t>
        </w:r>
      </w:ins>
    </w:p>
    <w:p>
      <w:pPr>
        <w:pStyle w:val="Tailieuthamkhao"/>
        <w:numPr>
          <w:ilvl w:val="0"/>
          <w:numId w:val="4"/>
        </w:numPr>
        <w:ind w:left="720" w:hanging="0"/>
        <w:rPr/>
      </w:pPr>
      <w:ins w:id="720" w:author="Minh Đức Lê" w:date="2018-04-08T09:23:00Z">
        <w:r>
          <w:rPr>
            <w:lang w:val="vi-VN"/>
          </w:rPr>
          <w:t>Cơ sở lý thuyết Spring MVC: https://stackjava.com/spring/spring-mvc-phan-1-kien-truc-cua-spring-mvc.html</w:t>
        </w:r>
      </w:ins>
    </w:p>
    <w:p>
      <w:pPr>
        <w:pStyle w:val="LikeNumbering"/>
        <w:rPr/>
      </w:pPr>
      <w:r>
        <w:rPr/>
        <w:t>Các tài liệu Tiếng Anh</w:t>
      </w:r>
    </w:p>
    <w:p>
      <w:pPr>
        <w:pStyle w:val="Tailieuthamkhao"/>
        <w:numPr>
          <w:ilvl w:val="0"/>
          <w:numId w:val="4"/>
        </w:numPr>
        <w:ind w:left="720" w:hanging="0"/>
        <w:rPr>
          <w:rStyle w:val="Atitle"/>
        </w:rPr>
      </w:pPr>
      <w:r>
        <w:rPr>
          <w:rStyle w:val="Atitle"/>
          <w:szCs w:val="26"/>
        </w:rPr>
        <w:t xml:space="preserve">Amy </w:t>
      </w:r>
      <w:r>
        <w:rPr/>
        <w:t>Apon</w:t>
      </w:r>
      <w:r>
        <w:rPr>
          <w:rStyle w:val="Atitle"/>
          <w:szCs w:val="26"/>
        </w:rPr>
        <w:t>. Lecture for Cluster and Grid Computing.</w:t>
      </w:r>
      <w:r>
        <w:rPr/>
        <w:t xml:space="preserve"> University</w:t>
      </w:r>
      <w:r>
        <w:rPr>
          <w:rStyle w:val="Atitle"/>
          <w:szCs w:val="26"/>
        </w:rPr>
        <w:t xml:space="preserve"> of Arkansas, 2004.</w:t>
      </w:r>
    </w:p>
    <w:p>
      <w:pPr>
        <w:pStyle w:val="Tailieuthamkhao"/>
        <w:numPr>
          <w:ilvl w:val="0"/>
          <w:numId w:val="4"/>
        </w:numPr>
        <w:ind w:left="720" w:hanging="0"/>
        <w:rPr/>
      </w:pPr>
      <w:r>
        <w:rPr>
          <w:rStyle w:val="Atitle"/>
          <w:szCs w:val="26"/>
        </w:rPr>
        <w:t xml:space="preserve">Bart Jacob, </w:t>
      </w:r>
      <w:r>
        <w:rPr/>
        <w:t>Luis</w:t>
      </w:r>
      <w:r>
        <w:rPr>
          <w:rStyle w:val="Atitle"/>
          <w:szCs w:val="26"/>
        </w:rPr>
        <w:t xml:space="preserve"> Ferreira, Nobert </w:t>
      </w:r>
      <w:r>
        <w:rPr/>
        <w:t>Bieberstein</w:t>
      </w:r>
      <w:r>
        <w:rPr>
          <w:rStyle w:val="Atitle"/>
          <w:szCs w:val="26"/>
        </w:rPr>
        <w:t>, Candice Gilzean, Jean-Yves, Girard, Roman Strachowski, Seong (Steve) Yu. Enabling Application for Grid Computing with Globus. IBM RedBooks, 2003.</w:t>
      </w:r>
    </w:p>
    <w:p>
      <w:pPr>
        <w:pStyle w:val="LikeNumbering"/>
        <w:rPr/>
      </w:pPr>
      <w:r>
        <w:rPr/>
        <w:t>Các tài liệu từ Internet</w:t>
      </w:r>
    </w:p>
    <w:p>
      <w:pPr>
        <w:pStyle w:val="Tailieuthamkhao"/>
        <w:numPr>
          <w:ilvl w:val="0"/>
          <w:numId w:val="4"/>
        </w:numPr>
        <w:ind w:left="720" w:hanging="0"/>
        <w:rPr/>
      </w:pPr>
      <w:r>
        <w:rPr/>
        <w:t xml:space="preserve">Website GIS của chính phủ: </w:t>
      </w:r>
      <w:hyperlink r:id="rId66">
        <w:r>
          <w:rPr>
            <w:webHidden/>
            <w:rStyle w:val="InternetLink"/>
            <w:vanish/>
          </w:rPr>
          <w:t>http://gis.chinhphu.vn</w:t>
        </w:r>
      </w:hyperlink>
    </w:p>
    <w:p>
      <w:pPr>
        <w:sectPr>
          <w:headerReference w:type="default" r:id="rId67"/>
          <w:footerReference w:type="default" r:id="rId68"/>
          <w:type w:val="nextPage"/>
          <w:pgSz w:w="11906" w:h="16838"/>
          <w:pgMar w:left="1985" w:right="1134" w:header="709" w:top="1701" w:footer="709" w:bottom="1701" w:gutter="0"/>
          <w:pgNumType w:fmt="decimal"/>
          <w:formProt w:val="false"/>
          <w:textDirection w:val="lrTb"/>
          <w:docGrid w:type="default" w:linePitch="360" w:charSpace="4294957055"/>
        </w:sectPr>
        <w:pStyle w:val="Tailieuthamkhao"/>
        <w:numPr>
          <w:ilvl w:val="0"/>
          <w:numId w:val="4"/>
        </w:numPr>
        <w:ind w:left="720" w:hanging="0"/>
        <w:rPr/>
      </w:pPr>
      <w:r>
        <w:rPr/>
        <w:t>...</w:t>
      </w:r>
    </w:p>
    <w:p>
      <w:pPr>
        <w:pStyle w:val="Heading1"/>
        <w:numPr>
          <w:ilvl w:val="0"/>
          <w:numId w:val="0"/>
        </w:numPr>
        <w:ind w:firstLine="567"/>
        <w:rPr/>
      </w:pPr>
      <w:bookmarkStart w:id="85" w:name="_Toc510808754"/>
      <w:bookmarkStart w:id="86" w:name="_Toc169424255"/>
      <w:bookmarkEnd w:id="85"/>
      <w:bookmarkEnd w:id="86"/>
      <w:r>
        <w:rPr/>
        <w:t>PHỤ LỤC</w:t>
      </w:r>
    </w:p>
    <w:p>
      <w:pPr>
        <w:pStyle w:val="Normal"/>
        <w:rPr/>
      </w:pPr>
      <w:r>
        <w:rPr/>
      </w:r>
    </w:p>
    <w:sectPr>
      <w:headerReference w:type="default" r:id="rId69"/>
      <w:footerReference w:type="default" r:id="rId70"/>
      <w:type w:val="nextPage"/>
      <w:pgSz w:w="11906" w:h="16838"/>
      <w:pgMar w:left="1985" w:right="1134" w:header="709" w:top="1701" w:footer="709" w:bottom="1701" w:gutter="0"/>
      <w:pgNumType w:fmt="decimal"/>
      <w:formProt w:val="false"/>
      <w:textDirection w:val="lrTb"/>
      <w:docGrid w:type="default" w:linePitch="360" w:charSpace="4294957055"/>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default"/>
  </w:font>
  <w:font w:name="Arial">
    <w:charset w:val="01"/>
    <w:family w:val="roman"/>
    <w:pitch w:val="default"/>
  </w:font>
  <w:font w:name=".VnTime">
    <w:charset w:val="01"/>
    <w:family w:val="roman"/>
    <w:pitch w:val="default"/>
  </w:font>
  <w:font w:name="Tahoma">
    <w:charset w:val="01"/>
    <w:family w:val="roman"/>
    <w:pitch w:val="default"/>
  </w:font>
  <w:font w:name="Liberation Sans">
    <w:altName w:val="Arial"/>
    <w:charset w:val="01"/>
    <w:family w:val="roman"/>
    <w:pitch w:val="default"/>
  </w:font>
  <w:font w:name="Calibri">
    <w:charset w:val="01"/>
    <w:family w:val="roman"/>
    <w:pitch w:val="default"/>
  </w:font>
  <w:font w:name="Wingdings">
    <w:charset w:val="01"/>
    <w:family w:val="roman"/>
    <w:pitch w:val="default"/>
  </w:font>
  <w:font w:name="Times New Roman">
    <w:charset w:val="01"/>
    <w:family w:val="roman"/>
    <w:pitch w:val="variable"/>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902" w:type="dxa"/>
      <w:jc w:val="left"/>
      <w:tblInd w:w="0" w:type="dxa"/>
      <w:tblBorders>
        <w:top w:val="single" w:sz="4" w:space="0" w:color="00000A"/>
      </w:tblBorders>
      <w:tblCellMar>
        <w:top w:w="0" w:type="dxa"/>
        <w:left w:w="57" w:type="dxa"/>
        <w:bottom w:w="0" w:type="dxa"/>
        <w:right w:w="57" w:type="dxa"/>
      </w:tblCellMar>
      <w:tblLook w:val="04a0" w:noVBand="1" w:noHBand="0" w:firstRow="1" w:lastRow="0" w:firstColumn="1" w:lastColumn="0"/>
    </w:tblPr>
    <w:tblGrid>
      <w:gridCol w:w="2976"/>
      <w:gridCol w:w="2961"/>
      <w:gridCol w:w="2965"/>
    </w:tblGrid>
    <w:tr>
      <w:trPr/>
      <w:tc>
        <w:tcPr>
          <w:tcW w:w="2976" w:type="dxa"/>
          <w:tcBorders>
            <w:top w:val="single" w:sz="4" w:space="0" w:color="00000A"/>
          </w:tcBorders>
          <w:shd w:color="auto" w:fill="FAFAFA" w:val="clear"/>
        </w:tcPr>
        <w:p>
          <w:pPr>
            <w:pStyle w:val="Footer"/>
            <w:spacing w:lineRule="auto" w:line="240" w:before="0" w:after="0"/>
            <w:ind w:right="360" w:hanging="0"/>
            <w:rPr/>
          </w:pPr>
          <w:r>
            <w:rPr/>
          </w:r>
        </w:p>
      </w:tc>
      <w:tc>
        <w:tcPr>
          <w:tcW w:w="2961" w:type="dxa"/>
          <w:tcBorders>
            <w:top w:val="single" w:sz="4" w:space="0" w:color="00000A"/>
          </w:tcBorders>
          <w:shd w:color="auto" w:fill="FAFAFA" w:val="clear"/>
        </w:tcPr>
        <w:p>
          <w:pPr>
            <w:pStyle w:val="Footer"/>
            <w:spacing w:lineRule="auto" w:line="240" w:before="0" w:after="0"/>
            <w:ind w:hanging="0"/>
            <w:jc w:val="center"/>
            <w:rPr/>
          </w:pPr>
          <w:r>
            <w:rPr/>
          </w:r>
        </w:p>
      </w:tc>
      <w:tc>
        <w:tcPr>
          <w:tcW w:w="2965" w:type="dxa"/>
          <w:tcBorders>
            <w:top w:val="single" w:sz="4" w:space="0" w:color="00000A"/>
          </w:tcBorders>
          <w:shd w:color="auto" w:fill="FAFAFA" w:val="clear"/>
        </w:tcPr>
        <w:p>
          <w:pPr>
            <w:pStyle w:val="Footer"/>
            <w:spacing w:lineRule="auto" w:line="240" w:before="0" w:after="0"/>
            <w:ind w:right="-1" w:hanging="0"/>
            <w:jc w:val="right"/>
            <w:rPr>
              <w:i/>
              <w:i/>
              <w:sz w:val="24"/>
            </w:rPr>
          </w:pPr>
          <w:r>
            <w:rPr>
              <w:i/>
              <w:sz w:val="24"/>
              <w:highlight w:val="yellow"/>
            </w:rPr>
            <w:t>Lớp DHKTPM11A</w:t>
          </w:r>
        </w:p>
      </w:tc>
    </w:tr>
  </w:tbl>
  <w:p>
    <w:pPr>
      <w:pStyle w:val="Footer"/>
      <w:ind w:right="360" w:firstLine="567"/>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320" w:leader="none"/>
        <w:tab w:val="right" w:pos="8640" w:leader="none"/>
      </w:tabs>
      <w:spacing w:before="120" w:after="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320" w:leader="none"/>
        <w:tab w:val="right" w:pos="8640" w:leader="none"/>
      </w:tabs>
      <w:spacing w:before="120" w:after="0"/>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320" w:leader="none"/>
        <w:tab w:val="right" w:pos="8640" w:leader="none"/>
      </w:tabs>
      <w:spacing w:before="120" w:after="0"/>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320" w:leader="none"/>
        <w:tab w:val="right" w:pos="8640" w:leader="none"/>
      </w:tabs>
      <w:spacing w:before="120" w:after="0"/>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enter" w:pos="4320" w:leader="none"/>
        <w:tab w:val="right" w:pos="8640" w:leader="none"/>
      </w:tabs>
      <w:spacing w:before="120" w:after="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513" w:leader="none"/>
        <w:tab w:val="right" w:pos="9026" w:leader="none"/>
      </w:tabs>
      <w:spacing w:before="120" w:after="0"/>
      <w:rPr/>
    </w:pPr>
    <w:r>
      <w:rPr/>
    </w:r>
  </w:p>
  <w:tbl>
    <w:tblPr>
      <w:tblW w:w="8902" w:type="dxa"/>
      <w:jc w:val="left"/>
      <w:tblInd w:w="0" w:type="dxa"/>
      <w:tblBorders>
        <w:top w:val="single" w:sz="4" w:space="0" w:color="00000A"/>
        <w:bottom w:val="single" w:sz="4" w:space="0" w:color="00000A"/>
        <w:insideH w:val="single" w:sz="4" w:space="0" w:color="00000A"/>
      </w:tblBorders>
      <w:tblCellMar>
        <w:top w:w="0" w:type="dxa"/>
        <w:left w:w="57" w:type="dxa"/>
        <w:bottom w:w="0" w:type="dxa"/>
        <w:right w:w="57" w:type="dxa"/>
      </w:tblCellMar>
      <w:tblLook w:val="04a0" w:noVBand="1" w:noHBand="0" w:firstRow="1" w:lastRow="0" w:firstColumn="1" w:lastColumn="0"/>
    </w:tblPr>
    <w:tblGrid>
      <w:gridCol w:w="8902"/>
    </w:tblGrid>
    <w:tr>
      <w:trPr/>
      <w:tc>
        <w:tcPr>
          <w:tcW w:w="8902" w:type="dxa"/>
          <w:tcBorders>
            <w:top w:val="single" w:sz="4" w:space="0" w:color="00000A"/>
            <w:bottom w:val="single" w:sz="4" w:space="0" w:color="00000A"/>
            <w:insideH w:val="single" w:sz="4" w:space="0" w:color="00000A"/>
          </w:tcBorders>
          <w:shd w:color="auto" w:fill="FAFAFA" w:val="clear"/>
        </w:tcPr>
        <w:p>
          <w:pPr>
            <w:pStyle w:val="Header"/>
            <w:spacing w:lineRule="auto" w:line="240" w:before="0" w:after="0"/>
            <w:ind w:hanging="0"/>
            <w:rPr>
              <w:i/>
              <w:i/>
              <w:sz w:val="24"/>
            </w:rPr>
          </w:pPr>
          <w:r>
            <w:rPr>
              <w:i/>
              <w:sz w:val="24"/>
            </w:rPr>
            <w:t>Báo cáo Bài tập lớn môn Lập trình Web nâng cao - Bộ môn  Kỹ Thuật Phần Mềm</w:t>
          </w:r>
        </w:p>
      </w:tc>
    </w:tr>
  </w:tbl>
  <w:p>
    <w:pPr>
      <w:pStyle w:val="Header"/>
      <w:spacing w:lineRule="auto" w:line="240" w:before="0" w:after="0"/>
      <w:rPr>
        <w:i/>
        <w:i/>
        <w:sz w:val="24"/>
      </w:rPr>
    </w:pPr>
    <w:r>
      <w:rPr>
        <w:i/>
        <w:sz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513" w:leader="none"/>
        <w:tab w:val="right" w:pos="9026" w:leader="none"/>
      </w:tabs>
      <w:spacing w:before="120" w:after="0"/>
      <w:rPr/>
    </w:pPr>
    <w:r>
      <w:rPr/>
    </w:r>
  </w:p>
  <w:tbl>
    <w:tblPr>
      <w:tblW w:w="8902" w:type="dxa"/>
      <w:jc w:val="left"/>
      <w:tblInd w:w="0" w:type="dxa"/>
      <w:tblBorders>
        <w:top w:val="single" w:sz="4" w:space="0" w:color="00000A"/>
        <w:bottom w:val="single" w:sz="4" w:space="0" w:color="00000A"/>
        <w:insideH w:val="single" w:sz="4" w:space="0" w:color="00000A"/>
      </w:tblBorders>
      <w:tblCellMar>
        <w:top w:w="0" w:type="dxa"/>
        <w:left w:w="57" w:type="dxa"/>
        <w:bottom w:w="0" w:type="dxa"/>
        <w:right w:w="57" w:type="dxa"/>
      </w:tblCellMar>
      <w:tblLook w:val="04a0" w:noVBand="1" w:noHBand="0" w:firstRow="1" w:lastRow="0" w:firstColumn="1" w:lastColumn="0"/>
    </w:tblPr>
    <w:tblGrid>
      <w:gridCol w:w="8902"/>
    </w:tblGrid>
    <w:tr>
      <w:trPr/>
      <w:tc>
        <w:tcPr>
          <w:tcW w:w="8902" w:type="dxa"/>
          <w:tcBorders>
            <w:top w:val="single" w:sz="4" w:space="0" w:color="00000A"/>
            <w:bottom w:val="single" w:sz="4" w:space="0" w:color="00000A"/>
            <w:insideH w:val="single" w:sz="4" w:space="0" w:color="00000A"/>
          </w:tcBorders>
          <w:shd w:color="auto" w:fill="FAFAFA" w:val="clear"/>
        </w:tcPr>
        <w:p>
          <w:pPr>
            <w:pStyle w:val="Header"/>
            <w:spacing w:lineRule="auto" w:line="240" w:before="0" w:after="0"/>
            <w:ind w:hanging="0"/>
            <w:rPr/>
          </w:pPr>
          <w:r>
            <w:rPr>
              <w:i/>
              <w:sz w:val="24"/>
            </w:rPr>
            <w:t>Báo cáo Bài tập lớn môn Lập trình Web nâng cao - Bộ môn  Kỹ Thuật Phần Mềm</w:t>
          </w:r>
        </w:p>
      </w:tc>
    </w:tr>
  </w:tbl>
  <w:p>
    <w:pPr>
      <w:pStyle w:val="Header"/>
      <w:spacing w:lineRule="auto" w:line="240" w:before="0" w:after="0"/>
      <w:rPr>
        <w:i/>
        <w:i/>
        <w:sz w:val="24"/>
      </w:rPr>
    </w:pPr>
    <w:r>
      <w:rPr>
        <w:i/>
        <w:sz w:val="24"/>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513" w:leader="none"/>
        <w:tab w:val="right" w:pos="9026" w:leader="none"/>
      </w:tabs>
      <w:spacing w:before="120" w:after="0"/>
      <w:rPr/>
    </w:pPr>
    <w:r>
      <w:rPr/>
    </w:r>
  </w:p>
  <w:tbl>
    <w:tblPr>
      <w:tblW w:w="8902" w:type="dxa"/>
      <w:jc w:val="left"/>
      <w:tblInd w:w="0" w:type="dxa"/>
      <w:tblBorders>
        <w:top w:val="single" w:sz="4" w:space="0" w:color="00000A"/>
        <w:bottom w:val="single" w:sz="4" w:space="0" w:color="00000A"/>
        <w:insideH w:val="single" w:sz="4" w:space="0" w:color="00000A"/>
      </w:tblBorders>
      <w:tblCellMar>
        <w:top w:w="0" w:type="dxa"/>
        <w:left w:w="57" w:type="dxa"/>
        <w:bottom w:w="0" w:type="dxa"/>
        <w:right w:w="57" w:type="dxa"/>
      </w:tblCellMar>
      <w:tblLook w:val="04a0" w:noVBand="1" w:noHBand="0" w:firstRow="1" w:lastRow="0" w:firstColumn="1" w:lastColumn="0"/>
    </w:tblPr>
    <w:tblGrid>
      <w:gridCol w:w="8902"/>
    </w:tblGrid>
    <w:tr>
      <w:trPr/>
      <w:tc>
        <w:tcPr>
          <w:tcW w:w="8902" w:type="dxa"/>
          <w:tcBorders>
            <w:top w:val="single" w:sz="4" w:space="0" w:color="00000A"/>
            <w:bottom w:val="single" w:sz="4" w:space="0" w:color="00000A"/>
            <w:insideH w:val="single" w:sz="4" w:space="0" w:color="00000A"/>
          </w:tcBorders>
          <w:shd w:color="auto" w:fill="FAFAFA" w:val="clear"/>
        </w:tcPr>
        <w:p>
          <w:pPr>
            <w:pStyle w:val="Header"/>
            <w:spacing w:lineRule="auto" w:line="240" w:before="0" w:after="0"/>
            <w:ind w:hanging="0"/>
            <w:rPr/>
          </w:pPr>
          <w:r>
            <w:rPr>
              <w:i/>
              <w:sz w:val="24"/>
            </w:rPr>
            <w:t>Báo cáo Bài tập lớn môn Lập trình Web nâng cao - Bộ môn  Kỹ Thuật Phần Mềm</w:t>
          </w:r>
        </w:p>
      </w:tc>
    </w:tr>
  </w:tbl>
  <w:p>
    <w:pPr>
      <w:pStyle w:val="Header"/>
      <w:spacing w:lineRule="auto" w:line="240" w:before="0" w:after="0"/>
      <w:rPr>
        <w:i/>
        <w:i/>
        <w:sz w:val="24"/>
      </w:rPr>
    </w:pPr>
    <w:r>
      <w:rPr>
        <w:i/>
        <w:sz w:val="24"/>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513" w:leader="none"/>
        <w:tab w:val="right" w:pos="9026" w:leader="none"/>
      </w:tabs>
      <w:spacing w:before="120" w:after="0"/>
      <w:rPr/>
    </w:pPr>
    <w:r>
      <w:rPr/>
    </w:r>
  </w:p>
  <w:tbl>
    <w:tblPr>
      <w:tblW w:w="8902" w:type="dxa"/>
      <w:jc w:val="left"/>
      <w:tblInd w:w="0" w:type="dxa"/>
      <w:tblBorders>
        <w:top w:val="single" w:sz="4" w:space="0" w:color="00000A"/>
        <w:bottom w:val="single" w:sz="4" w:space="0" w:color="00000A"/>
        <w:insideH w:val="single" w:sz="4" w:space="0" w:color="00000A"/>
      </w:tblBorders>
      <w:tblCellMar>
        <w:top w:w="0" w:type="dxa"/>
        <w:left w:w="57" w:type="dxa"/>
        <w:bottom w:w="0" w:type="dxa"/>
        <w:right w:w="57" w:type="dxa"/>
      </w:tblCellMar>
      <w:tblLook w:val="04a0" w:noVBand="1" w:noHBand="0" w:firstRow="1" w:lastRow="0" w:firstColumn="1" w:lastColumn="0"/>
    </w:tblPr>
    <w:tblGrid>
      <w:gridCol w:w="8902"/>
    </w:tblGrid>
    <w:tr>
      <w:trPr/>
      <w:tc>
        <w:tcPr>
          <w:tcW w:w="8902" w:type="dxa"/>
          <w:tcBorders>
            <w:top w:val="single" w:sz="4" w:space="0" w:color="00000A"/>
            <w:bottom w:val="single" w:sz="4" w:space="0" w:color="00000A"/>
            <w:insideH w:val="single" w:sz="4" w:space="0" w:color="00000A"/>
          </w:tcBorders>
          <w:shd w:color="auto" w:fill="FAFAFA" w:val="clear"/>
        </w:tcPr>
        <w:p>
          <w:pPr>
            <w:pStyle w:val="Header"/>
            <w:spacing w:lineRule="auto" w:line="240" w:before="0" w:after="0"/>
            <w:ind w:hanging="0"/>
            <w:rPr/>
          </w:pPr>
          <w:r>
            <w:rPr>
              <w:i/>
              <w:sz w:val="24"/>
            </w:rPr>
            <w:t>Báo cáo Bài tập lớn môn Lập trình Web nâng cao - Bộ môn  Kỹ Thuật Phần Mềm</w:t>
          </w:r>
        </w:p>
      </w:tc>
    </w:tr>
  </w:tbl>
  <w:p>
    <w:pPr>
      <w:pStyle w:val="Header"/>
      <w:spacing w:lineRule="auto" w:line="240" w:before="0" w:after="0"/>
      <w:rPr>
        <w:i/>
        <w:i/>
        <w:sz w:val="24"/>
      </w:rPr>
    </w:pPr>
    <w:r>
      <w:rPr>
        <w:i/>
        <w:sz w:val="24"/>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513" w:leader="none"/>
        <w:tab w:val="right" w:pos="9026" w:leader="none"/>
      </w:tabs>
      <w:spacing w:before="120" w:after="0"/>
      <w:rPr/>
    </w:pPr>
    <w:r>
      <w:rPr/>
    </w:r>
  </w:p>
  <w:tbl>
    <w:tblPr>
      <w:tblW w:w="8902" w:type="dxa"/>
      <w:jc w:val="left"/>
      <w:tblInd w:w="0" w:type="dxa"/>
      <w:tblBorders>
        <w:top w:val="single" w:sz="4" w:space="0" w:color="00000A"/>
        <w:bottom w:val="single" w:sz="4" w:space="0" w:color="00000A"/>
        <w:insideH w:val="single" w:sz="4" w:space="0" w:color="00000A"/>
      </w:tblBorders>
      <w:tblCellMar>
        <w:top w:w="0" w:type="dxa"/>
        <w:left w:w="57" w:type="dxa"/>
        <w:bottom w:w="0" w:type="dxa"/>
        <w:right w:w="57" w:type="dxa"/>
      </w:tblCellMar>
      <w:tblLook w:val="04a0" w:noVBand="1" w:noHBand="0" w:firstRow="1" w:lastRow="0" w:firstColumn="1" w:lastColumn="0"/>
    </w:tblPr>
    <w:tblGrid>
      <w:gridCol w:w="8902"/>
    </w:tblGrid>
    <w:tr>
      <w:trPr/>
      <w:tc>
        <w:tcPr>
          <w:tcW w:w="8902" w:type="dxa"/>
          <w:tcBorders>
            <w:top w:val="single" w:sz="4" w:space="0" w:color="00000A"/>
            <w:bottom w:val="single" w:sz="4" w:space="0" w:color="00000A"/>
            <w:insideH w:val="single" w:sz="4" w:space="0" w:color="00000A"/>
          </w:tcBorders>
          <w:shd w:color="auto" w:fill="FAFAFA" w:val="clear"/>
        </w:tcPr>
        <w:p>
          <w:pPr>
            <w:pStyle w:val="Header"/>
            <w:spacing w:lineRule="auto" w:line="240" w:before="0" w:after="0"/>
            <w:ind w:hanging="0"/>
            <w:rPr/>
          </w:pPr>
          <w:r>
            <w:rPr>
              <w:i/>
              <w:sz w:val="24"/>
            </w:rPr>
            <w:t>Báo cáo Bài tập lớn môn Lập trình Web nâng cao - Bộ môn  Kỹ Thuật Phần Mềm</w:t>
          </w:r>
        </w:p>
      </w:tc>
    </w:tr>
  </w:tbl>
  <w:p>
    <w:pPr>
      <w:pStyle w:val="Header"/>
      <w:spacing w:lineRule="auto" w:line="240" w:before="0" w:after="0"/>
      <w:rPr>
        <w:i/>
        <w:i/>
        <w:sz w:val="24"/>
      </w:rPr>
    </w:pPr>
    <w:r>
      <w:rPr>
        <w:i/>
        <w:sz w:val="24"/>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enter" w:pos="4513" w:leader="none"/>
        <w:tab w:val="right" w:pos="9026" w:leader="none"/>
      </w:tabs>
      <w:spacing w:before="120" w:after="0"/>
      <w:rPr/>
    </w:pPr>
    <w:r>
      <w:rPr/>
    </w:r>
  </w:p>
  <w:tbl>
    <w:tblPr>
      <w:tblW w:w="8902" w:type="dxa"/>
      <w:jc w:val="left"/>
      <w:tblInd w:w="0" w:type="dxa"/>
      <w:tblBorders>
        <w:top w:val="single" w:sz="4" w:space="0" w:color="00000A"/>
        <w:bottom w:val="single" w:sz="4" w:space="0" w:color="00000A"/>
        <w:insideH w:val="single" w:sz="4" w:space="0" w:color="00000A"/>
      </w:tblBorders>
      <w:tblCellMar>
        <w:top w:w="0" w:type="dxa"/>
        <w:left w:w="57" w:type="dxa"/>
        <w:bottom w:w="0" w:type="dxa"/>
        <w:right w:w="57" w:type="dxa"/>
      </w:tblCellMar>
      <w:tblLook w:val="04a0" w:noVBand="1" w:noHBand="0" w:firstRow="1" w:lastRow="0" w:firstColumn="1" w:lastColumn="0"/>
    </w:tblPr>
    <w:tblGrid>
      <w:gridCol w:w="8902"/>
    </w:tblGrid>
    <w:tr>
      <w:trPr/>
      <w:tc>
        <w:tcPr>
          <w:tcW w:w="8902" w:type="dxa"/>
          <w:tcBorders>
            <w:top w:val="single" w:sz="4" w:space="0" w:color="00000A"/>
            <w:bottom w:val="single" w:sz="4" w:space="0" w:color="00000A"/>
            <w:insideH w:val="single" w:sz="4" w:space="0" w:color="00000A"/>
          </w:tcBorders>
          <w:shd w:color="auto" w:fill="FAFAFA" w:val="clear"/>
        </w:tcPr>
        <w:p>
          <w:pPr>
            <w:pStyle w:val="Header"/>
            <w:spacing w:lineRule="auto" w:line="240" w:before="0" w:after="0"/>
            <w:ind w:hanging="0"/>
            <w:rPr/>
          </w:pPr>
          <w:r>
            <w:rPr>
              <w:i/>
              <w:sz w:val="24"/>
            </w:rPr>
            <w:t>Báo cáo Bài tập lớn môn Lập trình Web nâng cao - Bộ môn  Kỹ Thuật Phần Mềm</w:t>
          </w:r>
        </w:p>
      </w:tc>
    </w:tr>
  </w:tbl>
  <w:p>
    <w:pPr>
      <w:pStyle w:val="Header"/>
      <w:spacing w:lineRule="auto" w:line="240" w:before="0" w:after="0"/>
      <w:rPr>
        <w:i/>
        <w:i/>
        <w:sz w:val="24"/>
      </w:rPr>
    </w:pPr>
    <w:r>
      <w:rPr>
        <w:i/>
        <w:sz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nothing"/>
      <w:lvlText w:val="CHƯƠNG %1"/>
      <w:lvlJc w:val="left"/>
      <w:pPr>
        <w:ind w:left="2411" w:hanging="0"/>
      </w:pPr>
      <w:rPr>
        <w:color w:val="00000A"/>
      </w:rPr>
    </w:lvl>
    <w:lvl w:ilvl="1">
      <w:start w:val="1"/>
      <w:pStyle w:val="Heading2"/>
      <w:numFmt w:val="decimal"/>
      <w:suff w:val="space"/>
      <w:lvlText w:val="%1.%2"/>
      <w:lvlJc w:val="left"/>
      <w:pPr>
        <w:ind w:left="576" w:hanging="576"/>
      </w:pPr>
    </w:lvl>
    <w:lvl w:ilvl="2">
      <w:start w:val="1"/>
      <w:pStyle w:val="Heading3"/>
      <w:numFmt w:val="decimal"/>
      <w:suff w:val="space"/>
      <w:lvlText w:val="%1.%2.%3"/>
      <w:lvlJc w:val="left"/>
      <w:pPr>
        <w:ind w:left="720" w:hanging="720"/>
      </w:pPr>
      <w:rPr>
        <w:i/>
        <w:b w:val="false"/>
      </w:rPr>
    </w:lvl>
    <w:lvl w:ilvl="3">
      <w:start w:val="1"/>
      <w:pStyle w:val="Heading4"/>
      <w:numFmt w:val="decimal"/>
      <w:suff w:val="space"/>
      <w:lvlText w:val="%1.%2.%3.%4"/>
      <w:lvlJc w:val="left"/>
      <w:pPr>
        <w:ind w:left="864" w:hanging="864"/>
      </w:pPr>
    </w:lvl>
    <w:lvl w:ilvl="4">
      <w:start w:val="1"/>
      <w:pStyle w:val="Heading5"/>
      <w:numFmt w:val="decimal"/>
      <w:lvlText w:val="%1.%2.%3.%4.%5"/>
      <w:lvlJc w:val="left"/>
      <w:pPr>
        <w:tabs>
          <w:tab w:val="num" w:pos="1008"/>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440" w:hanging="1440"/>
      </w:pPr>
    </w:lvl>
    <w:lvl w:ilvl="8">
      <w:start w:val="1"/>
      <w:pStyle w:val="Heading9"/>
      <w:numFmt w:val="decimal"/>
      <w:lvlText w:val="%1.%2.%3.%4.%5.%6.%7.%8.%9"/>
      <w:lvlJc w:val="left"/>
      <w:pPr>
        <w:tabs>
          <w:tab w:val="num" w:pos="1584"/>
        </w:tabs>
        <w:ind w:left="1584" w:hanging="1584"/>
      </w:pPr>
    </w:lvl>
  </w:abstractNum>
  <w:abstractNum w:abstractNumId="2">
    <w:lvl w:ilvl="0">
      <w:start w:val="1"/>
      <w:numFmt w:val="decimal"/>
      <w:suff w:val="nothing"/>
      <w:lvlText w:val="CHƯƠNG %1"/>
      <w:lvlJc w:val="left"/>
      <w:pPr>
        <w:ind w:left="2411" w:hanging="0"/>
      </w:pPr>
      <w:rPr>
        <w:color w:val="00000A"/>
      </w:rPr>
    </w:lvl>
    <w:lvl w:ilvl="1">
      <w:start w:val="1"/>
      <w:numFmt w:val="decimal"/>
      <w:suff w:val="space"/>
      <w:lvlText w:val="%1.%2"/>
      <w:lvlJc w:val="left"/>
      <w:pPr>
        <w:ind w:left="576" w:hanging="576"/>
      </w:pPr>
    </w:lvl>
    <w:lvl w:ilvl="2">
      <w:start w:val="1"/>
      <w:numFmt w:val="decimal"/>
      <w:suff w:val="space"/>
      <w:lvlText w:val="%1.%2.%3"/>
      <w:lvlJc w:val="left"/>
      <w:pPr>
        <w:ind w:left="720" w:hanging="720"/>
      </w:pPr>
      <w:rPr>
        <w:i/>
        <w:b w:val="false"/>
      </w:rPr>
    </w:lvl>
    <w:lvl w:ilvl="3">
      <w:start w:val="1"/>
      <w:numFmt w:val="decimal"/>
      <w:suff w:val="space"/>
      <w:lvlText w:val="%1.%2.%3.%4"/>
      <w:lvlJc w:val="left"/>
      <w:pPr>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decimal"/>
      <w:suff w:val="nothing"/>
      <w:lvlText w:val="CHƯƠNG %1"/>
      <w:lvlJc w:val="left"/>
      <w:pPr>
        <w:ind w:left="2411" w:hanging="0"/>
      </w:pPr>
      <w:rPr>
        <w:color w:val="00000A"/>
      </w:rPr>
    </w:lvl>
    <w:lvl w:ilvl="1">
      <w:start w:val="1"/>
      <w:numFmt w:val="decimal"/>
      <w:suff w:val="space"/>
      <w:lvlText w:val="%1.%2"/>
      <w:lvlJc w:val="left"/>
      <w:pPr>
        <w:ind w:left="576" w:hanging="576"/>
      </w:pPr>
    </w:lvl>
    <w:lvl w:ilvl="2">
      <w:start w:val="1"/>
      <w:numFmt w:val="decimal"/>
      <w:suff w:val="space"/>
      <w:lvlText w:val="%1.%2.%3"/>
      <w:lvlJc w:val="left"/>
      <w:pPr>
        <w:ind w:left="720" w:hanging="720"/>
      </w:pPr>
      <w:rPr>
        <w:i/>
        <w:b w:val="false"/>
      </w:rPr>
    </w:lvl>
    <w:lvl w:ilvl="3">
      <w:start w:val="1"/>
      <w:numFmt w:val="decimal"/>
      <w:suff w:val="space"/>
      <w:lvlText w:val="%1.%2.%3.%4"/>
      <w:lvlJc w:val="left"/>
      <w:pPr>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lvl w:ilvl="0">
      <w:start w:val="1"/>
      <w:numFmt w:val="decimal"/>
      <w:suff w:val="space"/>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3.%1"/>
      <w:lvlJc w:val="right"/>
      <w:pPr>
        <w:ind w:left="10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bullet"/>
      <w:lvlText w:val="-"/>
      <w:lvlJc w:val="left"/>
      <w:pPr>
        <w:ind w:left="927" w:hanging="360"/>
      </w:pPr>
      <w:rPr>
        <w:rFonts w:ascii="Times New Roman" w:hAnsi="Times New Roman" w:cs="Times New Roman" w:hint="default"/>
        <w:rFonts w:cs="Times New Roman"/>
      </w:rPr>
    </w:lvl>
    <w:lvl w:ilvl="1">
      <w:start w:val="1"/>
      <w:numFmt w:val="bullet"/>
      <w:lvlText w:val="o"/>
      <w:lvlJc w:val="left"/>
      <w:pPr>
        <w:ind w:left="1647" w:hanging="360"/>
      </w:pPr>
      <w:rPr>
        <w:rFonts w:ascii="Courier New" w:hAnsi="Courier New" w:cs="Courier New" w:hint="default"/>
        <w:rFonts w:cs="Courier New"/>
      </w:rPr>
    </w:lvl>
    <w:lvl w:ilvl="2">
      <w:start w:val="1"/>
      <w:numFmt w:val="bullet"/>
      <w:lvlText w:val=""/>
      <w:lvlJc w:val="left"/>
      <w:pPr>
        <w:ind w:left="2367" w:hanging="360"/>
      </w:pPr>
      <w:rPr>
        <w:rFonts w:ascii="Wingdings" w:hAnsi="Wingdings" w:cs="Wingdings" w:hint="default"/>
        <w:rFonts w:cs="Wingdings"/>
      </w:rPr>
    </w:lvl>
    <w:lvl w:ilvl="3">
      <w:start w:val="1"/>
      <w:numFmt w:val="bullet"/>
      <w:lvlText w:val=""/>
      <w:lvlJc w:val="left"/>
      <w:pPr>
        <w:ind w:left="3087" w:hanging="360"/>
      </w:pPr>
      <w:rPr>
        <w:rFonts w:ascii="Symbol" w:hAnsi="Symbol" w:cs="Symbol" w:hint="default"/>
        <w:rFonts w:cs="Symbol"/>
      </w:rPr>
    </w:lvl>
    <w:lvl w:ilvl="4">
      <w:start w:val="1"/>
      <w:numFmt w:val="bullet"/>
      <w:lvlText w:val="o"/>
      <w:lvlJc w:val="left"/>
      <w:pPr>
        <w:ind w:left="3807" w:hanging="360"/>
      </w:pPr>
      <w:rPr>
        <w:rFonts w:ascii="Courier New" w:hAnsi="Courier New" w:cs="Courier New" w:hint="default"/>
        <w:rFonts w:cs="Courier New"/>
      </w:rPr>
    </w:lvl>
    <w:lvl w:ilvl="5">
      <w:start w:val="1"/>
      <w:numFmt w:val="bullet"/>
      <w:lvlText w:val=""/>
      <w:lvlJc w:val="left"/>
      <w:pPr>
        <w:ind w:left="4527" w:hanging="360"/>
      </w:pPr>
      <w:rPr>
        <w:rFonts w:ascii="Wingdings" w:hAnsi="Wingdings" w:cs="Wingdings" w:hint="default"/>
        <w:rFonts w:cs="Wingdings"/>
      </w:rPr>
    </w:lvl>
    <w:lvl w:ilvl="6">
      <w:start w:val="1"/>
      <w:numFmt w:val="bullet"/>
      <w:lvlText w:val=""/>
      <w:lvlJc w:val="left"/>
      <w:pPr>
        <w:ind w:left="5247" w:hanging="360"/>
      </w:pPr>
      <w:rPr>
        <w:rFonts w:ascii="Symbol" w:hAnsi="Symbol" w:cs="Symbol" w:hint="default"/>
        <w:rFonts w:cs="Symbol"/>
      </w:rPr>
    </w:lvl>
    <w:lvl w:ilvl="7">
      <w:start w:val="1"/>
      <w:numFmt w:val="bullet"/>
      <w:lvlText w:val="o"/>
      <w:lvlJc w:val="left"/>
      <w:pPr>
        <w:ind w:left="5967" w:hanging="360"/>
      </w:pPr>
      <w:rPr>
        <w:rFonts w:ascii="Courier New" w:hAnsi="Courier New" w:cs="Courier New" w:hint="default"/>
        <w:rFonts w:cs="Courier New"/>
      </w:rPr>
    </w:lvl>
    <w:lvl w:ilvl="8">
      <w:start w:val="1"/>
      <w:numFmt w:val="bullet"/>
      <w:lvlText w:val=""/>
      <w:lvlJc w:val="left"/>
      <w:pPr>
        <w:ind w:left="6687" w:hanging="360"/>
      </w:pPr>
      <w:rPr>
        <w:rFonts w:ascii="Wingdings" w:hAnsi="Wingdings" w:cs="Wingdings" w:hint="default"/>
        <w:rFonts w:cs="Wingdings"/>
      </w:rPr>
    </w:lvl>
  </w:abstractNum>
  <w:abstractNum w:abstractNumId="19">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21">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trackRevisions/>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uiPriority="99"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354f5"/>
    <w:pPr>
      <w:widowControl/>
      <w:bidi w:val="0"/>
      <w:spacing w:lineRule="auto" w:line="312" w:before="120" w:after="0"/>
      <w:ind w:firstLine="567"/>
      <w:jc w:val="both"/>
    </w:pPr>
    <w:rPr>
      <w:rFonts w:ascii="Times New Roman" w:hAnsi="Times New Roman" w:eastAsia="Times New Roman" w:cs="Times New Roman"/>
      <w:color w:val="00000A"/>
      <w:sz w:val="26"/>
      <w:szCs w:val="24"/>
      <w:lang w:val="en-US" w:eastAsia="en-US" w:bidi="ar-SA"/>
    </w:rPr>
  </w:style>
  <w:style w:type="paragraph" w:styleId="Heading1">
    <w:name w:val="Heading 1"/>
    <w:basedOn w:val="Normal"/>
    <w:next w:val="Normal"/>
    <w:qFormat/>
    <w:rsid w:val="00597acf"/>
    <w:pPr>
      <w:keepNext/>
      <w:numPr>
        <w:ilvl w:val="0"/>
        <w:numId w:val="1"/>
      </w:numPr>
      <w:spacing w:lineRule="auto" w:line="288" w:before="60" w:after="480"/>
      <w:jc w:val="center"/>
      <w:outlineLvl w:val="0"/>
      <w:outlineLvl w:val="0"/>
    </w:pPr>
    <w:rPr>
      <w:rFonts w:cs="Arial"/>
      <w:b/>
      <w:bCs/>
      <w:sz w:val="32"/>
      <w:szCs w:val="32"/>
    </w:rPr>
  </w:style>
  <w:style w:type="paragraph" w:styleId="Heading2">
    <w:name w:val="Heading 2"/>
    <w:basedOn w:val="Normal"/>
    <w:next w:val="Normal"/>
    <w:qFormat/>
    <w:rsid w:val="000b6fbd"/>
    <w:pPr>
      <w:keepNext/>
      <w:numPr>
        <w:ilvl w:val="1"/>
        <w:numId w:val="1"/>
      </w:numPr>
      <w:jc w:val="left"/>
      <w:outlineLvl w:val="1"/>
      <w:outlineLvl w:val="1"/>
    </w:pPr>
    <w:rPr>
      <w:rFonts w:cs="Arial"/>
      <w:b/>
      <w:bCs/>
      <w:iCs/>
      <w:szCs w:val="28"/>
    </w:rPr>
  </w:style>
  <w:style w:type="paragraph" w:styleId="Heading3">
    <w:name w:val="Heading 3"/>
    <w:basedOn w:val="Normal"/>
    <w:next w:val="Normal"/>
    <w:qFormat/>
    <w:rsid w:val="00511c02"/>
    <w:pPr>
      <w:keepNext/>
      <w:numPr>
        <w:ilvl w:val="2"/>
        <w:numId w:val="1"/>
      </w:numPr>
      <w:jc w:val="left"/>
      <w:outlineLvl w:val="2"/>
      <w:outlineLvl w:val="2"/>
    </w:pPr>
    <w:rPr>
      <w:rFonts w:cs="Arial"/>
      <w:b/>
      <w:bCs/>
      <w:i/>
      <w:szCs w:val="26"/>
    </w:rPr>
  </w:style>
  <w:style w:type="paragraph" w:styleId="Heading4">
    <w:name w:val="Heading 4"/>
    <w:basedOn w:val="Normal"/>
    <w:next w:val="Normal"/>
    <w:qFormat/>
    <w:rsid w:val="00597acf"/>
    <w:pPr>
      <w:keepNext/>
      <w:numPr>
        <w:ilvl w:val="3"/>
        <w:numId w:val="1"/>
      </w:numPr>
      <w:outlineLvl w:val="3"/>
      <w:outlineLvl w:val="3"/>
    </w:pPr>
    <w:rPr>
      <w:b/>
      <w:bCs/>
      <w:szCs w:val="28"/>
    </w:rPr>
  </w:style>
  <w:style w:type="paragraph" w:styleId="Heading5">
    <w:name w:val="Heading 5"/>
    <w:basedOn w:val="Normal"/>
    <w:next w:val="Normal"/>
    <w:qFormat/>
    <w:rsid w:val="00597acf"/>
    <w:pPr>
      <w:numPr>
        <w:ilvl w:val="4"/>
        <w:numId w:val="1"/>
      </w:numPr>
      <w:spacing w:before="240" w:after="60"/>
      <w:outlineLvl w:val="4"/>
      <w:outlineLvl w:val="4"/>
    </w:pPr>
    <w:rPr>
      <w:b/>
      <w:bCs/>
      <w:i/>
      <w:iCs/>
      <w:szCs w:val="26"/>
    </w:rPr>
  </w:style>
  <w:style w:type="paragraph" w:styleId="Heading6">
    <w:name w:val="Heading 6"/>
    <w:basedOn w:val="Normal"/>
    <w:next w:val="Normal"/>
    <w:qFormat/>
    <w:rsid w:val="00597acf"/>
    <w:pPr>
      <w:numPr>
        <w:ilvl w:val="5"/>
        <w:numId w:val="1"/>
      </w:numPr>
      <w:spacing w:before="240" w:after="60"/>
      <w:outlineLvl w:val="5"/>
      <w:outlineLvl w:val="5"/>
    </w:pPr>
    <w:rPr>
      <w:b/>
      <w:bCs/>
      <w:sz w:val="22"/>
      <w:szCs w:val="22"/>
    </w:rPr>
  </w:style>
  <w:style w:type="paragraph" w:styleId="Heading7">
    <w:name w:val="Heading 7"/>
    <w:basedOn w:val="Normal"/>
    <w:next w:val="Normal"/>
    <w:qFormat/>
    <w:rsid w:val="00597acf"/>
    <w:pPr>
      <w:numPr>
        <w:ilvl w:val="6"/>
        <w:numId w:val="1"/>
      </w:numPr>
      <w:spacing w:before="240" w:after="60"/>
      <w:outlineLvl w:val="6"/>
      <w:outlineLvl w:val="6"/>
    </w:pPr>
    <w:rPr>
      <w:sz w:val="24"/>
    </w:rPr>
  </w:style>
  <w:style w:type="paragraph" w:styleId="Heading8">
    <w:name w:val="Heading 8"/>
    <w:basedOn w:val="Normal"/>
    <w:next w:val="Normal"/>
    <w:qFormat/>
    <w:rsid w:val="00597acf"/>
    <w:pPr>
      <w:numPr>
        <w:ilvl w:val="7"/>
        <w:numId w:val="1"/>
      </w:numPr>
      <w:spacing w:before="240" w:after="60"/>
      <w:outlineLvl w:val="7"/>
      <w:outlineLvl w:val="7"/>
    </w:pPr>
    <w:rPr>
      <w:i/>
      <w:iCs/>
      <w:sz w:val="24"/>
    </w:rPr>
  </w:style>
  <w:style w:type="paragraph" w:styleId="Heading9">
    <w:name w:val="Heading 9"/>
    <w:basedOn w:val="Normal"/>
    <w:next w:val="Normal"/>
    <w:qFormat/>
    <w:rsid w:val="00597acf"/>
    <w:pPr>
      <w:numPr>
        <w:ilvl w:val="8"/>
        <w:numId w:val="1"/>
      </w:numPr>
      <w:spacing w:before="240" w:after="60"/>
      <w:outlineLvl w:val="8"/>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8f3a79"/>
    <w:rPr/>
  </w:style>
  <w:style w:type="character" w:styleId="InternetLink">
    <w:name w:val="Internet Link"/>
    <w:basedOn w:val="DefaultParagraphFont"/>
    <w:uiPriority w:val="99"/>
    <w:rsid w:val="003510e3"/>
    <w:rPr>
      <w:color w:val="0000FF"/>
      <w:u w:val="single"/>
    </w:rPr>
  </w:style>
  <w:style w:type="character" w:styleId="MTEquationSection" w:customStyle="1">
    <w:name w:val="MTEquationSection"/>
    <w:basedOn w:val="DefaultParagraphFont"/>
    <w:qFormat/>
    <w:rsid w:val="00395895"/>
    <w:rPr>
      <w:vanish/>
      <w:color w:val="FF0000"/>
    </w:rPr>
  </w:style>
  <w:style w:type="character" w:styleId="HeaderChar" w:customStyle="1">
    <w:name w:val="Header Char"/>
    <w:basedOn w:val="DefaultParagraphFont"/>
    <w:link w:val="Header"/>
    <w:qFormat/>
    <w:rsid w:val="0050292a"/>
    <w:rPr>
      <w:rFonts w:ascii=".VnTime" w:hAnsi=".VnTime"/>
      <w:sz w:val="28"/>
      <w:szCs w:val="24"/>
      <w:lang w:val="en-US" w:eastAsia="en-US"/>
    </w:rPr>
  </w:style>
  <w:style w:type="character" w:styleId="Atitle" w:customStyle="1">
    <w:name w:val="atitle"/>
    <w:basedOn w:val="DefaultParagraphFont"/>
    <w:semiHidden/>
    <w:qFormat/>
    <w:rsid w:val="00690d36"/>
    <w:rPr/>
  </w:style>
  <w:style w:type="character" w:styleId="NumberingStyleChar" w:customStyle="1">
    <w:name w:val="Numbering Style Char"/>
    <w:basedOn w:val="DefaultParagraphFont"/>
    <w:link w:val="NumberingStyle"/>
    <w:qFormat/>
    <w:rsid w:val="00061855"/>
    <w:rPr>
      <w:b/>
      <w:sz w:val="28"/>
      <w:szCs w:val="24"/>
    </w:rPr>
  </w:style>
  <w:style w:type="character" w:styleId="LikeNumberingChar" w:customStyle="1">
    <w:name w:val="Like-Numbering Char"/>
    <w:basedOn w:val="DefaultParagraphFont"/>
    <w:link w:val="Like-Numbering"/>
    <w:qFormat/>
    <w:rsid w:val="00a54eb5"/>
    <w:rPr>
      <w:b/>
      <w:sz w:val="26"/>
      <w:szCs w:val="24"/>
    </w:rPr>
  </w:style>
  <w:style w:type="character" w:styleId="BalloonTextChar" w:customStyle="1">
    <w:name w:val="Balloon Text Char"/>
    <w:basedOn w:val="DefaultParagraphFont"/>
    <w:link w:val="BalloonText"/>
    <w:qFormat/>
    <w:rsid w:val="000f1e18"/>
    <w:rPr>
      <w:rFonts w:ascii="Tahoma" w:hAnsi="Tahoma" w:cs="Tahoma"/>
      <w:sz w:val="16"/>
      <w:szCs w:val="16"/>
    </w:rPr>
  </w:style>
  <w:style w:type="character" w:styleId="PlaceholderText">
    <w:name w:val="Placeholder Text"/>
    <w:basedOn w:val="DefaultParagraphFont"/>
    <w:uiPriority w:val="99"/>
    <w:semiHidden/>
    <w:qFormat/>
    <w:rsid w:val="00b11c20"/>
    <w:rPr>
      <w:color w:val="808080"/>
    </w:rPr>
  </w:style>
  <w:style w:type="character" w:styleId="RefListChar" w:customStyle="1">
    <w:name w:val="RefList Char"/>
    <w:basedOn w:val="DefaultParagraphFont"/>
    <w:link w:val="RefList"/>
    <w:qFormat/>
    <w:rsid w:val="0000420e"/>
    <w:rPr>
      <w:sz w:val="26"/>
      <w:szCs w:val="24"/>
      <w:lang w:val="fr-FR"/>
    </w:rPr>
  </w:style>
  <w:style w:type="character" w:styleId="TailieuthamkhaoChar" w:customStyle="1">
    <w:name w:val="Tai lieu tham khao Char"/>
    <w:basedOn w:val="RefListChar"/>
    <w:link w:val="Tailieuthamkhao"/>
    <w:qFormat/>
    <w:rsid w:val="0000420e"/>
    <w:rPr>
      <w:sz w:val="26"/>
      <w:szCs w:val="24"/>
      <w:lang w:val="fr-FR"/>
    </w:rPr>
  </w:style>
  <w:style w:type="character" w:styleId="InfoBlueCharChar" w:customStyle="1">
    <w:name w:val="InfoBlue Char Char"/>
    <w:basedOn w:val="DefaultParagraphFont"/>
    <w:link w:val="InfoBlue"/>
    <w:qFormat/>
    <w:rsid w:val="007b6b40"/>
    <w:rPr>
      <w:rFonts w:ascii="Arial" w:hAnsi="Arial"/>
      <w:i/>
      <w:color w:val="0000FF"/>
      <w:szCs w:val="24"/>
    </w:rPr>
  </w:style>
  <w:style w:type="character" w:styleId="ListLabel1">
    <w:name w:val="ListLabel 1"/>
    <w:qFormat/>
    <w:rPr>
      <w:b/>
      <w:i w:val="false"/>
    </w:rPr>
  </w:style>
  <w:style w:type="character" w:styleId="ListLabel2">
    <w:name w:val="ListLabel 2"/>
    <w:qFormat/>
    <w:rPr>
      <w:sz w:val="28"/>
      <w:szCs w:val="28"/>
    </w:rPr>
  </w:style>
  <w:style w:type="character" w:styleId="ListLabel3">
    <w:name w:val="ListLabel 3"/>
    <w:qFormat/>
    <w:rPr>
      <w:sz w:val="28"/>
    </w:rPr>
  </w:style>
  <w:style w:type="character" w:styleId="ListLabel4">
    <w:name w:val="ListLabel 4"/>
    <w:qFormat/>
    <w:rPr>
      <w:b/>
      <w:i w:val="false"/>
    </w:rPr>
  </w:style>
  <w:style w:type="character" w:styleId="ListLabel5">
    <w:name w:val="ListLabel 5"/>
    <w:qFormat/>
    <w:rPr>
      <w:rFonts w:eastAsia="Times New Roman" w:cs="Times New Roman"/>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b/>
      <w:i w:val="false"/>
    </w:rPr>
  </w:style>
  <w:style w:type="character" w:styleId="ListLabel10">
    <w:name w:val="ListLabel 10"/>
    <w:qFormat/>
    <w:rPr>
      <w:b/>
      <w:i w:val="false"/>
    </w:rPr>
  </w:style>
  <w:style w:type="character" w:styleId="ListLabel11">
    <w:name w:val="ListLabel 11"/>
    <w:qFormat/>
    <w:rPr>
      <w:color w:val="00000A"/>
    </w:rPr>
  </w:style>
  <w:style w:type="character" w:styleId="ListLabel12">
    <w:name w:val="ListLabel 12"/>
    <w:qFormat/>
    <w:rPr>
      <w:b w:val="false"/>
      <w:i/>
    </w:rPr>
  </w:style>
  <w:style w:type="character" w:styleId="ListLabel13">
    <w:name w:val="ListLabel 13"/>
    <w:qFormat/>
    <w:rPr>
      <w:sz w:val="28"/>
      <w:szCs w:val="28"/>
    </w:rPr>
  </w:style>
  <w:style w:type="character" w:styleId="ListLabel14">
    <w:name w:val="ListLabel 14"/>
    <w:qFormat/>
    <w:rPr>
      <w:sz w:val="28"/>
      <w:szCs w:val="28"/>
    </w:rPr>
  </w:style>
  <w:style w:type="character" w:styleId="ListLabel15">
    <w:name w:val="ListLabel 15"/>
    <w:qFormat/>
    <w:rPr>
      <w:sz w:val="28"/>
      <w:szCs w:val="28"/>
    </w:rPr>
  </w:style>
  <w:style w:type="character" w:styleId="ListLabel16">
    <w:name w:val="ListLabel 16"/>
    <w:qFormat/>
    <w:rPr>
      <w:sz w:val="28"/>
      <w:szCs w:val="28"/>
    </w:rPr>
  </w:style>
  <w:style w:type="character" w:styleId="ListLabel17">
    <w:name w:val="ListLabel 17"/>
    <w:qFormat/>
    <w:rPr>
      <w:sz w:val="28"/>
      <w:szCs w:val="28"/>
    </w:rPr>
  </w:style>
  <w:style w:type="character" w:styleId="ListLabel18">
    <w:name w:val="ListLabel 18"/>
    <w:qFormat/>
    <w:rPr>
      <w:color w:val="00000A"/>
    </w:rPr>
  </w:style>
  <w:style w:type="character" w:styleId="ListLabel19">
    <w:name w:val="ListLabel 19"/>
    <w:qFormat/>
    <w:rPr>
      <w:b/>
      <w:i/>
    </w:rPr>
  </w:style>
  <w:style w:type="character" w:styleId="ListLabel20">
    <w:name w:val="ListLabel 20"/>
    <w:qFormat/>
    <w:rPr>
      <w:color w:val="00000A"/>
    </w:rPr>
  </w:style>
  <w:style w:type="character" w:styleId="ListLabel21">
    <w:name w:val="ListLabel 21"/>
    <w:qFormat/>
    <w:rPr>
      <w:b/>
      <w:i/>
    </w:rPr>
  </w:style>
  <w:style w:type="character" w:styleId="ListLabel22">
    <w:name w:val="ListLabel 22"/>
    <w:qFormat/>
    <w:rPr>
      <w:color w:val="00000A"/>
    </w:rPr>
  </w:style>
  <w:style w:type="character" w:styleId="ListLabel23">
    <w:name w:val="ListLabel 23"/>
    <w:qFormat/>
    <w:rPr>
      <w:b/>
      <w:i/>
    </w:rPr>
  </w:style>
  <w:style w:type="character" w:styleId="ListLabel24">
    <w:name w:val="ListLabel 24"/>
    <w:qFormat/>
    <w:rPr>
      <w:color w:val="00000A"/>
    </w:rPr>
  </w:style>
  <w:style w:type="character" w:styleId="ListLabel25">
    <w:name w:val="ListLabel 25"/>
    <w:qFormat/>
    <w:rPr>
      <w:b/>
      <w:i/>
    </w:rPr>
  </w:style>
  <w:style w:type="character" w:styleId="ListLabel26">
    <w:name w:val="ListLabel 26"/>
    <w:qFormat/>
    <w:rPr>
      <w:rFonts w:eastAsia="Times New Roman" w:cs="Times New Roman"/>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IndexLink">
    <w:name w:val="Index Link"/>
    <w:qFormat/>
    <w:rPr/>
  </w:style>
  <w:style w:type="character" w:styleId="ListLabel49">
    <w:name w:val="ListLabel 49"/>
    <w:qFormat/>
    <w:rPr>
      <w:color w:val="00000A"/>
    </w:rPr>
  </w:style>
  <w:style w:type="character" w:styleId="ListLabel50">
    <w:name w:val="ListLabel 50"/>
    <w:qFormat/>
    <w:rPr>
      <w:b w:val="false"/>
      <w:i/>
    </w:rPr>
  </w:style>
  <w:style w:type="character" w:styleId="ListLabel51">
    <w:name w:val="ListLabel 51"/>
    <w:qFormat/>
    <w:rPr>
      <w:color w:val="00000A"/>
    </w:rPr>
  </w:style>
  <w:style w:type="character" w:styleId="ListLabel52">
    <w:name w:val="ListLabel 52"/>
    <w:qFormat/>
    <w:rPr>
      <w:b w:val="false"/>
      <w:i/>
    </w:rPr>
  </w:style>
  <w:style w:type="character" w:styleId="ListLabel53">
    <w:name w:val="ListLabel 53"/>
    <w:qFormat/>
    <w:rPr>
      <w:rFonts w:cs="Times New Roman"/>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Courier New"/>
      <w:sz w:val="20"/>
    </w:rPr>
  </w:style>
  <w:style w:type="character" w:styleId="ListLabel63">
    <w:name w:val="ListLabel 63"/>
    <w:qFormat/>
    <w:rPr>
      <w:rFonts w:cs="Symbol"/>
      <w:sz w:val="20"/>
    </w:rPr>
  </w:style>
  <w:style w:type="character" w:styleId="ListLabel64">
    <w:name w:val="ListLabel 64"/>
    <w:qFormat/>
    <w:rPr>
      <w:rFonts w:cs="Symbol"/>
      <w:sz w:val="20"/>
    </w:rPr>
  </w:style>
  <w:style w:type="character" w:styleId="ListLabel65">
    <w:name w:val="ListLabel 65"/>
    <w:qFormat/>
    <w:rPr>
      <w:rFonts w:cs="Symbol"/>
      <w:sz w:val="20"/>
    </w:rPr>
  </w:style>
  <w:style w:type="character" w:styleId="ListLabel66">
    <w:name w:val="ListLabel 66"/>
    <w:qFormat/>
    <w:rPr>
      <w:rFonts w:cs="Symbol"/>
      <w:sz w:val="20"/>
    </w:rPr>
  </w:style>
  <w:style w:type="character" w:styleId="ListLabel67">
    <w:name w:val="ListLabel 67"/>
    <w:qFormat/>
    <w:rPr>
      <w:rFonts w:cs="Symbol"/>
      <w:sz w:val="20"/>
    </w:rPr>
  </w:style>
  <w:style w:type="character" w:styleId="ListLabel68">
    <w:name w:val="ListLabel 68"/>
    <w:qFormat/>
    <w:rPr>
      <w:rFonts w:cs="Symbol"/>
      <w:sz w:val="20"/>
    </w:rPr>
  </w:style>
  <w:style w:type="character" w:styleId="ListLabel69">
    <w:name w:val="ListLabel 69"/>
    <w:qFormat/>
    <w:rPr>
      <w:rFonts w:cs="Symbol"/>
      <w:sz w:val="20"/>
    </w:rPr>
  </w:style>
  <w:style w:type="character" w:styleId="ListLabel70">
    <w:name w:val="ListLabel 70"/>
    <w:qFormat/>
    <w:rPr>
      <w:rFonts w:cs="Symbol"/>
      <w:sz w:val="20"/>
    </w:rPr>
  </w:style>
  <w:style w:type="character" w:styleId="ListLabel71">
    <w:name w:val="ListLabel 71"/>
    <w:qFormat/>
    <w:rPr>
      <w:rFonts w:cs="Symbol"/>
      <w:sz w:val="20"/>
    </w:rPr>
  </w:style>
  <w:style w:type="character" w:styleId="ListLabel72">
    <w:name w:val="ListLabel 72"/>
    <w:qFormat/>
    <w:rPr>
      <w:rFonts w:cs="Symbol"/>
      <w:sz w:val="20"/>
    </w:rPr>
  </w:style>
  <w:style w:type="character" w:styleId="ListLabel73">
    <w:name w:val="ListLabel 73"/>
    <w:qFormat/>
    <w:rPr>
      <w:rFonts w:cs="Symbol"/>
      <w:sz w:val="20"/>
    </w:rPr>
  </w:style>
  <w:style w:type="character" w:styleId="ListLabel74">
    <w:name w:val="ListLabel 74"/>
    <w:qFormat/>
    <w:rPr>
      <w:rFonts w:cs="Symbol"/>
      <w:sz w:val="20"/>
    </w:rPr>
  </w:style>
  <w:style w:type="character" w:styleId="ListLabel75">
    <w:name w:val="ListLabel 75"/>
    <w:qFormat/>
    <w:rPr>
      <w:rFonts w:cs="Symbol"/>
      <w:sz w:val="20"/>
    </w:rPr>
  </w:style>
  <w:style w:type="character" w:styleId="ListLabel76">
    <w:name w:val="ListLabel 76"/>
    <w:qFormat/>
    <w:rPr>
      <w:rFonts w:cs="Symbol"/>
      <w:sz w:val="20"/>
    </w:rPr>
  </w:style>
  <w:style w:type="character" w:styleId="ListLabel77">
    <w:name w:val="ListLabel 77"/>
    <w:qFormat/>
    <w:rPr>
      <w:rFonts w:cs="Symbol"/>
      <w:sz w:val="20"/>
    </w:rPr>
  </w:style>
  <w:style w:type="character" w:styleId="ListLabel78">
    <w:name w:val="ListLabel 78"/>
    <w:qFormat/>
    <w:rPr>
      <w:rFonts w:cs="Symbol"/>
      <w:sz w:val="20"/>
    </w:rPr>
  </w:style>
  <w:style w:type="character" w:styleId="ListLabel79">
    <w:name w:val="ListLabel 79"/>
    <w:qFormat/>
    <w:rPr>
      <w:rFonts w:cs="Symbol"/>
      <w:sz w:val="20"/>
    </w:rPr>
  </w:style>
  <w:style w:type="character" w:styleId="ListLabel80">
    <w:name w:val="ListLabel 80"/>
    <w:qFormat/>
    <w:rPr>
      <w:rFonts w:cs="Symbol"/>
      <w:sz w:val="20"/>
    </w:rPr>
  </w:style>
  <w:style w:type="character" w:styleId="ListLabel81">
    <w:name w:val="ListLabel 81"/>
    <w:qFormat/>
    <w:rPr>
      <w:color w:val="00000A"/>
    </w:rPr>
  </w:style>
  <w:style w:type="character" w:styleId="ListLabel82">
    <w:name w:val="ListLabel 82"/>
    <w:qFormat/>
    <w:rPr>
      <w:b w:val="false"/>
      <w:i/>
    </w:rPr>
  </w:style>
  <w:style w:type="character" w:styleId="ListLabel83">
    <w:name w:val="ListLabel 83"/>
    <w:qFormat/>
    <w:rPr>
      <w:color w:val="00000A"/>
    </w:rPr>
  </w:style>
  <w:style w:type="character" w:styleId="ListLabel84">
    <w:name w:val="ListLabel 84"/>
    <w:qFormat/>
    <w:rPr>
      <w:b w:val="false"/>
      <w:i/>
    </w:rPr>
  </w:style>
  <w:style w:type="character" w:styleId="ListLabel85">
    <w:name w:val="ListLabel 85"/>
    <w:qFormat/>
    <w:rPr>
      <w:color w:val="00000A"/>
    </w:rPr>
  </w:style>
  <w:style w:type="character" w:styleId="ListLabel86">
    <w:name w:val="ListLabel 86"/>
    <w:qFormat/>
    <w:rPr>
      <w:b w:val="false"/>
      <w:i/>
    </w:rPr>
  </w:style>
  <w:style w:type="character" w:styleId="ListLabel87">
    <w:name w:val="ListLabel 87"/>
    <w:qFormat/>
    <w:rPr>
      <w:rFonts w:cs="Times New Roman"/>
    </w:rPr>
  </w:style>
  <w:style w:type="character" w:styleId="ListLabel88">
    <w:name w:val="ListLabel 88"/>
    <w:qFormat/>
    <w:rPr>
      <w:rFonts w:cs="Courier New"/>
    </w:rPr>
  </w:style>
  <w:style w:type="character" w:styleId="ListLabel89">
    <w:name w:val="ListLabel 89"/>
    <w:qFormat/>
    <w:rPr>
      <w:rFonts w:cs="Wingdings"/>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Courier New"/>
      <w:sz w:val="20"/>
    </w:rPr>
  </w:style>
  <w:style w:type="character" w:styleId="ListLabel97">
    <w:name w:val="ListLabel 97"/>
    <w:qFormat/>
    <w:rPr>
      <w:rFonts w:cs="Symbol"/>
      <w:sz w:val="20"/>
    </w:rPr>
  </w:style>
  <w:style w:type="character" w:styleId="ListLabel98">
    <w:name w:val="ListLabel 98"/>
    <w:qFormat/>
    <w:rPr>
      <w:rFonts w:cs="Symbol"/>
      <w:sz w:val="20"/>
    </w:rPr>
  </w:style>
  <w:style w:type="character" w:styleId="ListLabel99">
    <w:name w:val="ListLabel 99"/>
    <w:qFormat/>
    <w:rPr>
      <w:rFonts w:cs="Symbol"/>
      <w:sz w:val="20"/>
    </w:rPr>
  </w:style>
  <w:style w:type="character" w:styleId="ListLabel100">
    <w:name w:val="ListLabel 100"/>
    <w:qFormat/>
    <w:rPr>
      <w:rFonts w:cs="Symbol"/>
      <w:sz w:val="20"/>
    </w:rPr>
  </w:style>
  <w:style w:type="character" w:styleId="ListLabel101">
    <w:name w:val="ListLabel 101"/>
    <w:qFormat/>
    <w:rPr>
      <w:rFonts w:cs="Symbol"/>
      <w:sz w:val="20"/>
    </w:rPr>
  </w:style>
  <w:style w:type="character" w:styleId="ListLabel102">
    <w:name w:val="ListLabel 102"/>
    <w:qFormat/>
    <w:rPr>
      <w:rFonts w:cs="Symbol"/>
      <w:sz w:val="20"/>
    </w:rPr>
  </w:style>
  <w:style w:type="character" w:styleId="ListLabel103">
    <w:name w:val="ListLabel 103"/>
    <w:qFormat/>
    <w:rPr>
      <w:rFonts w:cs="Symbol"/>
      <w:sz w:val="20"/>
    </w:rPr>
  </w:style>
  <w:style w:type="character" w:styleId="ListLabel104">
    <w:name w:val="ListLabel 104"/>
    <w:qFormat/>
    <w:rPr>
      <w:rFonts w:cs="Symbol"/>
      <w:sz w:val="20"/>
    </w:rPr>
  </w:style>
  <w:style w:type="character" w:styleId="ListLabel105">
    <w:name w:val="ListLabel 105"/>
    <w:qFormat/>
    <w:rPr>
      <w:rFonts w:cs="Symbol"/>
      <w:sz w:val="20"/>
    </w:rPr>
  </w:style>
  <w:style w:type="character" w:styleId="ListLabel106">
    <w:name w:val="ListLabel 106"/>
    <w:qFormat/>
    <w:rPr>
      <w:rFonts w:cs="Symbol"/>
      <w:sz w:val="20"/>
    </w:rPr>
  </w:style>
  <w:style w:type="character" w:styleId="ListLabel107">
    <w:name w:val="ListLabel 107"/>
    <w:qFormat/>
    <w:rPr>
      <w:rFonts w:cs="Symbol"/>
      <w:sz w:val="20"/>
    </w:rPr>
  </w:style>
  <w:style w:type="character" w:styleId="ListLabel108">
    <w:name w:val="ListLabel 108"/>
    <w:qFormat/>
    <w:rPr>
      <w:rFonts w:cs="Symbol"/>
      <w:sz w:val="20"/>
    </w:rPr>
  </w:style>
  <w:style w:type="character" w:styleId="ListLabel109">
    <w:name w:val="ListLabel 109"/>
    <w:qFormat/>
    <w:rPr>
      <w:rFonts w:cs="Symbol"/>
      <w:sz w:val="20"/>
    </w:rPr>
  </w:style>
  <w:style w:type="character" w:styleId="ListLabel110">
    <w:name w:val="ListLabel 110"/>
    <w:qFormat/>
    <w:rPr>
      <w:rFonts w:cs="Symbol"/>
      <w:sz w:val="20"/>
    </w:rPr>
  </w:style>
  <w:style w:type="character" w:styleId="ListLabel111">
    <w:name w:val="ListLabel 111"/>
    <w:qFormat/>
    <w:rPr>
      <w:rFonts w:cs="Symbol"/>
      <w:sz w:val="20"/>
    </w:rPr>
  </w:style>
  <w:style w:type="character" w:styleId="ListLabel112">
    <w:name w:val="ListLabel 112"/>
    <w:qFormat/>
    <w:rPr>
      <w:rFonts w:cs="Symbol"/>
      <w:sz w:val="20"/>
    </w:rPr>
  </w:style>
  <w:style w:type="character" w:styleId="ListLabel113">
    <w:name w:val="ListLabel 113"/>
    <w:qFormat/>
    <w:rPr>
      <w:rFonts w:cs="Symbol"/>
      <w:sz w:val="20"/>
    </w:rPr>
  </w:style>
  <w:style w:type="character" w:styleId="ListLabel114">
    <w:name w:val="ListLabel 114"/>
    <w:qFormat/>
    <w:rPr>
      <w:rFonts w:cs="Symbol"/>
      <w:sz w:val="20"/>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ascii="Times New Roman" w:hAnsi="Times New Roman" w:cs="FreeSans"/>
    </w:rPr>
  </w:style>
  <w:style w:type="paragraph" w:styleId="Caption">
    <w:name w:val="Caption"/>
    <w:basedOn w:val="Normal"/>
    <w:qFormat/>
    <w:pPr>
      <w:suppressLineNumbers/>
      <w:spacing w:before="120" w:after="120"/>
    </w:pPr>
    <w:rPr>
      <w:rFonts w:ascii="Times New Roman" w:hAnsi="Times New Roman" w:cs="FreeSans"/>
      <w:i/>
      <w:iCs/>
      <w:sz w:val="24"/>
      <w:szCs w:val="24"/>
    </w:rPr>
  </w:style>
  <w:style w:type="paragraph" w:styleId="Index">
    <w:name w:val="Index"/>
    <w:basedOn w:val="Normal"/>
    <w:qFormat/>
    <w:pPr>
      <w:suppressLineNumbers/>
    </w:pPr>
    <w:rPr>
      <w:rFonts w:ascii="Times New Roman" w:hAnsi="Times New Roman" w:cs="FreeSans"/>
    </w:rPr>
  </w:style>
  <w:style w:type="paragraph" w:styleId="Footer">
    <w:name w:val="Footer"/>
    <w:basedOn w:val="Normal"/>
    <w:rsid w:val="008f3a79"/>
    <w:pPr>
      <w:tabs>
        <w:tab w:val="center" w:pos="4320" w:leader="none"/>
        <w:tab w:val="right" w:pos="8640" w:leader="none"/>
      </w:tabs>
    </w:pPr>
    <w:rPr/>
  </w:style>
  <w:style w:type="paragraph" w:styleId="Contents1">
    <w:name w:val="TOC 1"/>
    <w:basedOn w:val="Normal"/>
    <w:next w:val="Normal"/>
    <w:uiPriority w:val="39"/>
    <w:rsid w:val="00511681"/>
    <w:pPr>
      <w:tabs>
        <w:tab w:val="right" w:pos="8778" w:leader="dot"/>
      </w:tabs>
      <w:spacing w:before="60" w:after="0"/>
      <w:ind w:hanging="0"/>
    </w:pPr>
    <w:rPr/>
  </w:style>
  <w:style w:type="paragraph" w:styleId="Contents2">
    <w:name w:val="TOC 2"/>
    <w:basedOn w:val="Normal"/>
    <w:next w:val="Normal"/>
    <w:autoRedefine/>
    <w:uiPriority w:val="39"/>
    <w:rsid w:val="00511681"/>
    <w:pPr>
      <w:tabs>
        <w:tab w:val="right" w:pos="8778" w:leader="dot"/>
      </w:tabs>
      <w:spacing w:lineRule="auto" w:line="288" w:before="60" w:after="0"/>
      <w:ind w:left="284" w:hanging="0"/>
    </w:pPr>
    <w:rPr/>
  </w:style>
  <w:style w:type="paragraph" w:styleId="Contents3">
    <w:name w:val="TOC 3"/>
    <w:basedOn w:val="Normal"/>
    <w:next w:val="Normal"/>
    <w:autoRedefine/>
    <w:uiPriority w:val="39"/>
    <w:rsid w:val="00511681"/>
    <w:pPr>
      <w:spacing w:lineRule="auto" w:line="288" w:before="60" w:after="0"/>
      <w:ind w:left="567" w:hanging="0"/>
    </w:pPr>
    <w:rPr/>
  </w:style>
  <w:style w:type="paragraph" w:styleId="RefList" w:customStyle="1">
    <w:name w:val="RefList"/>
    <w:basedOn w:val="Normal"/>
    <w:link w:val="RefListChar"/>
    <w:qFormat/>
    <w:rsid w:val="00337c58"/>
    <w:pPr>
      <w:tabs>
        <w:tab w:val="left" w:pos="510" w:leader="none"/>
      </w:tabs>
      <w:spacing w:before="60" w:after="0"/>
      <w:ind w:left="510" w:hanging="510"/>
    </w:pPr>
    <w:rPr>
      <w:lang w:val="fr-FR"/>
    </w:rPr>
  </w:style>
  <w:style w:type="paragraph" w:styleId="Caption1">
    <w:name w:val="caption"/>
    <w:next w:val="Normal"/>
    <w:qFormat/>
    <w:rsid w:val="00c06cf1"/>
    <w:pPr>
      <w:widowControl/>
      <w:bidi w:val="0"/>
      <w:jc w:val="center"/>
    </w:pPr>
    <w:rPr>
      <w:rFonts w:ascii="Times New Roman" w:hAnsi="Times New Roman" w:eastAsia="Times New Roman" w:cs="Times New Roman"/>
      <w:bCs/>
      <w:color w:val="00000A"/>
      <w:sz w:val="26"/>
      <w:szCs w:val="20"/>
      <w:lang w:val="en-US" w:eastAsia="en-US" w:bidi="ar-SA"/>
    </w:rPr>
  </w:style>
  <w:style w:type="paragraph" w:styleId="MTDisplayEquation" w:customStyle="1">
    <w:name w:val="MTDisplayEquation"/>
    <w:basedOn w:val="Normal"/>
    <w:next w:val="Normal"/>
    <w:qFormat/>
    <w:rsid w:val="00395895"/>
    <w:pPr>
      <w:tabs>
        <w:tab w:val="center" w:pos="4400" w:leader="none"/>
        <w:tab w:val="right" w:pos="8780" w:leader="none"/>
      </w:tabs>
      <w:ind w:firstLine="720"/>
    </w:pPr>
    <w:rPr/>
  </w:style>
  <w:style w:type="paragraph" w:styleId="Header">
    <w:name w:val="Header"/>
    <w:basedOn w:val="Normal"/>
    <w:link w:val="HeaderChar"/>
    <w:rsid w:val="0050292a"/>
    <w:pPr>
      <w:tabs>
        <w:tab w:val="center" w:pos="4513" w:leader="none"/>
        <w:tab w:val="right" w:pos="9026" w:leader="none"/>
      </w:tabs>
    </w:pPr>
    <w:rPr/>
  </w:style>
  <w:style w:type="paragraph" w:styleId="NumberingStyle" w:customStyle="1">
    <w:name w:val="Numbering Style"/>
    <w:next w:val="Normal"/>
    <w:link w:val="NumberingStyleChar"/>
    <w:qFormat/>
    <w:rsid w:val="00061855"/>
    <w:pPr>
      <w:widowControl/>
      <w:bidi w:val="0"/>
      <w:spacing w:lineRule="auto" w:line="312" w:before="120" w:after="0"/>
      <w:ind w:left="0" w:hanging="0"/>
      <w:jc w:val="left"/>
    </w:pPr>
    <w:rPr>
      <w:rFonts w:ascii="Times New Roman" w:hAnsi="Times New Roman" w:eastAsia="Times New Roman" w:cs="Times New Roman"/>
      <w:b/>
      <w:color w:val="00000A"/>
      <w:sz w:val="28"/>
      <w:szCs w:val="24"/>
      <w:lang w:val="en-US" w:eastAsia="en-US" w:bidi="ar-SA"/>
    </w:rPr>
  </w:style>
  <w:style w:type="paragraph" w:styleId="ListParagraph">
    <w:name w:val="List Paragraph"/>
    <w:basedOn w:val="Normal"/>
    <w:uiPriority w:val="34"/>
    <w:qFormat/>
    <w:rsid w:val="00a65eb7"/>
    <w:pPr>
      <w:spacing w:before="120" w:after="0"/>
      <w:ind w:left="720" w:firstLine="567"/>
      <w:contextualSpacing/>
    </w:pPr>
    <w:rPr/>
  </w:style>
  <w:style w:type="paragraph" w:styleId="StyleBefore3pt" w:customStyle="1">
    <w:name w:val="Style Before:  3 pt"/>
    <w:basedOn w:val="Normal"/>
    <w:qFormat/>
    <w:rsid w:val="00753684"/>
    <w:pPr>
      <w:spacing w:before="60" w:after="0"/>
    </w:pPr>
    <w:rPr>
      <w:szCs w:val="20"/>
    </w:rPr>
  </w:style>
  <w:style w:type="paragraph" w:styleId="Contents4">
    <w:name w:val="TOC 4"/>
    <w:basedOn w:val="Normal"/>
    <w:next w:val="Normal"/>
    <w:autoRedefine/>
    <w:rsid w:val="002e6c36"/>
    <w:pPr>
      <w:spacing w:before="120" w:after="100"/>
      <w:ind w:left="839" w:hanging="0"/>
    </w:pPr>
    <w:rPr/>
  </w:style>
  <w:style w:type="paragraph" w:styleId="Contents5">
    <w:name w:val="TOC 5"/>
    <w:basedOn w:val="Normal"/>
    <w:next w:val="Normal"/>
    <w:autoRedefine/>
    <w:rsid w:val="002e6c36"/>
    <w:pPr>
      <w:spacing w:before="120" w:after="100"/>
      <w:ind w:left="1123" w:hanging="0"/>
    </w:pPr>
    <w:rPr/>
  </w:style>
  <w:style w:type="paragraph" w:styleId="Contents6">
    <w:name w:val="TOC 6"/>
    <w:basedOn w:val="Normal"/>
    <w:next w:val="Normal"/>
    <w:autoRedefine/>
    <w:rsid w:val="002e6c36"/>
    <w:pPr>
      <w:spacing w:before="120" w:after="100"/>
      <w:ind w:left="1400" w:hanging="0"/>
    </w:pPr>
    <w:rPr/>
  </w:style>
  <w:style w:type="paragraph" w:styleId="Contents7">
    <w:name w:val="TOC 7"/>
    <w:basedOn w:val="Normal"/>
    <w:next w:val="Normal"/>
    <w:autoRedefine/>
    <w:rsid w:val="002e6c36"/>
    <w:pPr>
      <w:spacing w:before="120" w:after="100"/>
      <w:ind w:left="1678" w:hanging="0"/>
    </w:pPr>
    <w:rPr/>
  </w:style>
  <w:style w:type="paragraph" w:styleId="Contents8">
    <w:name w:val="TOC 8"/>
    <w:basedOn w:val="Normal"/>
    <w:next w:val="Normal"/>
    <w:autoRedefine/>
    <w:rsid w:val="002e6c36"/>
    <w:pPr>
      <w:spacing w:before="120" w:after="100"/>
      <w:ind w:left="1962" w:hanging="0"/>
    </w:pPr>
    <w:rPr/>
  </w:style>
  <w:style w:type="paragraph" w:styleId="Contents9">
    <w:name w:val="TOC 9"/>
    <w:basedOn w:val="Normal"/>
    <w:next w:val="Normal"/>
    <w:autoRedefine/>
    <w:rsid w:val="002e6c36"/>
    <w:pPr>
      <w:spacing w:before="120" w:after="100"/>
      <w:ind w:left="2240" w:hanging="0"/>
    </w:pPr>
    <w:rPr/>
  </w:style>
  <w:style w:type="paragraph" w:styleId="LikeNumbering" w:customStyle="1">
    <w:name w:val="Like-Numbering"/>
    <w:link w:val="Like-NumberingChar"/>
    <w:qFormat/>
    <w:rsid w:val="00a54eb5"/>
    <w:pPr>
      <w:widowControl/>
      <w:bidi w:val="0"/>
      <w:spacing w:lineRule="auto" w:line="312" w:before="120" w:after="0"/>
      <w:jc w:val="left"/>
    </w:pPr>
    <w:rPr>
      <w:rFonts w:ascii="Times New Roman" w:hAnsi="Times New Roman" w:eastAsia="Times New Roman" w:cs="Times New Roman"/>
      <w:b/>
      <w:color w:val="00000A"/>
      <w:sz w:val="26"/>
      <w:szCs w:val="24"/>
      <w:lang w:val="en-US" w:eastAsia="en-US" w:bidi="ar-SA"/>
    </w:rPr>
  </w:style>
  <w:style w:type="paragraph" w:styleId="BalloonText">
    <w:name w:val="Balloon Text"/>
    <w:basedOn w:val="Normal"/>
    <w:link w:val="BalloonTextChar"/>
    <w:qFormat/>
    <w:rsid w:val="000f1e18"/>
    <w:pPr>
      <w:spacing w:lineRule="auto" w:line="240" w:before="0" w:after="0"/>
    </w:pPr>
    <w:rPr>
      <w:rFonts w:ascii="Tahoma" w:hAnsi="Tahoma" w:cs="Tahoma"/>
      <w:sz w:val="16"/>
      <w:szCs w:val="16"/>
    </w:rPr>
  </w:style>
  <w:style w:type="paragraph" w:styleId="Tableoffigures">
    <w:name w:val="table of figures"/>
    <w:basedOn w:val="Normal"/>
    <w:next w:val="Normal"/>
    <w:uiPriority w:val="99"/>
    <w:qFormat/>
    <w:rsid w:val="00511681"/>
    <w:pPr>
      <w:spacing w:before="60" w:after="0"/>
      <w:ind w:hanging="0"/>
    </w:pPr>
    <w:rPr/>
  </w:style>
  <w:style w:type="paragraph" w:styleId="Tailieuthamkhao" w:customStyle="1">
    <w:name w:val="Tai lieu tham khao"/>
    <w:basedOn w:val="RefList"/>
    <w:link w:val="TailieuthamkhaoChar"/>
    <w:qFormat/>
    <w:rsid w:val="0000420e"/>
    <w:pPr>
      <w:ind w:left="0" w:hanging="0"/>
    </w:pPr>
    <w:rPr/>
  </w:style>
  <w:style w:type="paragraph" w:styleId="TableHeader" w:customStyle="1">
    <w:name w:val="Table Header"/>
    <w:basedOn w:val="Normal"/>
    <w:qFormat/>
    <w:rsid w:val="007b6b40"/>
    <w:pPr>
      <w:widowControl w:val="false"/>
      <w:spacing w:lineRule="auto" w:line="240" w:before="120" w:after="120"/>
      <w:ind w:hanging="0"/>
    </w:pPr>
    <w:rPr>
      <w:rFonts w:ascii="Arial" w:hAnsi="Arial" w:cs="Arial"/>
      <w:b/>
      <w:bCs/>
      <w:color w:val="000000"/>
      <w:sz w:val="20"/>
      <w:szCs w:val="20"/>
    </w:rPr>
  </w:style>
  <w:style w:type="paragraph" w:styleId="InfoBlue" w:customStyle="1">
    <w:name w:val="InfoBlue"/>
    <w:basedOn w:val="Normal"/>
    <w:link w:val="InfoBlueCharChar"/>
    <w:qFormat/>
    <w:rsid w:val="007b6b40"/>
    <w:pPr>
      <w:spacing w:lineRule="exact" w:line="240" w:before="120" w:after="120"/>
      <w:ind w:hanging="0"/>
      <w:jc w:val="left"/>
    </w:pPr>
    <w:rPr>
      <w:rFonts w:ascii="Arial" w:hAnsi="Arial"/>
      <w:i/>
      <w:color w:val="0000FF"/>
      <w:sz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b41a05"/>
    <w:pPr>
      <w:spacing w:before="100" w:after="100"/>
    </w:pPr>
    <w:rPr>
      <w:sz w:val="26"/>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
    <w:tcPr>
      <w:shd w:val="clear" w:color="auto" w:fill="auto"/>
      <w:vAlign w:val="center"/>
    </w:tcPr>
  </w:style>
  <w:style w:type="table" w:styleId="TableTheme">
    <w:name w:val="Table Theme"/>
    <w:basedOn w:val="TableNormal"/>
    <w:rsid w:val="00625d4a"/>
    <w:pPr>
      <w:spacing w:before="120" w:line="312" w:lineRule="auto"/>
      <w:jc w:val="both"/>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oleObject" Target="embeddings/oleObject1.bin"/><Relationship Id="rId5" Type="http://schemas.openxmlformats.org/officeDocument/2006/relationships/image" Target="media/image1.emf"/><Relationship Id="rId6" Type="http://schemas.openxmlformats.org/officeDocument/2006/relationships/oleObject" Target="embeddings/oleObject2.bin"/><Relationship Id="rId7" Type="http://schemas.openxmlformats.org/officeDocument/2006/relationships/image" Target="media/image2.emf"/><Relationship Id="rId8" Type="http://schemas.openxmlformats.org/officeDocument/2006/relationships/oleObject" Target="embeddings/oleObject3.bin"/><Relationship Id="rId9" Type="http://schemas.openxmlformats.org/officeDocument/2006/relationships/image" Target="media/image3.emf"/><Relationship Id="rId10" Type="http://schemas.openxmlformats.org/officeDocument/2006/relationships/oleObject" Target="embeddings/oleObject4.bin"/><Relationship Id="rId11" Type="http://schemas.openxmlformats.org/officeDocument/2006/relationships/image" Target="media/image4.emf"/><Relationship Id="rId12" Type="http://schemas.openxmlformats.org/officeDocument/2006/relationships/oleObject" Target="embeddings/oleObject5.bin"/><Relationship Id="rId13" Type="http://schemas.openxmlformats.org/officeDocument/2006/relationships/image" Target="media/image5.emf"/><Relationship Id="rId14" Type="http://schemas.openxmlformats.org/officeDocument/2006/relationships/oleObject" Target="embeddings/oleObject6.bin"/><Relationship Id="rId15" Type="http://schemas.openxmlformats.org/officeDocument/2006/relationships/image" Target="media/image6.emf"/><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eader" Target="header2.xml"/><Relationship Id="rId19" Type="http://schemas.openxmlformats.org/officeDocument/2006/relationships/footer" Target="footer2.xml"/><Relationship Id="rId20" Type="http://schemas.openxmlformats.org/officeDocument/2006/relationships/image" Target="media/image9.png"/><Relationship Id="rId21" Type="http://schemas.openxmlformats.org/officeDocument/2006/relationships/image" Target="media/image10.wmf"/><Relationship Id="rId22" Type="http://schemas.openxmlformats.org/officeDocument/2006/relationships/image" Target="media/image11.wmf"/><Relationship Id="rId23" Type="http://schemas.openxmlformats.org/officeDocument/2006/relationships/image" Target="media/image12.wmf"/><Relationship Id="rId24" Type="http://schemas.openxmlformats.org/officeDocument/2006/relationships/image" Target="media/image13.wmf"/><Relationship Id="rId25" Type="http://schemas.openxmlformats.org/officeDocument/2006/relationships/image" Target="media/image14.wmf"/><Relationship Id="rId26" Type="http://schemas.openxmlformats.org/officeDocument/2006/relationships/image" Target="media/image15.png"/><Relationship Id="rId27" Type="http://schemas.openxmlformats.org/officeDocument/2006/relationships/image" Target="media/image16.wmf"/><Relationship Id="rId28" Type="http://schemas.openxmlformats.org/officeDocument/2006/relationships/image" Target="media/image17.wmf"/><Relationship Id="rId29" Type="http://schemas.openxmlformats.org/officeDocument/2006/relationships/image" Target="media/image18.wmf"/><Relationship Id="rId30" Type="http://schemas.openxmlformats.org/officeDocument/2006/relationships/image" Target="media/image19.png"/><Relationship Id="rId31" Type="http://schemas.openxmlformats.org/officeDocument/2006/relationships/image" Target="media/image20.wmf"/><Relationship Id="rId32" Type="http://schemas.openxmlformats.org/officeDocument/2006/relationships/image" Target="media/image21.png"/><Relationship Id="rId33" Type="http://schemas.openxmlformats.org/officeDocument/2006/relationships/image" Target="media/image22.wmf"/><Relationship Id="rId34" Type="http://schemas.openxmlformats.org/officeDocument/2006/relationships/image" Target="media/image23.wmf"/><Relationship Id="rId35" Type="http://schemas.openxmlformats.org/officeDocument/2006/relationships/image" Target="media/image24.wmf"/><Relationship Id="rId36" Type="http://schemas.openxmlformats.org/officeDocument/2006/relationships/image" Target="media/image25.wmf"/><Relationship Id="rId37" Type="http://schemas.openxmlformats.org/officeDocument/2006/relationships/image" Target="media/image26.wmf"/><Relationship Id="rId38" Type="http://schemas.openxmlformats.org/officeDocument/2006/relationships/image" Target="media/image27.wmf"/><Relationship Id="rId39" Type="http://schemas.openxmlformats.org/officeDocument/2006/relationships/image" Target="media/image28.png"/><Relationship Id="rId40" Type="http://schemas.openxmlformats.org/officeDocument/2006/relationships/image" Target="media/image29.bmp"/><Relationship Id="rId41" Type="http://schemas.openxmlformats.org/officeDocument/2006/relationships/image" Target="media/image30.bmp"/><Relationship Id="rId42" Type="http://schemas.openxmlformats.org/officeDocument/2006/relationships/image" Target="media/image31.bmp"/><Relationship Id="rId43" Type="http://schemas.openxmlformats.org/officeDocument/2006/relationships/image" Target="media/image32.bmp"/><Relationship Id="rId44" Type="http://schemas.openxmlformats.org/officeDocument/2006/relationships/image" Target="media/image33.png"/><Relationship Id="rId45" Type="http://schemas.openxmlformats.org/officeDocument/2006/relationships/image" Target="media/image34.bmp"/><Relationship Id="rId46" Type="http://schemas.openxmlformats.org/officeDocument/2006/relationships/image" Target="media/image35.bmp"/><Relationship Id="rId47" Type="http://schemas.openxmlformats.org/officeDocument/2006/relationships/image" Target="media/image36.bmp"/><Relationship Id="rId48" Type="http://schemas.openxmlformats.org/officeDocument/2006/relationships/image" Target="media/image37.bmp"/><Relationship Id="rId49" Type="http://schemas.openxmlformats.org/officeDocument/2006/relationships/image" Target="media/image38.wmf"/><Relationship Id="rId50" Type="http://schemas.openxmlformats.org/officeDocument/2006/relationships/image" Target="media/image39.bmp"/><Relationship Id="rId51" Type="http://schemas.openxmlformats.org/officeDocument/2006/relationships/image" Target="media/image40.bmp"/><Relationship Id="rId52" Type="http://schemas.openxmlformats.org/officeDocument/2006/relationships/image" Target="media/image41.bmp"/><Relationship Id="rId53" Type="http://schemas.openxmlformats.org/officeDocument/2006/relationships/header" Target="header3.xml"/><Relationship Id="rId54" Type="http://schemas.openxmlformats.org/officeDocument/2006/relationships/footer" Target="footer3.xml"/><Relationship Id="rId55" Type="http://schemas.openxmlformats.org/officeDocument/2006/relationships/image" Target="media/image42.wmf"/><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header" Target="header4.xml"/><Relationship Id="rId65" Type="http://schemas.openxmlformats.org/officeDocument/2006/relationships/footer" Target="footer4.xml"/><Relationship Id="rId66" Type="http://schemas.openxmlformats.org/officeDocument/2006/relationships/hyperlink" Target="http://gis.chinhphu.vn/" TargetMode="External"/><Relationship Id="rId67" Type="http://schemas.openxmlformats.org/officeDocument/2006/relationships/header" Target="header5.xml"/><Relationship Id="rId68" Type="http://schemas.openxmlformats.org/officeDocument/2006/relationships/footer" Target="footer5.xml"/><Relationship Id="rId69" Type="http://schemas.openxmlformats.org/officeDocument/2006/relationships/header" Target="header6.xml"/><Relationship Id="rId70" Type="http://schemas.openxmlformats.org/officeDocument/2006/relationships/footer" Target="footer6.xml"/><Relationship Id="rId71" Type="http://schemas.openxmlformats.org/officeDocument/2006/relationships/numbering" Target="numbering.xml"/><Relationship Id="rId72" Type="http://schemas.openxmlformats.org/officeDocument/2006/relationships/fontTable" Target="fontTable.xml"/><Relationship Id="rId73" Type="http://schemas.openxmlformats.org/officeDocument/2006/relationships/settings" Target="settings.xml"/><Relationship Id="rId74" Type="http://schemas.openxmlformats.org/officeDocument/2006/relationships/theme" Target="theme/theme1.xml"/><Relationship Id="rId7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80161A-0310-459A-9A19-FB1578E5F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2924</TotalTime>
  <Application>LibreOffice/5.1.6.2$Linux_X86_64 LibreOffice_project/10m0$Build-2</Application>
  <Pages>53</Pages>
  <Words>4027</Words>
  <CharactersWithSpaces>15009</CharactersWithSpaces>
  <Paragraphs>484</Paragraphs>
  <Company>Bộ môn Tin học trắc địa - Khoa Công nghệ thông tin, Trường Đại học Mỏ-Địa chất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2014-09-18T17:29:00Z</dcterms:created>
  <dc:creator/>
  <dc:description/>
  <dc:language>en-US</dc:language>
  <cp:lastModifiedBy/>
  <dcterms:modified xsi:type="dcterms:W3CDTF">2018-05-03T22:49:50Z</dcterms:modified>
  <cp:revision>172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Bộ môn Tin học trắc địa - Khoa Công nghệ thông tin, Trường Đại học Mỏ-Địa chất</vt:lpwstr>
  </property>
  <property fmtid="{D5CDD505-2E9C-101B-9397-08002B2CF9AE}" pid="4" name="DocSecurity">
    <vt:i4>0</vt:i4>
  </property>
  <property fmtid="{D5CDD505-2E9C-101B-9397-08002B2CF9AE}" pid="5" name="HyperlinkBase">
    <vt:lpwstr>http://www.humg.edu.vn/cntt</vt:lpwstr>
  </property>
  <property fmtid="{D5CDD505-2E9C-101B-9397-08002B2CF9AE}" pid="6" name="HyperlinksChanged">
    <vt:bool>0</vt:bool>
  </property>
  <property fmtid="{D5CDD505-2E9C-101B-9397-08002B2CF9AE}" pid="7" name="LinksUpToDate">
    <vt:bool>0</vt:bool>
  </property>
  <property fmtid="{D5CDD505-2E9C-101B-9397-08002B2CF9AE}" pid="8" name="MTEquationNumber2">
    <vt:lpwstr>(#S1.#E1)</vt:lpwstr>
  </property>
  <property fmtid="{D5CDD505-2E9C-101B-9397-08002B2CF9AE}" pid="9" name="MTEquationSection">
    <vt:lpwstr>1</vt:lpwstr>
  </property>
  <property fmtid="{D5CDD505-2E9C-101B-9397-08002B2CF9AE}" pid="10" name="MTWinEqns">
    <vt:bool>1</vt:bool>
  </property>
  <property fmtid="{D5CDD505-2E9C-101B-9397-08002B2CF9AE}" pid="11" name="Manager">
    <vt:lpwstr>PGS.TS. Nguyễn Trường Xuân</vt:lpwstr>
  </property>
  <property fmtid="{D5CDD505-2E9C-101B-9397-08002B2CF9AE}" pid="12" name="ScaleCrop">
    <vt:bool>0</vt:bool>
  </property>
  <property fmtid="{D5CDD505-2E9C-101B-9397-08002B2CF9AE}" pid="13" name="ShareDoc">
    <vt:bool>0</vt:bool>
  </property>
  <property fmtid="{D5CDD505-2E9C-101B-9397-08002B2CF9AE}" pid="14" name="contentStatus">
    <vt:lpwstr>Reviewed</vt:lpwstr>
  </property>
</Properties>
</file>
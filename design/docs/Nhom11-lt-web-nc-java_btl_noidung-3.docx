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226" w:rsidRDefault="005735CC">
      <w:pPr>
        <w:pStyle w:val="Heading1"/>
        <w:numPr>
          <w:ilvl w:val="0"/>
          <w:numId w:val="0"/>
        </w:numPr>
        <w:ind w:firstLine="567"/>
      </w:pPr>
      <w:bookmarkStart w:id="0" w:name="_Toc169424237"/>
      <w:bookmarkStart w:id="1" w:name="_Toc169424238"/>
      <w:bookmarkStart w:id="2" w:name="_Toc513546612"/>
      <w:bookmarkEnd w:id="0"/>
      <w:bookmarkEnd w:id="1"/>
      <w:r>
        <w:t>MỤC LỤC</w:t>
      </w:r>
      <w:bookmarkEnd w:id="2"/>
    </w:p>
    <w:p w:rsidR="005935B4" w:rsidRDefault="005735CC">
      <w:pPr>
        <w:pStyle w:val="TOC1"/>
        <w:rPr>
          <w:ins w:id="3" w:author="Minh Đức Lê" w:date="2018-05-08T12:41:00Z"/>
          <w:rFonts w:asciiTheme="minorHAnsi" w:eastAsiaTheme="minorEastAsia" w:hAnsiTheme="minorHAnsi" w:cstheme="minorBidi"/>
          <w:noProof/>
          <w:color w:val="auto"/>
          <w:sz w:val="22"/>
          <w:szCs w:val="22"/>
        </w:rPr>
      </w:pPr>
      <w:r>
        <w:fldChar w:fldCharType="begin"/>
      </w:r>
      <w:r>
        <w:instrText>TOC \z \o "1-3" \u \h</w:instrText>
      </w:r>
      <w:r>
        <w:fldChar w:fldCharType="separate"/>
      </w:r>
      <w:ins w:id="4" w:author="Minh Đức Lê" w:date="2018-05-08T12:41:00Z">
        <w:r w:rsidR="005935B4" w:rsidRPr="00666BE7">
          <w:rPr>
            <w:rStyle w:val="Hyperlink"/>
            <w:noProof/>
          </w:rPr>
          <w:fldChar w:fldCharType="begin"/>
        </w:r>
        <w:r w:rsidR="005935B4" w:rsidRPr="00666BE7">
          <w:rPr>
            <w:rStyle w:val="Hyperlink"/>
            <w:noProof/>
          </w:rPr>
          <w:instrText xml:space="preserve"> </w:instrText>
        </w:r>
        <w:r w:rsidR="005935B4">
          <w:rPr>
            <w:noProof/>
          </w:rPr>
          <w:instrText>HYPERLINK \l "_Toc513546612"</w:instrText>
        </w:r>
        <w:r w:rsidR="005935B4" w:rsidRPr="00666BE7">
          <w:rPr>
            <w:rStyle w:val="Hyperlink"/>
            <w:noProof/>
          </w:rPr>
          <w:instrText xml:space="preserve"> </w:instrText>
        </w:r>
        <w:r w:rsidR="005935B4" w:rsidRPr="00666BE7">
          <w:rPr>
            <w:rStyle w:val="Hyperlink"/>
            <w:noProof/>
          </w:rPr>
        </w:r>
        <w:r w:rsidR="005935B4" w:rsidRPr="00666BE7">
          <w:rPr>
            <w:rStyle w:val="Hyperlink"/>
            <w:noProof/>
          </w:rPr>
          <w:fldChar w:fldCharType="separate"/>
        </w:r>
        <w:r w:rsidR="005935B4" w:rsidRPr="00666BE7">
          <w:rPr>
            <w:rStyle w:val="Hyperlink"/>
            <w:noProof/>
          </w:rPr>
          <w:t>MỤC LỤC</w:t>
        </w:r>
        <w:r w:rsidR="005935B4">
          <w:rPr>
            <w:noProof/>
            <w:webHidden/>
          </w:rPr>
          <w:tab/>
        </w:r>
        <w:r w:rsidR="005935B4">
          <w:rPr>
            <w:noProof/>
            <w:webHidden/>
          </w:rPr>
          <w:fldChar w:fldCharType="begin"/>
        </w:r>
        <w:r w:rsidR="005935B4">
          <w:rPr>
            <w:noProof/>
            <w:webHidden/>
          </w:rPr>
          <w:instrText xml:space="preserve"> PAGEREF _Toc513546612 \h </w:instrText>
        </w:r>
        <w:r w:rsidR="005935B4">
          <w:rPr>
            <w:noProof/>
            <w:webHidden/>
          </w:rPr>
        </w:r>
      </w:ins>
      <w:r w:rsidR="005935B4">
        <w:rPr>
          <w:noProof/>
          <w:webHidden/>
        </w:rPr>
        <w:fldChar w:fldCharType="separate"/>
      </w:r>
      <w:ins w:id="5" w:author="Minh Đức Lê" w:date="2018-05-08T12:41:00Z">
        <w:r w:rsidR="005935B4">
          <w:rPr>
            <w:noProof/>
            <w:webHidden/>
          </w:rPr>
          <w:t>1</w:t>
        </w:r>
        <w:r w:rsidR="005935B4">
          <w:rPr>
            <w:noProof/>
            <w:webHidden/>
          </w:rPr>
          <w:fldChar w:fldCharType="end"/>
        </w:r>
        <w:r w:rsidR="005935B4" w:rsidRPr="00666BE7">
          <w:rPr>
            <w:rStyle w:val="Hyperlink"/>
            <w:noProof/>
          </w:rPr>
          <w:fldChar w:fldCharType="end"/>
        </w:r>
      </w:ins>
    </w:p>
    <w:p w:rsidR="005935B4" w:rsidRDefault="005935B4">
      <w:pPr>
        <w:pStyle w:val="TOC1"/>
        <w:rPr>
          <w:ins w:id="6" w:author="Minh Đức Lê" w:date="2018-05-08T12:41:00Z"/>
          <w:rFonts w:asciiTheme="minorHAnsi" w:eastAsiaTheme="minorEastAsia" w:hAnsiTheme="minorHAnsi" w:cstheme="minorBidi"/>
          <w:noProof/>
          <w:color w:val="auto"/>
          <w:sz w:val="22"/>
          <w:szCs w:val="22"/>
        </w:rPr>
      </w:pPr>
      <w:ins w:id="7"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"_Toc513546613"</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DANH MỤC CÁC BẢNG BIỂU</w:t>
        </w:r>
        <w:r>
          <w:rPr>
            <w:noProof/>
            <w:webHidden/>
          </w:rPr>
          <w:tab/>
        </w:r>
        <w:r>
          <w:rPr>
            <w:noProof/>
            <w:webHidden/>
          </w:rPr>
          <w:fldChar w:fldCharType="begin"/>
        </w:r>
        <w:r>
          <w:rPr>
            <w:noProof/>
            <w:webHidden/>
          </w:rPr>
          <w:instrText xml:space="preserve"> PAGEREF _Toc513546613 \h </w:instrText>
        </w:r>
        <w:r>
          <w:rPr>
            <w:noProof/>
            <w:webHidden/>
          </w:rPr>
        </w:r>
      </w:ins>
      <w:r>
        <w:rPr>
          <w:noProof/>
          <w:webHidden/>
        </w:rPr>
        <w:fldChar w:fldCharType="separate"/>
      </w:r>
      <w:ins w:id="8" w:author="Minh Đức Lê" w:date="2018-05-08T12:41:00Z">
        <w:r>
          <w:rPr>
            <w:noProof/>
            <w:webHidden/>
          </w:rPr>
          <w:t>2</w:t>
        </w:r>
        <w:r>
          <w:rPr>
            <w:noProof/>
            <w:webHidden/>
          </w:rPr>
          <w:fldChar w:fldCharType="end"/>
        </w:r>
        <w:r w:rsidRPr="00666BE7">
          <w:rPr>
            <w:rStyle w:val="Hyperlink"/>
            <w:noProof/>
          </w:rPr>
          <w:fldChar w:fldCharType="end"/>
        </w:r>
      </w:ins>
    </w:p>
    <w:p w:rsidR="005935B4" w:rsidRDefault="005935B4">
      <w:pPr>
        <w:pStyle w:val="TOC1"/>
        <w:rPr>
          <w:ins w:id="9" w:author="Minh Đức Lê" w:date="2018-05-08T12:41:00Z"/>
          <w:rFonts w:asciiTheme="minorHAnsi" w:eastAsiaTheme="minorEastAsia" w:hAnsiTheme="minorHAnsi" w:cstheme="minorBidi"/>
          <w:noProof/>
          <w:color w:val="auto"/>
          <w:sz w:val="22"/>
          <w:szCs w:val="22"/>
        </w:rPr>
      </w:pPr>
      <w:ins w:id="10"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"_Toc513546614"</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CHƯƠNG 1</w:t>
        </w:r>
        <w:r w:rsidRPr="00666BE7">
          <w:rPr>
            <w:rStyle w:val="Hyperlink"/>
            <w:noProof/>
            <w:lang w:val="vi-VN"/>
          </w:rPr>
          <w:t xml:space="preserve"> :</w:t>
        </w:r>
        <w:r w:rsidRPr="00666BE7">
          <w:rPr>
            <w:rStyle w:val="Hyperlink"/>
            <w:noProof/>
          </w:rPr>
          <w:t xml:space="preserve"> GIỚI THIỆU</w:t>
        </w:r>
        <w:r>
          <w:rPr>
            <w:noProof/>
            <w:webHidden/>
          </w:rPr>
          <w:tab/>
        </w:r>
        <w:r>
          <w:rPr>
            <w:noProof/>
            <w:webHidden/>
          </w:rPr>
          <w:fldChar w:fldCharType="begin"/>
        </w:r>
        <w:r>
          <w:rPr>
            <w:noProof/>
            <w:webHidden/>
          </w:rPr>
          <w:instrText xml:space="preserve"> PAGEREF _Toc513546614 \h </w:instrText>
        </w:r>
        <w:r>
          <w:rPr>
            <w:noProof/>
            <w:webHidden/>
          </w:rPr>
        </w:r>
      </w:ins>
      <w:r>
        <w:rPr>
          <w:noProof/>
          <w:webHidden/>
        </w:rPr>
        <w:fldChar w:fldCharType="separate"/>
      </w:r>
      <w:ins w:id="11" w:author="Minh Đức Lê" w:date="2018-05-08T12:41:00Z">
        <w:r>
          <w:rPr>
            <w:noProof/>
            <w:webHidden/>
          </w:rPr>
          <w:t>2</w:t>
        </w:r>
        <w:r>
          <w:rPr>
            <w:noProof/>
            <w:webHidden/>
          </w:rPr>
          <w:fldChar w:fldCharType="end"/>
        </w:r>
        <w:r w:rsidRPr="00666BE7">
          <w:rPr>
            <w:rStyle w:val="Hyperlink"/>
            <w:noProof/>
          </w:rPr>
          <w:fldChar w:fldCharType="end"/>
        </w:r>
      </w:ins>
    </w:p>
    <w:p w:rsidR="005935B4" w:rsidRDefault="005935B4">
      <w:pPr>
        <w:pStyle w:val="TOC2"/>
        <w:rPr>
          <w:ins w:id="12" w:author="Minh Đức Lê" w:date="2018-05-08T12:41:00Z"/>
          <w:rFonts w:asciiTheme="minorHAnsi" w:eastAsiaTheme="minorEastAsia" w:hAnsiTheme="minorHAnsi" w:cstheme="minorBidi"/>
          <w:noProof/>
          <w:color w:val="auto"/>
          <w:sz w:val="22"/>
          <w:szCs w:val="22"/>
        </w:rPr>
      </w:pPr>
      <w:ins w:id="13"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"_Toc513546615"</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1.1 Tổng quan</w:t>
        </w:r>
        <w:r>
          <w:rPr>
            <w:noProof/>
            <w:webHidden/>
          </w:rPr>
          <w:tab/>
        </w:r>
        <w:r>
          <w:rPr>
            <w:noProof/>
            <w:webHidden/>
          </w:rPr>
          <w:fldChar w:fldCharType="begin"/>
        </w:r>
        <w:r>
          <w:rPr>
            <w:noProof/>
            <w:webHidden/>
          </w:rPr>
          <w:instrText xml:space="preserve"> PAGEREF _Toc513546615 \h </w:instrText>
        </w:r>
        <w:r>
          <w:rPr>
            <w:noProof/>
            <w:webHidden/>
          </w:rPr>
        </w:r>
      </w:ins>
      <w:r>
        <w:rPr>
          <w:noProof/>
          <w:webHidden/>
        </w:rPr>
        <w:fldChar w:fldCharType="separate"/>
      </w:r>
      <w:ins w:id="14" w:author="Minh Đức Lê" w:date="2018-05-08T12:41:00Z">
        <w:r>
          <w:rPr>
            <w:noProof/>
            <w:webHidden/>
          </w:rPr>
          <w:t>2</w:t>
        </w:r>
        <w:r>
          <w:rPr>
            <w:noProof/>
            <w:webHidden/>
          </w:rPr>
          <w:fldChar w:fldCharType="end"/>
        </w:r>
        <w:r w:rsidRPr="00666BE7">
          <w:rPr>
            <w:rStyle w:val="Hyperlink"/>
            <w:noProof/>
          </w:rPr>
          <w:fldChar w:fldCharType="end"/>
        </w:r>
      </w:ins>
    </w:p>
    <w:p w:rsidR="005935B4" w:rsidRDefault="005935B4">
      <w:pPr>
        <w:pStyle w:val="TOC2"/>
        <w:rPr>
          <w:ins w:id="15" w:author="Minh Đức Lê" w:date="2018-05-08T12:41:00Z"/>
          <w:rFonts w:asciiTheme="minorHAnsi" w:eastAsiaTheme="minorEastAsia" w:hAnsiTheme="minorHAnsi" w:cstheme="minorBidi"/>
          <w:noProof/>
          <w:color w:val="auto"/>
          <w:sz w:val="22"/>
          <w:szCs w:val="22"/>
        </w:rPr>
      </w:pPr>
      <w:ins w:id="16"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"_Toc513546616"</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1.2 Mục tiêu đề tài</w:t>
        </w:r>
        <w:r>
          <w:rPr>
            <w:noProof/>
            <w:webHidden/>
          </w:rPr>
          <w:tab/>
        </w:r>
        <w:r>
          <w:rPr>
            <w:noProof/>
            <w:webHidden/>
          </w:rPr>
          <w:fldChar w:fldCharType="begin"/>
        </w:r>
        <w:r>
          <w:rPr>
            <w:noProof/>
            <w:webHidden/>
          </w:rPr>
          <w:instrText xml:space="preserve"> PAGEREF _Toc513546616 \h </w:instrText>
        </w:r>
        <w:r>
          <w:rPr>
            <w:noProof/>
            <w:webHidden/>
          </w:rPr>
        </w:r>
      </w:ins>
      <w:r>
        <w:rPr>
          <w:noProof/>
          <w:webHidden/>
        </w:rPr>
        <w:fldChar w:fldCharType="separate"/>
      </w:r>
      <w:ins w:id="17" w:author="Minh Đức Lê" w:date="2018-05-08T12:41:00Z">
        <w:r>
          <w:rPr>
            <w:noProof/>
            <w:webHidden/>
          </w:rPr>
          <w:t>3</w:t>
        </w:r>
        <w:r>
          <w:rPr>
            <w:noProof/>
            <w:webHidden/>
          </w:rPr>
          <w:fldChar w:fldCharType="end"/>
        </w:r>
        <w:r w:rsidRPr="00666BE7">
          <w:rPr>
            <w:rStyle w:val="Hyperlink"/>
            <w:noProof/>
          </w:rPr>
          <w:fldChar w:fldCharType="end"/>
        </w:r>
      </w:ins>
    </w:p>
    <w:p w:rsidR="005935B4" w:rsidRDefault="005935B4">
      <w:pPr>
        <w:pStyle w:val="TOC2"/>
        <w:rPr>
          <w:ins w:id="18" w:author="Minh Đức Lê" w:date="2018-05-08T12:41:00Z"/>
          <w:rFonts w:asciiTheme="minorHAnsi" w:eastAsiaTheme="minorEastAsia" w:hAnsiTheme="minorHAnsi" w:cstheme="minorBidi"/>
          <w:noProof/>
          <w:color w:val="auto"/>
          <w:sz w:val="22"/>
          <w:szCs w:val="22"/>
        </w:rPr>
      </w:pPr>
      <w:ins w:id="19"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"_Toc513546619"</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1.3 Mô tả yêu cầu chức năng</w:t>
        </w:r>
        <w:r>
          <w:rPr>
            <w:noProof/>
            <w:webHidden/>
          </w:rPr>
          <w:tab/>
        </w:r>
        <w:r>
          <w:rPr>
            <w:noProof/>
            <w:webHidden/>
          </w:rPr>
          <w:fldChar w:fldCharType="begin"/>
        </w:r>
        <w:r>
          <w:rPr>
            <w:noProof/>
            <w:webHidden/>
          </w:rPr>
          <w:instrText xml:space="preserve"> PAGEREF _Toc513546619 \h </w:instrText>
        </w:r>
        <w:r>
          <w:rPr>
            <w:noProof/>
            <w:webHidden/>
          </w:rPr>
        </w:r>
      </w:ins>
      <w:r>
        <w:rPr>
          <w:noProof/>
          <w:webHidden/>
        </w:rPr>
        <w:fldChar w:fldCharType="separate"/>
      </w:r>
      <w:ins w:id="20" w:author="Minh Đức Lê" w:date="2018-05-08T12:41:00Z">
        <w:r>
          <w:rPr>
            <w:noProof/>
            <w:webHidden/>
          </w:rPr>
          <w:t>3</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21" w:author="Minh Đức Lê" w:date="2018-05-08T12:41:00Z"/>
          <w:rFonts w:asciiTheme="minorHAnsi" w:eastAsiaTheme="minorEastAsia" w:hAnsiTheme="minorHAnsi" w:cstheme="minorBidi"/>
          <w:noProof/>
          <w:color w:val="auto"/>
          <w:sz w:val="22"/>
          <w:szCs w:val="22"/>
        </w:rPr>
      </w:pPr>
      <w:ins w:id="22"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"_Toc513546620"</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1.3.1 Yêu cầu chức năng:</w:t>
        </w:r>
        <w:r>
          <w:rPr>
            <w:noProof/>
            <w:webHidden/>
          </w:rPr>
          <w:tab/>
        </w:r>
        <w:r>
          <w:rPr>
            <w:noProof/>
            <w:webHidden/>
          </w:rPr>
          <w:fldChar w:fldCharType="begin"/>
        </w:r>
        <w:r>
          <w:rPr>
            <w:noProof/>
            <w:webHidden/>
          </w:rPr>
          <w:instrText xml:space="preserve"> PAGEREF _Toc513546620 \h </w:instrText>
        </w:r>
        <w:r>
          <w:rPr>
            <w:noProof/>
            <w:webHidden/>
          </w:rPr>
        </w:r>
      </w:ins>
      <w:r>
        <w:rPr>
          <w:noProof/>
          <w:webHidden/>
        </w:rPr>
        <w:fldChar w:fldCharType="separate"/>
      </w:r>
      <w:ins w:id="23" w:author="Minh Đức Lê" w:date="2018-05-08T12:41:00Z">
        <w:r>
          <w:rPr>
            <w:noProof/>
            <w:webHidden/>
          </w:rPr>
          <w:t>3</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24" w:author="Minh Đức Lê" w:date="2018-05-08T12:41:00Z"/>
          <w:rFonts w:asciiTheme="minorHAnsi" w:eastAsiaTheme="minorEastAsia" w:hAnsiTheme="minorHAnsi" w:cstheme="minorBidi"/>
          <w:noProof/>
          <w:color w:val="auto"/>
          <w:sz w:val="22"/>
          <w:szCs w:val="22"/>
        </w:rPr>
      </w:pPr>
      <w:ins w:id="25"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"_Toc513546621"</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1.3.2 Yêu cầu phi chức năng</w:t>
        </w:r>
        <w:r>
          <w:rPr>
            <w:noProof/>
            <w:webHidden/>
          </w:rPr>
          <w:tab/>
        </w:r>
        <w:r>
          <w:rPr>
            <w:noProof/>
            <w:webHidden/>
          </w:rPr>
          <w:fldChar w:fldCharType="begin"/>
        </w:r>
        <w:r>
          <w:rPr>
            <w:noProof/>
            <w:webHidden/>
          </w:rPr>
          <w:instrText xml:space="preserve"> PAGEREF _Toc513546621 \h </w:instrText>
        </w:r>
        <w:r>
          <w:rPr>
            <w:noProof/>
            <w:webHidden/>
          </w:rPr>
        </w:r>
      </w:ins>
      <w:r>
        <w:rPr>
          <w:noProof/>
          <w:webHidden/>
        </w:rPr>
        <w:fldChar w:fldCharType="separate"/>
      </w:r>
      <w:ins w:id="26" w:author="Minh Đức Lê" w:date="2018-05-08T12:41:00Z">
        <w:r>
          <w:rPr>
            <w:noProof/>
            <w:webHidden/>
          </w:rPr>
          <w:t>3</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27" w:author="Minh Đức Lê" w:date="2018-05-08T12:41:00Z"/>
          <w:rFonts w:asciiTheme="minorHAnsi" w:eastAsiaTheme="minorEastAsia" w:hAnsiTheme="minorHAnsi" w:cstheme="minorBidi"/>
          <w:noProof/>
          <w:color w:val="auto"/>
          <w:sz w:val="22"/>
          <w:szCs w:val="22"/>
        </w:rPr>
      </w:pPr>
      <w:ins w:id="28"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"_Toc513546622"</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1.3.3 Cách chèn nhãn cho bảng biểu và hình vẽ</w:t>
        </w:r>
        <w:r>
          <w:rPr>
            <w:noProof/>
            <w:webHidden/>
          </w:rPr>
          <w:tab/>
        </w:r>
        <w:r>
          <w:rPr>
            <w:noProof/>
            <w:webHidden/>
          </w:rPr>
          <w:fldChar w:fldCharType="begin"/>
        </w:r>
        <w:r>
          <w:rPr>
            <w:noProof/>
            <w:webHidden/>
          </w:rPr>
          <w:instrText xml:space="preserve"> PAGEREF _Toc513546622 \h </w:instrText>
        </w:r>
        <w:r>
          <w:rPr>
            <w:noProof/>
            <w:webHidden/>
          </w:rPr>
        </w:r>
      </w:ins>
      <w:r>
        <w:rPr>
          <w:noProof/>
          <w:webHidden/>
        </w:rPr>
        <w:fldChar w:fldCharType="separate"/>
      </w:r>
      <w:ins w:id="29" w:author="Minh Đức Lê" w:date="2018-05-08T12:41:00Z">
        <w:r>
          <w:rPr>
            <w:noProof/>
            <w:webHidden/>
          </w:rPr>
          <w:t>5</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30" w:author="Minh Đức Lê" w:date="2018-05-08T12:41:00Z"/>
          <w:rFonts w:asciiTheme="minorHAnsi" w:eastAsiaTheme="minorEastAsia" w:hAnsiTheme="minorHAnsi" w:cstheme="minorBidi"/>
          <w:noProof/>
          <w:color w:val="auto"/>
          <w:sz w:val="22"/>
          <w:szCs w:val="22"/>
        </w:rPr>
      </w:pPr>
      <w:ins w:id="31"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"_Toc513546623"</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1.1.1 Hướng dẫn chèn công thức và nhãn</w:t>
        </w:r>
        <w:r>
          <w:rPr>
            <w:noProof/>
            <w:webHidden/>
          </w:rPr>
          <w:tab/>
        </w:r>
        <w:r>
          <w:rPr>
            <w:noProof/>
            <w:webHidden/>
          </w:rPr>
          <w:fldChar w:fldCharType="begin"/>
        </w:r>
        <w:r>
          <w:rPr>
            <w:noProof/>
            <w:webHidden/>
          </w:rPr>
          <w:instrText xml:space="preserve"> PAGEREF _Toc513546623 \h </w:instrText>
        </w:r>
        <w:r>
          <w:rPr>
            <w:noProof/>
            <w:webHidden/>
          </w:rPr>
        </w:r>
      </w:ins>
      <w:r>
        <w:rPr>
          <w:noProof/>
          <w:webHidden/>
        </w:rPr>
        <w:fldChar w:fldCharType="separate"/>
      </w:r>
      <w:ins w:id="32" w:author="Minh Đức Lê" w:date="2018-05-08T12:41:00Z">
        <w:r>
          <w:rPr>
            <w:noProof/>
            <w:webHidden/>
          </w:rPr>
          <w:t>7</w:t>
        </w:r>
        <w:r>
          <w:rPr>
            <w:noProof/>
            <w:webHidden/>
          </w:rPr>
          <w:fldChar w:fldCharType="end"/>
        </w:r>
        <w:r w:rsidRPr="00666BE7">
          <w:rPr>
            <w:rStyle w:val="Hyperlink"/>
            <w:noProof/>
          </w:rPr>
          <w:fldChar w:fldCharType="end"/>
        </w:r>
      </w:ins>
    </w:p>
    <w:p w:rsidR="005935B4" w:rsidRDefault="005935B4">
      <w:pPr>
        <w:pStyle w:val="TOC1"/>
        <w:rPr>
          <w:ins w:id="33" w:author="Minh Đức Lê" w:date="2018-05-08T12:41:00Z"/>
          <w:rFonts w:asciiTheme="minorHAnsi" w:eastAsiaTheme="minorEastAsia" w:hAnsiTheme="minorHAnsi" w:cstheme="minorBidi"/>
          <w:noProof/>
          <w:color w:val="auto"/>
          <w:sz w:val="22"/>
          <w:szCs w:val="22"/>
        </w:rPr>
      </w:pPr>
      <w:ins w:id="34"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"_Toc513546624"</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CHƯƠNG 2</w:t>
        </w:r>
        <w:r w:rsidRPr="00666BE7">
          <w:rPr>
            <w:rStyle w:val="Hyperlink"/>
            <w:noProof/>
            <w:lang w:val="vi-VN"/>
          </w:rPr>
          <w:t xml:space="preserve"> : </w:t>
        </w:r>
        <w:r w:rsidRPr="00666BE7">
          <w:rPr>
            <w:rStyle w:val="Hyperlink"/>
            <w:noProof/>
          </w:rPr>
          <w:t>CƠ SỞ LÝ THUYẾT</w:t>
        </w:r>
        <w:r>
          <w:rPr>
            <w:noProof/>
            <w:webHidden/>
          </w:rPr>
          <w:tab/>
        </w:r>
        <w:r>
          <w:rPr>
            <w:noProof/>
            <w:webHidden/>
          </w:rPr>
          <w:fldChar w:fldCharType="begin"/>
        </w:r>
        <w:r>
          <w:rPr>
            <w:noProof/>
            <w:webHidden/>
          </w:rPr>
          <w:instrText xml:space="preserve"> PAGEREF _Toc513546624 \h </w:instrText>
        </w:r>
        <w:r>
          <w:rPr>
            <w:noProof/>
            <w:webHidden/>
          </w:rPr>
        </w:r>
      </w:ins>
      <w:r>
        <w:rPr>
          <w:noProof/>
          <w:webHidden/>
        </w:rPr>
        <w:fldChar w:fldCharType="separate"/>
      </w:r>
      <w:ins w:id="35" w:author="Minh Đức Lê" w:date="2018-05-08T12:41:00Z">
        <w:r>
          <w:rPr>
            <w:noProof/>
            <w:webHidden/>
          </w:rPr>
          <w:t>7</w:t>
        </w:r>
        <w:r>
          <w:rPr>
            <w:noProof/>
            <w:webHidden/>
          </w:rPr>
          <w:fldChar w:fldCharType="end"/>
        </w:r>
        <w:r w:rsidRPr="00666BE7">
          <w:rPr>
            <w:rStyle w:val="Hyperlink"/>
            <w:noProof/>
          </w:rPr>
          <w:fldChar w:fldCharType="end"/>
        </w:r>
      </w:ins>
    </w:p>
    <w:p w:rsidR="005935B4" w:rsidRDefault="005935B4">
      <w:pPr>
        <w:pStyle w:val="TOC2"/>
        <w:rPr>
          <w:ins w:id="36" w:author="Minh Đức Lê" w:date="2018-05-08T12:41:00Z"/>
          <w:rFonts w:asciiTheme="minorHAnsi" w:eastAsiaTheme="minorEastAsia" w:hAnsiTheme="minorHAnsi" w:cstheme="minorBidi"/>
          <w:noProof/>
          <w:color w:val="auto"/>
          <w:sz w:val="22"/>
          <w:szCs w:val="22"/>
        </w:rPr>
      </w:pPr>
      <w:ins w:id="37"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"_Toc513546625"</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2.1 Ngôn ngữ lập trình JAVA</w:t>
        </w:r>
        <w:r>
          <w:rPr>
            <w:noProof/>
            <w:webHidden/>
          </w:rPr>
          <w:tab/>
        </w:r>
        <w:r>
          <w:rPr>
            <w:noProof/>
            <w:webHidden/>
          </w:rPr>
          <w:fldChar w:fldCharType="begin"/>
        </w:r>
        <w:r>
          <w:rPr>
            <w:noProof/>
            <w:webHidden/>
          </w:rPr>
          <w:instrText xml:space="preserve"> PAGEREF _Toc513546625 \h </w:instrText>
        </w:r>
        <w:r>
          <w:rPr>
            <w:noProof/>
            <w:webHidden/>
          </w:rPr>
        </w:r>
      </w:ins>
      <w:r>
        <w:rPr>
          <w:noProof/>
          <w:webHidden/>
        </w:rPr>
        <w:fldChar w:fldCharType="separate"/>
      </w:r>
      <w:ins w:id="38" w:author="Minh Đức Lê" w:date="2018-05-08T12:41:00Z">
        <w:r>
          <w:rPr>
            <w:noProof/>
            <w:webHidden/>
          </w:rPr>
          <w:t>7</w:t>
        </w:r>
        <w:r>
          <w:rPr>
            <w:noProof/>
            <w:webHidden/>
          </w:rPr>
          <w:fldChar w:fldCharType="end"/>
        </w:r>
        <w:r w:rsidRPr="00666BE7">
          <w:rPr>
            <w:rStyle w:val="Hyperlink"/>
            <w:noProof/>
          </w:rPr>
          <w:fldChar w:fldCharType="end"/>
        </w:r>
      </w:ins>
    </w:p>
    <w:p w:rsidR="005935B4" w:rsidRDefault="005935B4">
      <w:pPr>
        <w:pStyle w:val="TOC2"/>
        <w:rPr>
          <w:ins w:id="39" w:author="Minh Đức Lê" w:date="2018-05-08T12:41:00Z"/>
          <w:rFonts w:asciiTheme="minorHAnsi" w:eastAsiaTheme="minorEastAsia" w:hAnsiTheme="minorHAnsi" w:cstheme="minorBidi"/>
          <w:noProof/>
          <w:color w:val="auto"/>
          <w:sz w:val="22"/>
          <w:szCs w:val="22"/>
        </w:rPr>
      </w:pPr>
      <w:ins w:id="40"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"_Toc513546626"</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2.2 Kết nồi JDBC</w:t>
        </w:r>
        <w:r>
          <w:rPr>
            <w:noProof/>
            <w:webHidden/>
          </w:rPr>
          <w:tab/>
        </w:r>
        <w:r>
          <w:rPr>
            <w:noProof/>
            <w:webHidden/>
          </w:rPr>
          <w:fldChar w:fldCharType="begin"/>
        </w:r>
        <w:r>
          <w:rPr>
            <w:noProof/>
            <w:webHidden/>
          </w:rPr>
          <w:instrText xml:space="preserve"> PAGEREF _Toc513546626 \h </w:instrText>
        </w:r>
        <w:r>
          <w:rPr>
            <w:noProof/>
            <w:webHidden/>
          </w:rPr>
        </w:r>
      </w:ins>
      <w:r>
        <w:rPr>
          <w:noProof/>
          <w:webHidden/>
        </w:rPr>
        <w:fldChar w:fldCharType="separate"/>
      </w:r>
      <w:ins w:id="41" w:author="Minh Đức Lê" w:date="2018-05-08T12:41:00Z">
        <w:r>
          <w:rPr>
            <w:noProof/>
            <w:webHidden/>
          </w:rPr>
          <w:t>8</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42" w:author="Minh Đức Lê" w:date="2018-05-08T12:41:00Z"/>
          <w:rFonts w:asciiTheme="minorHAnsi" w:eastAsiaTheme="minorEastAsia" w:hAnsiTheme="minorHAnsi" w:cstheme="minorBidi"/>
          <w:noProof/>
          <w:color w:val="auto"/>
          <w:sz w:val="22"/>
          <w:szCs w:val="22"/>
        </w:rPr>
      </w:pPr>
      <w:ins w:id="43"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"_Toc513546627"</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2.2.1 DriverManager:</w:t>
        </w:r>
        <w:r>
          <w:rPr>
            <w:noProof/>
            <w:webHidden/>
          </w:rPr>
          <w:tab/>
        </w:r>
        <w:r>
          <w:rPr>
            <w:noProof/>
            <w:webHidden/>
          </w:rPr>
          <w:fldChar w:fldCharType="begin"/>
        </w:r>
        <w:r>
          <w:rPr>
            <w:noProof/>
            <w:webHidden/>
          </w:rPr>
          <w:instrText xml:space="preserve"> PAGEREF _Toc513546627 \h </w:instrText>
        </w:r>
        <w:r>
          <w:rPr>
            <w:noProof/>
            <w:webHidden/>
          </w:rPr>
        </w:r>
      </w:ins>
      <w:r>
        <w:rPr>
          <w:noProof/>
          <w:webHidden/>
        </w:rPr>
        <w:fldChar w:fldCharType="separate"/>
      </w:r>
      <w:ins w:id="44" w:author="Minh Đức Lê" w:date="2018-05-08T12:41:00Z">
        <w:r>
          <w:rPr>
            <w:noProof/>
            <w:webHidden/>
          </w:rPr>
          <w:t>9</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45" w:author="Minh Đức Lê" w:date="2018-05-08T12:41:00Z"/>
          <w:rFonts w:asciiTheme="minorHAnsi" w:eastAsiaTheme="minorEastAsia" w:hAnsiTheme="minorHAnsi" w:cstheme="minorBidi"/>
          <w:noProof/>
          <w:color w:val="auto"/>
          <w:sz w:val="22"/>
          <w:szCs w:val="22"/>
        </w:rPr>
      </w:pPr>
      <w:ins w:id="46"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"_Toc513546628"</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2.2.2</w:t>
        </w:r>
        <w:r w:rsidRPr="00666BE7">
          <w:rPr>
            <w:rStyle w:val="Hyperlink"/>
            <w:iCs/>
            <w:noProof/>
          </w:rPr>
          <w:t xml:space="preserve"> Driver</w:t>
        </w:r>
        <w:r w:rsidRPr="00666BE7">
          <w:rPr>
            <w:rStyle w:val="Hyperlink"/>
            <w:noProof/>
          </w:rPr>
          <w:t>:</w:t>
        </w:r>
        <w:r>
          <w:rPr>
            <w:noProof/>
            <w:webHidden/>
          </w:rPr>
          <w:tab/>
        </w:r>
        <w:r>
          <w:rPr>
            <w:noProof/>
            <w:webHidden/>
          </w:rPr>
          <w:fldChar w:fldCharType="begin"/>
        </w:r>
        <w:r>
          <w:rPr>
            <w:noProof/>
            <w:webHidden/>
          </w:rPr>
          <w:instrText xml:space="preserve"> PAGEREF _Toc513546628 \h </w:instrText>
        </w:r>
        <w:r>
          <w:rPr>
            <w:noProof/>
            <w:webHidden/>
          </w:rPr>
        </w:r>
      </w:ins>
      <w:r>
        <w:rPr>
          <w:noProof/>
          <w:webHidden/>
        </w:rPr>
        <w:fldChar w:fldCharType="separate"/>
      </w:r>
      <w:ins w:id="47" w:author="Minh Đức Lê" w:date="2018-05-08T12:41:00Z">
        <w:r>
          <w:rPr>
            <w:noProof/>
            <w:webHidden/>
          </w:rPr>
          <w:t>9</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48" w:author="Minh Đức Lê" w:date="2018-05-08T12:41:00Z"/>
          <w:rFonts w:asciiTheme="minorHAnsi" w:eastAsiaTheme="minorEastAsia" w:hAnsiTheme="minorHAnsi" w:cstheme="minorBidi"/>
          <w:noProof/>
          <w:color w:val="auto"/>
          <w:sz w:val="22"/>
          <w:szCs w:val="22"/>
        </w:rPr>
      </w:pPr>
      <w:ins w:id="49"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"_Toc513546629"</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2.2.3</w:t>
        </w:r>
        <w:r w:rsidRPr="00666BE7">
          <w:rPr>
            <w:rStyle w:val="Hyperlink"/>
            <w:iCs/>
            <w:noProof/>
          </w:rPr>
          <w:t xml:space="preserve"> Connection </w:t>
        </w:r>
        <w:r w:rsidRPr="00666BE7">
          <w:rPr>
            <w:rStyle w:val="Hyperlink"/>
            <w:noProof/>
          </w:rPr>
          <w:t>:</w:t>
        </w:r>
        <w:r>
          <w:rPr>
            <w:noProof/>
            <w:webHidden/>
          </w:rPr>
          <w:tab/>
        </w:r>
        <w:r>
          <w:rPr>
            <w:noProof/>
            <w:webHidden/>
          </w:rPr>
          <w:fldChar w:fldCharType="begin"/>
        </w:r>
        <w:r>
          <w:rPr>
            <w:noProof/>
            <w:webHidden/>
          </w:rPr>
          <w:instrText xml:space="preserve"> PAGEREF _Toc513546629 \h </w:instrText>
        </w:r>
        <w:r>
          <w:rPr>
            <w:noProof/>
            <w:webHidden/>
          </w:rPr>
        </w:r>
      </w:ins>
      <w:r>
        <w:rPr>
          <w:noProof/>
          <w:webHidden/>
        </w:rPr>
        <w:fldChar w:fldCharType="separate"/>
      </w:r>
      <w:ins w:id="50" w:author="Minh Đức Lê" w:date="2018-05-08T12:41:00Z">
        <w:r>
          <w:rPr>
            <w:noProof/>
            <w:webHidden/>
          </w:rPr>
          <w:t>9</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51" w:author="Minh Đức Lê" w:date="2018-05-08T12:41:00Z"/>
          <w:rFonts w:asciiTheme="minorHAnsi" w:eastAsiaTheme="minorEastAsia" w:hAnsiTheme="minorHAnsi" w:cstheme="minorBidi"/>
          <w:noProof/>
          <w:color w:val="auto"/>
          <w:sz w:val="22"/>
          <w:szCs w:val="22"/>
        </w:rPr>
      </w:pPr>
      <w:ins w:id="52"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"_Toc513546630"</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2.2.4</w:t>
        </w:r>
        <w:r w:rsidRPr="00666BE7">
          <w:rPr>
            <w:rStyle w:val="Hyperlink"/>
            <w:iCs/>
            <w:noProof/>
          </w:rPr>
          <w:t xml:space="preserve"> Statement </w:t>
        </w:r>
        <w:r w:rsidRPr="00666BE7">
          <w:rPr>
            <w:rStyle w:val="Hyperlink"/>
            <w:noProof/>
          </w:rPr>
          <w:t>:</w:t>
        </w:r>
        <w:r>
          <w:rPr>
            <w:noProof/>
            <w:webHidden/>
          </w:rPr>
          <w:tab/>
        </w:r>
        <w:r>
          <w:rPr>
            <w:noProof/>
            <w:webHidden/>
          </w:rPr>
          <w:fldChar w:fldCharType="begin"/>
        </w:r>
        <w:r>
          <w:rPr>
            <w:noProof/>
            <w:webHidden/>
          </w:rPr>
          <w:instrText xml:space="preserve"> PAGEREF _Toc513546630 \h </w:instrText>
        </w:r>
        <w:r>
          <w:rPr>
            <w:noProof/>
            <w:webHidden/>
          </w:rPr>
        </w:r>
      </w:ins>
      <w:r>
        <w:rPr>
          <w:noProof/>
          <w:webHidden/>
        </w:rPr>
        <w:fldChar w:fldCharType="separate"/>
      </w:r>
      <w:ins w:id="53" w:author="Minh Đức Lê" w:date="2018-05-08T12:41:00Z">
        <w:r>
          <w:rPr>
            <w:noProof/>
            <w:webHidden/>
          </w:rPr>
          <w:t>9</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54" w:author="Minh Đức Lê" w:date="2018-05-08T12:41:00Z"/>
          <w:rFonts w:asciiTheme="minorHAnsi" w:eastAsiaTheme="minorEastAsia" w:hAnsiTheme="minorHAnsi" w:cstheme="minorBidi"/>
          <w:noProof/>
          <w:color w:val="auto"/>
          <w:sz w:val="22"/>
          <w:szCs w:val="22"/>
        </w:rPr>
      </w:pPr>
      <w:ins w:id="55"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"_Toc513546631"</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2.2.5</w:t>
        </w:r>
        <w:r w:rsidRPr="00666BE7">
          <w:rPr>
            <w:rStyle w:val="Hyperlink"/>
            <w:iCs/>
            <w:noProof/>
          </w:rPr>
          <w:t xml:space="preserve"> ResultSet</w:t>
        </w:r>
        <w:r w:rsidRPr="00666BE7">
          <w:rPr>
            <w:rStyle w:val="Hyperlink"/>
            <w:noProof/>
          </w:rPr>
          <w:t>:</w:t>
        </w:r>
        <w:r>
          <w:rPr>
            <w:noProof/>
            <w:webHidden/>
          </w:rPr>
          <w:tab/>
        </w:r>
        <w:r>
          <w:rPr>
            <w:noProof/>
            <w:webHidden/>
          </w:rPr>
          <w:fldChar w:fldCharType="begin"/>
        </w:r>
        <w:r>
          <w:rPr>
            <w:noProof/>
            <w:webHidden/>
          </w:rPr>
          <w:instrText xml:space="preserve"> PAGEREF _Toc513546631 \h </w:instrText>
        </w:r>
        <w:r>
          <w:rPr>
            <w:noProof/>
            <w:webHidden/>
          </w:rPr>
        </w:r>
      </w:ins>
      <w:r>
        <w:rPr>
          <w:noProof/>
          <w:webHidden/>
        </w:rPr>
        <w:fldChar w:fldCharType="separate"/>
      </w:r>
      <w:ins w:id="56" w:author="Minh Đức Lê" w:date="2018-05-08T12:41:00Z">
        <w:r>
          <w:rPr>
            <w:noProof/>
            <w:webHidden/>
          </w:rPr>
          <w:t>9</w:t>
        </w:r>
        <w:r>
          <w:rPr>
            <w:noProof/>
            <w:webHidden/>
          </w:rPr>
          <w:fldChar w:fldCharType="end"/>
        </w:r>
        <w:r w:rsidRPr="00666BE7">
          <w:rPr>
            <w:rStyle w:val="Hyperlink"/>
            <w:noProof/>
          </w:rPr>
          <w:fldChar w:fldCharType="end"/>
        </w:r>
      </w:ins>
    </w:p>
    <w:p w:rsidR="005935B4" w:rsidRDefault="005935B4">
      <w:pPr>
        <w:pStyle w:val="TOC2"/>
        <w:rPr>
          <w:ins w:id="57" w:author="Minh Đức Lê" w:date="2018-05-08T12:41:00Z"/>
          <w:rFonts w:asciiTheme="minorHAnsi" w:eastAsiaTheme="minorEastAsia" w:hAnsiTheme="minorHAnsi" w:cstheme="minorBidi"/>
          <w:noProof/>
          <w:color w:val="auto"/>
          <w:sz w:val="22"/>
          <w:szCs w:val="22"/>
        </w:rPr>
      </w:pPr>
      <w:ins w:id="58"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"_Toc513546632"</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2.3 Spring MVC</w:t>
        </w:r>
        <w:r>
          <w:rPr>
            <w:noProof/>
            <w:webHidden/>
          </w:rPr>
          <w:tab/>
        </w:r>
        <w:r>
          <w:rPr>
            <w:noProof/>
            <w:webHidden/>
          </w:rPr>
          <w:fldChar w:fldCharType="begin"/>
        </w:r>
        <w:r>
          <w:rPr>
            <w:noProof/>
            <w:webHidden/>
          </w:rPr>
          <w:instrText xml:space="preserve"> PAGEREF _Toc513546632 \h </w:instrText>
        </w:r>
        <w:r>
          <w:rPr>
            <w:noProof/>
            <w:webHidden/>
          </w:rPr>
        </w:r>
      </w:ins>
      <w:r>
        <w:rPr>
          <w:noProof/>
          <w:webHidden/>
        </w:rPr>
        <w:fldChar w:fldCharType="separate"/>
      </w:r>
      <w:ins w:id="59" w:author="Minh Đức Lê" w:date="2018-05-08T12:41:00Z">
        <w:r>
          <w:rPr>
            <w:noProof/>
            <w:webHidden/>
          </w:rPr>
          <w:t>9</w:t>
        </w:r>
        <w:r>
          <w:rPr>
            <w:noProof/>
            <w:webHidden/>
          </w:rPr>
          <w:fldChar w:fldCharType="end"/>
        </w:r>
        <w:r w:rsidRPr="00666BE7">
          <w:rPr>
            <w:rStyle w:val="Hyperlink"/>
            <w:noProof/>
          </w:rPr>
          <w:fldChar w:fldCharType="end"/>
        </w:r>
      </w:ins>
    </w:p>
    <w:p w:rsidR="005935B4" w:rsidRDefault="005935B4">
      <w:pPr>
        <w:pStyle w:val="TOC1"/>
        <w:rPr>
          <w:ins w:id="60" w:author="Minh Đức Lê" w:date="2018-05-08T12:41:00Z"/>
          <w:rFonts w:asciiTheme="minorHAnsi" w:eastAsiaTheme="minorEastAsia" w:hAnsiTheme="minorHAnsi" w:cstheme="minorBidi"/>
          <w:noProof/>
          <w:color w:val="auto"/>
          <w:sz w:val="22"/>
          <w:szCs w:val="22"/>
        </w:rPr>
      </w:pPr>
      <w:ins w:id="61"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"_Toc513546633"</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CHƯƠNG 3</w:t>
        </w:r>
        <w:r w:rsidRPr="00666BE7">
          <w:rPr>
            <w:rStyle w:val="Hyperlink"/>
            <w:noProof/>
            <w:lang w:val="vi-VN"/>
          </w:rPr>
          <w:t xml:space="preserve"> :</w:t>
        </w:r>
        <w:r w:rsidRPr="00666BE7">
          <w:rPr>
            <w:rStyle w:val="Hyperlink"/>
            <w:noProof/>
          </w:rPr>
          <w:t xml:space="preserve"> PHÂN TÍCH</w:t>
        </w:r>
        <w:r>
          <w:rPr>
            <w:noProof/>
            <w:webHidden/>
          </w:rPr>
          <w:tab/>
        </w:r>
        <w:r>
          <w:rPr>
            <w:noProof/>
            <w:webHidden/>
          </w:rPr>
          <w:fldChar w:fldCharType="begin"/>
        </w:r>
        <w:r>
          <w:rPr>
            <w:noProof/>
            <w:webHidden/>
          </w:rPr>
          <w:instrText xml:space="preserve"> PAGEREF _Toc513546633 \h </w:instrText>
        </w:r>
        <w:r>
          <w:rPr>
            <w:noProof/>
            <w:webHidden/>
          </w:rPr>
        </w:r>
      </w:ins>
      <w:r>
        <w:rPr>
          <w:noProof/>
          <w:webHidden/>
        </w:rPr>
        <w:fldChar w:fldCharType="separate"/>
      </w:r>
      <w:ins w:id="62" w:author="Minh Đức Lê" w:date="2018-05-08T12:41:00Z">
        <w:r>
          <w:rPr>
            <w:noProof/>
            <w:webHidden/>
          </w:rPr>
          <w:t>11</w:t>
        </w:r>
        <w:r>
          <w:rPr>
            <w:noProof/>
            <w:webHidden/>
          </w:rPr>
          <w:fldChar w:fldCharType="end"/>
        </w:r>
        <w:r w:rsidRPr="00666BE7">
          <w:rPr>
            <w:rStyle w:val="Hyperlink"/>
            <w:noProof/>
          </w:rPr>
          <w:fldChar w:fldCharType="end"/>
        </w:r>
      </w:ins>
    </w:p>
    <w:p w:rsidR="005935B4" w:rsidRDefault="005935B4">
      <w:pPr>
        <w:pStyle w:val="TOC2"/>
        <w:rPr>
          <w:ins w:id="63" w:author="Minh Đức Lê" w:date="2018-05-08T12:41:00Z"/>
          <w:rFonts w:asciiTheme="minorHAnsi" w:eastAsiaTheme="minorEastAsia" w:hAnsiTheme="minorHAnsi" w:cstheme="minorBidi"/>
          <w:noProof/>
          <w:color w:val="auto"/>
          <w:sz w:val="22"/>
          <w:szCs w:val="22"/>
        </w:rPr>
      </w:pPr>
      <w:ins w:id="64"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"_Toc513546634"</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3.1 Sơ đồ Usecase</w:t>
        </w:r>
        <w:r>
          <w:rPr>
            <w:noProof/>
            <w:webHidden/>
          </w:rPr>
          <w:tab/>
        </w:r>
        <w:r>
          <w:rPr>
            <w:noProof/>
            <w:webHidden/>
          </w:rPr>
          <w:fldChar w:fldCharType="begin"/>
        </w:r>
        <w:r>
          <w:rPr>
            <w:noProof/>
            <w:webHidden/>
          </w:rPr>
          <w:instrText xml:space="preserve"> PAGEREF _Toc513546634 \h </w:instrText>
        </w:r>
        <w:r>
          <w:rPr>
            <w:noProof/>
            <w:webHidden/>
          </w:rPr>
        </w:r>
      </w:ins>
      <w:r>
        <w:rPr>
          <w:noProof/>
          <w:webHidden/>
        </w:rPr>
        <w:fldChar w:fldCharType="separate"/>
      </w:r>
      <w:ins w:id="65" w:author="Minh Đức Lê" w:date="2018-05-08T12:41:00Z">
        <w:r>
          <w:rPr>
            <w:noProof/>
            <w:webHidden/>
          </w:rPr>
          <w:t>11</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66" w:author="Minh Đức Lê" w:date="2018-05-08T12:41:00Z"/>
          <w:rFonts w:asciiTheme="minorHAnsi" w:eastAsiaTheme="minorEastAsia" w:hAnsiTheme="minorHAnsi" w:cstheme="minorBidi"/>
          <w:noProof/>
          <w:color w:val="auto"/>
          <w:sz w:val="22"/>
          <w:szCs w:val="22"/>
        </w:rPr>
      </w:pPr>
      <w:ins w:id="67"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"_Toc513546635"</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3.1.1</w:t>
        </w:r>
        <w:r w:rsidRPr="00666BE7">
          <w:rPr>
            <w:rStyle w:val="Hyperlink"/>
            <w:noProof/>
            <w:lang w:val="vi-VN"/>
          </w:rPr>
          <w:t xml:space="preserve"> Đặc tả Use Case</w:t>
        </w:r>
        <w:r>
          <w:rPr>
            <w:noProof/>
            <w:webHidden/>
          </w:rPr>
          <w:tab/>
        </w:r>
        <w:r>
          <w:rPr>
            <w:noProof/>
            <w:webHidden/>
          </w:rPr>
          <w:fldChar w:fldCharType="begin"/>
        </w:r>
        <w:r>
          <w:rPr>
            <w:noProof/>
            <w:webHidden/>
          </w:rPr>
          <w:instrText xml:space="preserve"> PAGEREF _Toc513546635 \h </w:instrText>
        </w:r>
        <w:r>
          <w:rPr>
            <w:noProof/>
            <w:webHidden/>
          </w:rPr>
        </w:r>
      </w:ins>
      <w:r>
        <w:rPr>
          <w:noProof/>
          <w:webHidden/>
        </w:rPr>
        <w:fldChar w:fldCharType="separate"/>
      </w:r>
      <w:ins w:id="68" w:author="Minh Đức Lê" w:date="2018-05-08T12:41:00Z">
        <w:r>
          <w:rPr>
            <w:noProof/>
            <w:webHidden/>
          </w:rPr>
          <w:t>11</w:t>
        </w:r>
        <w:r>
          <w:rPr>
            <w:noProof/>
            <w:webHidden/>
          </w:rPr>
          <w:fldChar w:fldCharType="end"/>
        </w:r>
        <w:r w:rsidRPr="00666BE7">
          <w:rPr>
            <w:rStyle w:val="Hyperlink"/>
            <w:noProof/>
          </w:rPr>
          <w:fldChar w:fldCharType="end"/>
        </w:r>
      </w:ins>
    </w:p>
    <w:p w:rsidR="005935B4" w:rsidRDefault="005935B4">
      <w:pPr>
        <w:pStyle w:val="TOC1"/>
        <w:rPr>
          <w:ins w:id="69" w:author="Minh Đức Lê" w:date="2018-05-08T12:41:00Z"/>
          <w:rFonts w:asciiTheme="minorHAnsi" w:eastAsiaTheme="minorEastAsia" w:hAnsiTheme="minorHAnsi" w:cstheme="minorBidi"/>
          <w:noProof/>
          <w:color w:val="auto"/>
          <w:sz w:val="22"/>
          <w:szCs w:val="22"/>
        </w:rPr>
      </w:pPr>
      <w:ins w:id="70"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"_Toc513546636"</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CHƯƠNG 4</w:t>
        </w:r>
        <w:r w:rsidRPr="00666BE7">
          <w:rPr>
            <w:rStyle w:val="Hyperlink"/>
            <w:noProof/>
            <w:lang w:val="vi-VN"/>
          </w:rPr>
          <w:t xml:space="preserve"> :</w:t>
        </w:r>
        <w:r w:rsidRPr="00666BE7">
          <w:rPr>
            <w:rStyle w:val="Hyperlink"/>
            <w:noProof/>
          </w:rPr>
          <w:t xml:space="preserve"> THIẾT KẾ VÀ HIỆN THỰC</w:t>
        </w:r>
        <w:r>
          <w:rPr>
            <w:noProof/>
            <w:webHidden/>
          </w:rPr>
          <w:tab/>
        </w:r>
        <w:r>
          <w:rPr>
            <w:noProof/>
            <w:webHidden/>
          </w:rPr>
          <w:fldChar w:fldCharType="begin"/>
        </w:r>
        <w:r>
          <w:rPr>
            <w:noProof/>
            <w:webHidden/>
          </w:rPr>
          <w:instrText xml:space="preserve"> PAGEREF _Toc513546636 \h </w:instrText>
        </w:r>
        <w:r>
          <w:rPr>
            <w:noProof/>
            <w:webHidden/>
          </w:rPr>
        </w:r>
      </w:ins>
      <w:r>
        <w:rPr>
          <w:noProof/>
          <w:webHidden/>
        </w:rPr>
        <w:fldChar w:fldCharType="separate"/>
      </w:r>
      <w:ins w:id="71" w:author="Minh Đức Lê" w:date="2018-05-08T12:41:00Z">
        <w:r>
          <w:rPr>
            <w:noProof/>
            <w:webHidden/>
          </w:rPr>
          <w:t>41</w:t>
        </w:r>
        <w:r>
          <w:rPr>
            <w:noProof/>
            <w:webHidden/>
          </w:rPr>
          <w:fldChar w:fldCharType="end"/>
        </w:r>
        <w:r w:rsidRPr="00666BE7">
          <w:rPr>
            <w:rStyle w:val="Hyperlink"/>
            <w:noProof/>
          </w:rPr>
          <w:fldChar w:fldCharType="end"/>
        </w:r>
      </w:ins>
    </w:p>
    <w:p w:rsidR="005935B4" w:rsidRDefault="005935B4">
      <w:pPr>
        <w:pStyle w:val="TOC2"/>
        <w:rPr>
          <w:ins w:id="72" w:author="Minh Đức Lê" w:date="2018-05-08T12:41:00Z"/>
          <w:rFonts w:asciiTheme="minorHAnsi" w:eastAsiaTheme="minorEastAsia" w:hAnsiTheme="minorHAnsi" w:cstheme="minorBidi"/>
          <w:noProof/>
          <w:color w:val="auto"/>
          <w:sz w:val="22"/>
          <w:szCs w:val="22"/>
        </w:rPr>
      </w:pPr>
      <w:ins w:id="73"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"_Toc513546637"</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4.1 Sơ đồ Class</w:t>
        </w:r>
        <w:r>
          <w:rPr>
            <w:noProof/>
            <w:webHidden/>
          </w:rPr>
          <w:tab/>
        </w:r>
        <w:r>
          <w:rPr>
            <w:noProof/>
            <w:webHidden/>
          </w:rPr>
          <w:fldChar w:fldCharType="begin"/>
        </w:r>
        <w:r>
          <w:rPr>
            <w:noProof/>
            <w:webHidden/>
          </w:rPr>
          <w:instrText xml:space="preserve"> PAGEREF _Toc513546637 \h </w:instrText>
        </w:r>
        <w:r>
          <w:rPr>
            <w:noProof/>
            <w:webHidden/>
          </w:rPr>
        </w:r>
      </w:ins>
      <w:r>
        <w:rPr>
          <w:noProof/>
          <w:webHidden/>
        </w:rPr>
        <w:fldChar w:fldCharType="separate"/>
      </w:r>
      <w:ins w:id="74" w:author="Minh Đức Lê" w:date="2018-05-08T12:41:00Z">
        <w:r>
          <w:rPr>
            <w:noProof/>
            <w:webHidden/>
          </w:rPr>
          <w:t>41</w:t>
        </w:r>
        <w:r>
          <w:rPr>
            <w:noProof/>
            <w:webHidden/>
          </w:rPr>
          <w:fldChar w:fldCharType="end"/>
        </w:r>
        <w:r w:rsidRPr="00666BE7">
          <w:rPr>
            <w:rStyle w:val="Hyperlink"/>
            <w:noProof/>
          </w:rPr>
          <w:fldChar w:fldCharType="end"/>
        </w:r>
      </w:ins>
    </w:p>
    <w:p w:rsidR="005935B4" w:rsidRDefault="005935B4">
      <w:pPr>
        <w:pStyle w:val="TOC2"/>
        <w:rPr>
          <w:ins w:id="75" w:author="Minh Đức Lê" w:date="2018-05-08T12:41:00Z"/>
          <w:rFonts w:asciiTheme="minorHAnsi" w:eastAsiaTheme="minorEastAsia" w:hAnsiTheme="minorHAnsi" w:cstheme="minorBidi"/>
          <w:noProof/>
          <w:color w:val="auto"/>
          <w:sz w:val="22"/>
          <w:szCs w:val="22"/>
        </w:rPr>
      </w:pPr>
      <w:ins w:id="76"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"_Toc513546638"</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4.2 Sơ đồ Sitemap</w:t>
        </w:r>
        <w:r>
          <w:rPr>
            <w:noProof/>
            <w:webHidden/>
          </w:rPr>
          <w:tab/>
        </w:r>
        <w:r>
          <w:rPr>
            <w:noProof/>
            <w:webHidden/>
          </w:rPr>
          <w:fldChar w:fldCharType="begin"/>
        </w:r>
        <w:r>
          <w:rPr>
            <w:noProof/>
            <w:webHidden/>
          </w:rPr>
          <w:instrText xml:space="preserve"> PAGEREF _Toc513546638 \h </w:instrText>
        </w:r>
        <w:r>
          <w:rPr>
            <w:noProof/>
            <w:webHidden/>
          </w:rPr>
        </w:r>
      </w:ins>
      <w:r>
        <w:rPr>
          <w:noProof/>
          <w:webHidden/>
        </w:rPr>
        <w:fldChar w:fldCharType="separate"/>
      </w:r>
      <w:ins w:id="77" w:author="Minh Đức Lê" w:date="2018-05-08T12:41:00Z">
        <w:r>
          <w:rPr>
            <w:noProof/>
            <w:webHidden/>
          </w:rPr>
          <w:t>41</w:t>
        </w:r>
        <w:r>
          <w:rPr>
            <w:noProof/>
            <w:webHidden/>
          </w:rPr>
          <w:fldChar w:fldCharType="end"/>
        </w:r>
        <w:r w:rsidRPr="00666BE7">
          <w:rPr>
            <w:rStyle w:val="Hyperlink"/>
            <w:noProof/>
          </w:rPr>
          <w:fldChar w:fldCharType="end"/>
        </w:r>
      </w:ins>
    </w:p>
    <w:p w:rsidR="005935B4" w:rsidRDefault="005935B4">
      <w:pPr>
        <w:pStyle w:val="TOC2"/>
        <w:rPr>
          <w:ins w:id="78" w:author="Minh Đức Lê" w:date="2018-05-08T12:41:00Z"/>
          <w:rFonts w:asciiTheme="minorHAnsi" w:eastAsiaTheme="minorEastAsia" w:hAnsiTheme="minorHAnsi" w:cstheme="minorBidi"/>
          <w:noProof/>
          <w:color w:val="auto"/>
          <w:sz w:val="22"/>
          <w:szCs w:val="22"/>
        </w:rPr>
      </w:pPr>
      <w:ins w:id="79"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"_Toc513546639"</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4.3 Thiết kết giao diện</w:t>
        </w:r>
        <w:r w:rsidRPr="00666BE7">
          <w:rPr>
            <w:rStyle w:val="Hyperlink"/>
            <w:noProof/>
            <w:lang w:val="vi-VN"/>
          </w:rPr>
          <w:t xml:space="preserve"> phác thảo</w:t>
        </w:r>
        <w:r>
          <w:rPr>
            <w:noProof/>
            <w:webHidden/>
          </w:rPr>
          <w:tab/>
        </w:r>
        <w:r>
          <w:rPr>
            <w:noProof/>
            <w:webHidden/>
          </w:rPr>
          <w:fldChar w:fldCharType="begin"/>
        </w:r>
        <w:r>
          <w:rPr>
            <w:noProof/>
            <w:webHidden/>
          </w:rPr>
          <w:instrText xml:space="preserve"> PAGEREF _Toc513546639 \h </w:instrText>
        </w:r>
        <w:r>
          <w:rPr>
            <w:noProof/>
            <w:webHidden/>
          </w:rPr>
        </w:r>
      </w:ins>
      <w:r>
        <w:rPr>
          <w:noProof/>
          <w:webHidden/>
        </w:rPr>
        <w:fldChar w:fldCharType="separate"/>
      </w:r>
      <w:ins w:id="80" w:author="Minh Đức Lê" w:date="2018-05-08T12:41:00Z">
        <w:r>
          <w:rPr>
            <w:noProof/>
            <w:webHidden/>
          </w:rPr>
          <w:t>42</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81" w:author="Minh Đức Lê" w:date="2018-05-08T12:41:00Z"/>
          <w:rFonts w:asciiTheme="minorHAnsi" w:eastAsiaTheme="minorEastAsia" w:hAnsiTheme="minorHAnsi" w:cstheme="minorBidi"/>
          <w:noProof/>
          <w:color w:val="auto"/>
          <w:sz w:val="22"/>
          <w:szCs w:val="22"/>
        </w:rPr>
      </w:pPr>
      <w:ins w:id="82"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"_Toc513546640"</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4.3.1 Giao diện danh mục</w:t>
        </w:r>
        <w:r>
          <w:rPr>
            <w:noProof/>
            <w:webHidden/>
          </w:rPr>
          <w:tab/>
        </w:r>
        <w:r>
          <w:rPr>
            <w:noProof/>
            <w:webHidden/>
          </w:rPr>
          <w:fldChar w:fldCharType="begin"/>
        </w:r>
        <w:r>
          <w:rPr>
            <w:noProof/>
            <w:webHidden/>
          </w:rPr>
          <w:instrText xml:space="preserve"> PAGEREF _Toc513546640 \h </w:instrText>
        </w:r>
        <w:r>
          <w:rPr>
            <w:noProof/>
            <w:webHidden/>
          </w:rPr>
        </w:r>
      </w:ins>
      <w:r>
        <w:rPr>
          <w:noProof/>
          <w:webHidden/>
        </w:rPr>
        <w:fldChar w:fldCharType="separate"/>
      </w:r>
      <w:ins w:id="83" w:author="Minh Đức Lê" w:date="2018-05-08T12:41:00Z">
        <w:r>
          <w:rPr>
            <w:noProof/>
            <w:webHidden/>
          </w:rPr>
          <w:t>42</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84" w:author="Minh Đức Lê" w:date="2018-05-08T12:41:00Z"/>
          <w:rFonts w:asciiTheme="minorHAnsi" w:eastAsiaTheme="minorEastAsia" w:hAnsiTheme="minorHAnsi" w:cstheme="minorBidi"/>
          <w:noProof/>
          <w:color w:val="auto"/>
          <w:sz w:val="22"/>
          <w:szCs w:val="22"/>
        </w:rPr>
      </w:pPr>
      <w:ins w:id="85"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"_Toc513546641"</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4.3.2 Giao diện chi tiết báo</w:t>
        </w:r>
        <w:r>
          <w:rPr>
            <w:noProof/>
            <w:webHidden/>
          </w:rPr>
          <w:tab/>
        </w:r>
        <w:r>
          <w:rPr>
            <w:noProof/>
            <w:webHidden/>
          </w:rPr>
          <w:fldChar w:fldCharType="begin"/>
        </w:r>
        <w:r>
          <w:rPr>
            <w:noProof/>
            <w:webHidden/>
          </w:rPr>
          <w:instrText xml:space="preserve"> PAGEREF _Toc513546641 \h </w:instrText>
        </w:r>
        <w:r>
          <w:rPr>
            <w:noProof/>
            <w:webHidden/>
          </w:rPr>
        </w:r>
      </w:ins>
      <w:r>
        <w:rPr>
          <w:noProof/>
          <w:webHidden/>
        </w:rPr>
        <w:fldChar w:fldCharType="separate"/>
      </w:r>
      <w:ins w:id="86" w:author="Minh Đức Lê" w:date="2018-05-08T12:41:00Z">
        <w:r>
          <w:rPr>
            <w:noProof/>
            <w:webHidden/>
          </w:rPr>
          <w:t>44</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87" w:author="Minh Đức Lê" w:date="2018-05-08T12:41:00Z"/>
          <w:rFonts w:asciiTheme="minorHAnsi" w:eastAsiaTheme="minorEastAsia" w:hAnsiTheme="minorHAnsi" w:cstheme="minorBidi"/>
          <w:noProof/>
          <w:color w:val="auto"/>
          <w:sz w:val="22"/>
          <w:szCs w:val="22"/>
        </w:rPr>
      </w:pPr>
      <w:ins w:id="88"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"_Toc513546642"</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4.3.3 Giao diện giỏ báo</w:t>
        </w:r>
        <w:r>
          <w:rPr>
            <w:noProof/>
            <w:webHidden/>
          </w:rPr>
          <w:tab/>
        </w:r>
        <w:r>
          <w:rPr>
            <w:noProof/>
            <w:webHidden/>
          </w:rPr>
          <w:fldChar w:fldCharType="begin"/>
        </w:r>
        <w:r>
          <w:rPr>
            <w:noProof/>
            <w:webHidden/>
          </w:rPr>
          <w:instrText xml:space="preserve"> PAGEREF _Toc513546642 \h </w:instrText>
        </w:r>
        <w:r>
          <w:rPr>
            <w:noProof/>
            <w:webHidden/>
          </w:rPr>
        </w:r>
      </w:ins>
      <w:r>
        <w:rPr>
          <w:noProof/>
          <w:webHidden/>
        </w:rPr>
        <w:fldChar w:fldCharType="separate"/>
      </w:r>
      <w:ins w:id="89" w:author="Minh Đức Lê" w:date="2018-05-08T12:41:00Z">
        <w:r>
          <w:rPr>
            <w:noProof/>
            <w:webHidden/>
          </w:rPr>
          <w:t>45</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90" w:author="Minh Đức Lê" w:date="2018-05-08T12:41:00Z"/>
          <w:rFonts w:asciiTheme="minorHAnsi" w:eastAsiaTheme="minorEastAsia" w:hAnsiTheme="minorHAnsi" w:cstheme="minorBidi"/>
          <w:noProof/>
          <w:color w:val="auto"/>
          <w:sz w:val="22"/>
          <w:szCs w:val="22"/>
        </w:rPr>
      </w:pPr>
      <w:ins w:id="91" w:author="Minh Đức Lê" w:date="2018-05-08T12:41:00Z">
        <w:r w:rsidRPr="00666BE7">
          <w:rPr>
            <w:rStyle w:val="Hyperlink"/>
            <w:noProof/>
          </w:rPr>
          <w:lastRenderedPageBreak/>
          <w:fldChar w:fldCharType="begin"/>
        </w:r>
        <w:r w:rsidRPr="00666BE7">
          <w:rPr>
            <w:rStyle w:val="Hyperlink"/>
            <w:noProof/>
          </w:rPr>
          <w:instrText xml:space="preserve"> </w:instrText>
        </w:r>
        <w:r>
          <w:rPr>
            <w:noProof/>
          </w:rPr>
          <w:instrText>HYPERLINK \l "_Toc513546643"</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lang w:val="vi-VN"/>
          </w:rPr>
          <w:t>4.3.4 Giao diện thanh toán</w:t>
        </w:r>
        <w:r>
          <w:rPr>
            <w:noProof/>
            <w:webHidden/>
          </w:rPr>
          <w:tab/>
        </w:r>
        <w:r>
          <w:rPr>
            <w:noProof/>
            <w:webHidden/>
          </w:rPr>
          <w:fldChar w:fldCharType="begin"/>
        </w:r>
        <w:r>
          <w:rPr>
            <w:noProof/>
            <w:webHidden/>
          </w:rPr>
          <w:instrText xml:space="preserve"> PAGEREF _Toc513546643 \h </w:instrText>
        </w:r>
        <w:r>
          <w:rPr>
            <w:noProof/>
            <w:webHidden/>
          </w:rPr>
        </w:r>
      </w:ins>
      <w:r>
        <w:rPr>
          <w:noProof/>
          <w:webHidden/>
        </w:rPr>
        <w:fldChar w:fldCharType="separate"/>
      </w:r>
      <w:ins w:id="92" w:author="Minh Đức Lê" w:date="2018-05-08T12:41:00Z">
        <w:r>
          <w:rPr>
            <w:noProof/>
            <w:webHidden/>
          </w:rPr>
          <w:t>45</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93" w:author="Minh Đức Lê" w:date="2018-05-08T12:41:00Z"/>
          <w:rFonts w:asciiTheme="minorHAnsi" w:eastAsiaTheme="minorEastAsia" w:hAnsiTheme="minorHAnsi" w:cstheme="minorBidi"/>
          <w:noProof/>
          <w:color w:val="auto"/>
          <w:sz w:val="22"/>
          <w:szCs w:val="22"/>
        </w:rPr>
      </w:pPr>
      <w:ins w:id="94"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"_Toc513546644"</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4.3.5 Giao diện quản lý đợn hàng</w:t>
        </w:r>
        <w:r>
          <w:rPr>
            <w:noProof/>
            <w:webHidden/>
          </w:rPr>
          <w:tab/>
        </w:r>
        <w:r>
          <w:rPr>
            <w:noProof/>
            <w:webHidden/>
          </w:rPr>
          <w:fldChar w:fldCharType="begin"/>
        </w:r>
        <w:r>
          <w:rPr>
            <w:noProof/>
            <w:webHidden/>
          </w:rPr>
          <w:instrText xml:space="preserve"> PAGEREF _Toc513546644 \h </w:instrText>
        </w:r>
        <w:r>
          <w:rPr>
            <w:noProof/>
            <w:webHidden/>
          </w:rPr>
        </w:r>
      </w:ins>
      <w:r>
        <w:rPr>
          <w:noProof/>
          <w:webHidden/>
        </w:rPr>
        <w:fldChar w:fldCharType="separate"/>
      </w:r>
      <w:ins w:id="95" w:author="Minh Đức Lê" w:date="2018-05-08T12:41:00Z">
        <w:r>
          <w:rPr>
            <w:noProof/>
            <w:webHidden/>
          </w:rPr>
          <w:t>46</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96" w:author="Minh Đức Lê" w:date="2018-05-08T12:41:00Z"/>
          <w:rFonts w:asciiTheme="minorHAnsi" w:eastAsiaTheme="minorEastAsia" w:hAnsiTheme="minorHAnsi" w:cstheme="minorBidi"/>
          <w:noProof/>
          <w:color w:val="auto"/>
          <w:sz w:val="22"/>
          <w:szCs w:val="22"/>
        </w:rPr>
      </w:pPr>
      <w:ins w:id="97"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"_Toc513546645"</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4.3.6 Giao diện quản lý người dùng</w:t>
        </w:r>
        <w:r>
          <w:rPr>
            <w:noProof/>
            <w:webHidden/>
          </w:rPr>
          <w:tab/>
        </w:r>
        <w:r>
          <w:rPr>
            <w:noProof/>
            <w:webHidden/>
          </w:rPr>
          <w:fldChar w:fldCharType="begin"/>
        </w:r>
        <w:r>
          <w:rPr>
            <w:noProof/>
            <w:webHidden/>
          </w:rPr>
          <w:instrText xml:space="preserve"> PAGEREF _Toc513546645 \h </w:instrText>
        </w:r>
        <w:r>
          <w:rPr>
            <w:noProof/>
            <w:webHidden/>
          </w:rPr>
        </w:r>
      </w:ins>
      <w:r>
        <w:rPr>
          <w:noProof/>
          <w:webHidden/>
        </w:rPr>
        <w:fldChar w:fldCharType="separate"/>
      </w:r>
      <w:ins w:id="98" w:author="Minh Đức Lê" w:date="2018-05-08T12:41:00Z">
        <w:r>
          <w:rPr>
            <w:noProof/>
            <w:webHidden/>
          </w:rPr>
          <w:t>46</w:t>
        </w:r>
        <w:r>
          <w:rPr>
            <w:noProof/>
            <w:webHidden/>
          </w:rPr>
          <w:fldChar w:fldCharType="end"/>
        </w:r>
        <w:r w:rsidRPr="00666BE7">
          <w:rPr>
            <w:rStyle w:val="Hyperlink"/>
            <w:noProof/>
          </w:rPr>
          <w:fldChar w:fldCharType="end"/>
        </w:r>
      </w:ins>
    </w:p>
    <w:p w:rsidR="005935B4" w:rsidRDefault="005935B4">
      <w:pPr>
        <w:pStyle w:val="TOC3"/>
        <w:tabs>
          <w:tab w:val="right" w:leader="dot" w:pos="8777"/>
        </w:tabs>
        <w:rPr>
          <w:ins w:id="99" w:author="Minh Đức Lê" w:date="2018-05-08T12:41:00Z"/>
          <w:rFonts w:asciiTheme="minorHAnsi" w:eastAsiaTheme="minorEastAsia" w:hAnsiTheme="minorHAnsi" w:cstheme="minorBidi"/>
          <w:noProof/>
          <w:color w:val="auto"/>
          <w:sz w:val="22"/>
          <w:szCs w:val="22"/>
        </w:rPr>
      </w:pPr>
      <w:ins w:id="100"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"_Toc513546646"</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4.3.7 Giao diện quản lý báo</w:t>
        </w:r>
        <w:r>
          <w:rPr>
            <w:noProof/>
            <w:webHidden/>
          </w:rPr>
          <w:tab/>
        </w:r>
        <w:r>
          <w:rPr>
            <w:noProof/>
            <w:webHidden/>
          </w:rPr>
          <w:fldChar w:fldCharType="begin"/>
        </w:r>
        <w:r>
          <w:rPr>
            <w:noProof/>
            <w:webHidden/>
          </w:rPr>
          <w:instrText xml:space="preserve"> PAGEREF _Toc513546646 \h </w:instrText>
        </w:r>
        <w:r>
          <w:rPr>
            <w:noProof/>
            <w:webHidden/>
          </w:rPr>
        </w:r>
      </w:ins>
      <w:r>
        <w:rPr>
          <w:noProof/>
          <w:webHidden/>
        </w:rPr>
        <w:fldChar w:fldCharType="separate"/>
      </w:r>
      <w:ins w:id="101" w:author="Minh Đức Lê" w:date="2018-05-08T12:41:00Z">
        <w:r>
          <w:rPr>
            <w:noProof/>
            <w:webHidden/>
          </w:rPr>
          <w:t>47</w:t>
        </w:r>
        <w:r>
          <w:rPr>
            <w:noProof/>
            <w:webHidden/>
          </w:rPr>
          <w:fldChar w:fldCharType="end"/>
        </w:r>
        <w:r w:rsidRPr="00666BE7">
          <w:rPr>
            <w:rStyle w:val="Hyperlink"/>
            <w:noProof/>
          </w:rPr>
          <w:fldChar w:fldCharType="end"/>
        </w:r>
      </w:ins>
    </w:p>
    <w:p w:rsidR="005935B4" w:rsidRDefault="005935B4">
      <w:pPr>
        <w:pStyle w:val="TOC1"/>
        <w:rPr>
          <w:ins w:id="102" w:author="Minh Đức Lê" w:date="2018-05-08T12:41:00Z"/>
          <w:rFonts w:asciiTheme="minorHAnsi" w:eastAsiaTheme="minorEastAsia" w:hAnsiTheme="minorHAnsi" w:cstheme="minorBidi"/>
          <w:noProof/>
          <w:color w:val="auto"/>
          <w:sz w:val="22"/>
          <w:szCs w:val="22"/>
        </w:rPr>
      </w:pPr>
      <w:ins w:id="103"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"_Toc513546656"</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CHƯƠNG 5 : KẾT LUẬN</w:t>
        </w:r>
        <w:r>
          <w:rPr>
            <w:noProof/>
            <w:webHidden/>
          </w:rPr>
          <w:tab/>
        </w:r>
        <w:r>
          <w:rPr>
            <w:noProof/>
            <w:webHidden/>
          </w:rPr>
          <w:fldChar w:fldCharType="begin"/>
        </w:r>
        <w:r>
          <w:rPr>
            <w:noProof/>
            <w:webHidden/>
          </w:rPr>
          <w:instrText xml:space="preserve"> PAGEREF _Toc513546656 \h </w:instrText>
        </w:r>
        <w:r>
          <w:rPr>
            <w:noProof/>
            <w:webHidden/>
          </w:rPr>
        </w:r>
      </w:ins>
      <w:r>
        <w:rPr>
          <w:noProof/>
          <w:webHidden/>
        </w:rPr>
        <w:fldChar w:fldCharType="separate"/>
      </w:r>
      <w:ins w:id="104" w:author="Minh Đức Lê" w:date="2018-05-08T12:41:00Z">
        <w:r>
          <w:rPr>
            <w:noProof/>
            <w:webHidden/>
          </w:rPr>
          <w:t>47</w:t>
        </w:r>
        <w:r>
          <w:rPr>
            <w:noProof/>
            <w:webHidden/>
          </w:rPr>
          <w:fldChar w:fldCharType="end"/>
        </w:r>
        <w:r w:rsidRPr="00666BE7">
          <w:rPr>
            <w:rStyle w:val="Hyperlink"/>
            <w:noProof/>
          </w:rPr>
          <w:fldChar w:fldCharType="end"/>
        </w:r>
      </w:ins>
    </w:p>
    <w:p w:rsidR="005935B4" w:rsidRDefault="005935B4">
      <w:pPr>
        <w:pStyle w:val="TOC2"/>
        <w:rPr>
          <w:ins w:id="105" w:author="Minh Đức Lê" w:date="2018-05-08T12:41:00Z"/>
          <w:rFonts w:asciiTheme="minorHAnsi" w:eastAsiaTheme="minorEastAsia" w:hAnsiTheme="minorHAnsi" w:cstheme="minorBidi"/>
          <w:noProof/>
          <w:color w:val="auto"/>
          <w:sz w:val="22"/>
          <w:szCs w:val="22"/>
        </w:rPr>
      </w:pPr>
      <w:ins w:id="106"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"_Toc513546657"</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1.2 Kết quả đạt được</w:t>
        </w:r>
        <w:r>
          <w:rPr>
            <w:noProof/>
            <w:webHidden/>
          </w:rPr>
          <w:tab/>
        </w:r>
        <w:r>
          <w:rPr>
            <w:noProof/>
            <w:webHidden/>
          </w:rPr>
          <w:fldChar w:fldCharType="begin"/>
        </w:r>
        <w:r>
          <w:rPr>
            <w:noProof/>
            <w:webHidden/>
          </w:rPr>
          <w:instrText xml:space="preserve"> PAGEREF _Toc513546657 \h </w:instrText>
        </w:r>
        <w:r>
          <w:rPr>
            <w:noProof/>
            <w:webHidden/>
          </w:rPr>
        </w:r>
      </w:ins>
      <w:r>
        <w:rPr>
          <w:noProof/>
          <w:webHidden/>
        </w:rPr>
        <w:fldChar w:fldCharType="separate"/>
      </w:r>
      <w:ins w:id="107" w:author="Minh Đức Lê" w:date="2018-05-08T12:41:00Z">
        <w:r>
          <w:rPr>
            <w:noProof/>
            <w:webHidden/>
          </w:rPr>
          <w:t>47</w:t>
        </w:r>
        <w:r>
          <w:rPr>
            <w:noProof/>
            <w:webHidden/>
          </w:rPr>
          <w:fldChar w:fldCharType="end"/>
        </w:r>
        <w:r w:rsidRPr="00666BE7">
          <w:rPr>
            <w:rStyle w:val="Hyperlink"/>
            <w:noProof/>
          </w:rPr>
          <w:fldChar w:fldCharType="end"/>
        </w:r>
      </w:ins>
    </w:p>
    <w:p w:rsidR="005935B4" w:rsidRDefault="005935B4">
      <w:pPr>
        <w:pStyle w:val="TOC2"/>
        <w:rPr>
          <w:ins w:id="108" w:author="Minh Đức Lê" w:date="2018-05-08T12:41:00Z"/>
          <w:rFonts w:asciiTheme="minorHAnsi" w:eastAsiaTheme="minorEastAsia" w:hAnsiTheme="minorHAnsi" w:cstheme="minorBidi"/>
          <w:noProof/>
          <w:color w:val="auto"/>
          <w:sz w:val="22"/>
          <w:szCs w:val="22"/>
        </w:rPr>
      </w:pPr>
      <w:ins w:id="109"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"_Toc513546658"</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1.3 Hạn chế của đồ án</w:t>
        </w:r>
        <w:r>
          <w:rPr>
            <w:noProof/>
            <w:webHidden/>
          </w:rPr>
          <w:tab/>
        </w:r>
        <w:r>
          <w:rPr>
            <w:noProof/>
            <w:webHidden/>
          </w:rPr>
          <w:fldChar w:fldCharType="begin"/>
        </w:r>
        <w:r>
          <w:rPr>
            <w:noProof/>
            <w:webHidden/>
          </w:rPr>
          <w:instrText xml:space="preserve"> PAGEREF _Toc513546658 \h </w:instrText>
        </w:r>
        <w:r>
          <w:rPr>
            <w:noProof/>
            <w:webHidden/>
          </w:rPr>
        </w:r>
      </w:ins>
      <w:r>
        <w:rPr>
          <w:noProof/>
          <w:webHidden/>
        </w:rPr>
        <w:fldChar w:fldCharType="separate"/>
      </w:r>
      <w:ins w:id="110" w:author="Minh Đức Lê" w:date="2018-05-08T12:41:00Z">
        <w:r>
          <w:rPr>
            <w:noProof/>
            <w:webHidden/>
          </w:rPr>
          <w:t>47</w:t>
        </w:r>
        <w:r>
          <w:rPr>
            <w:noProof/>
            <w:webHidden/>
          </w:rPr>
          <w:fldChar w:fldCharType="end"/>
        </w:r>
        <w:r w:rsidRPr="00666BE7">
          <w:rPr>
            <w:rStyle w:val="Hyperlink"/>
            <w:noProof/>
          </w:rPr>
          <w:fldChar w:fldCharType="end"/>
        </w:r>
      </w:ins>
    </w:p>
    <w:p w:rsidR="005935B4" w:rsidRDefault="005935B4">
      <w:pPr>
        <w:pStyle w:val="TOC2"/>
        <w:rPr>
          <w:ins w:id="111" w:author="Minh Đức Lê" w:date="2018-05-08T12:41:00Z"/>
          <w:rFonts w:asciiTheme="minorHAnsi" w:eastAsiaTheme="minorEastAsia" w:hAnsiTheme="minorHAnsi" w:cstheme="minorBidi"/>
          <w:noProof/>
          <w:color w:val="auto"/>
          <w:sz w:val="22"/>
          <w:szCs w:val="22"/>
        </w:rPr>
      </w:pPr>
      <w:ins w:id="112"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"_Toc513546659"</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1.4 Hướng phát triển</w:t>
        </w:r>
        <w:r>
          <w:rPr>
            <w:noProof/>
            <w:webHidden/>
          </w:rPr>
          <w:tab/>
        </w:r>
        <w:r>
          <w:rPr>
            <w:noProof/>
            <w:webHidden/>
          </w:rPr>
          <w:fldChar w:fldCharType="begin"/>
        </w:r>
        <w:r>
          <w:rPr>
            <w:noProof/>
            <w:webHidden/>
          </w:rPr>
          <w:instrText xml:space="preserve"> PAGEREF _Toc513546659 \h </w:instrText>
        </w:r>
        <w:r>
          <w:rPr>
            <w:noProof/>
            <w:webHidden/>
          </w:rPr>
        </w:r>
      </w:ins>
      <w:r>
        <w:rPr>
          <w:noProof/>
          <w:webHidden/>
        </w:rPr>
        <w:fldChar w:fldCharType="separate"/>
      </w:r>
      <w:ins w:id="113" w:author="Minh Đức Lê" w:date="2018-05-08T12:41:00Z">
        <w:r>
          <w:rPr>
            <w:noProof/>
            <w:webHidden/>
          </w:rPr>
          <w:t>47</w:t>
        </w:r>
        <w:r>
          <w:rPr>
            <w:noProof/>
            <w:webHidden/>
          </w:rPr>
          <w:fldChar w:fldCharType="end"/>
        </w:r>
        <w:r w:rsidRPr="00666BE7">
          <w:rPr>
            <w:rStyle w:val="Hyperlink"/>
            <w:noProof/>
          </w:rPr>
          <w:fldChar w:fldCharType="end"/>
        </w:r>
      </w:ins>
    </w:p>
    <w:p w:rsidR="005935B4" w:rsidRDefault="005935B4">
      <w:pPr>
        <w:pStyle w:val="TOC1"/>
        <w:rPr>
          <w:ins w:id="114" w:author="Minh Đức Lê" w:date="2018-05-08T12:41:00Z"/>
          <w:rFonts w:asciiTheme="minorHAnsi" w:eastAsiaTheme="minorEastAsia" w:hAnsiTheme="minorHAnsi" w:cstheme="minorBidi"/>
          <w:noProof/>
          <w:color w:val="auto"/>
          <w:sz w:val="22"/>
          <w:szCs w:val="22"/>
        </w:rPr>
      </w:pPr>
      <w:ins w:id="115"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"_Toc513546660"</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TÀI LIỆU THAM KHẢO</w:t>
        </w:r>
        <w:r>
          <w:rPr>
            <w:noProof/>
            <w:webHidden/>
          </w:rPr>
          <w:tab/>
        </w:r>
        <w:r>
          <w:rPr>
            <w:noProof/>
            <w:webHidden/>
          </w:rPr>
          <w:fldChar w:fldCharType="begin"/>
        </w:r>
        <w:r>
          <w:rPr>
            <w:noProof/>
            <w:webHidden/>
          </w:rPr>
          <w:instrText xml:space="preserve"> PAGEREF _Toc513546660 \h </w:instrText>
        </w:r>
        <w:r>
          <w:rPr>
            <w:noProof/>
            <w:webHidden/>
          </w:rPr>
        </w:r>
      </w:ins>
      <w:r>
        <w:rPr>
          <w:noProof/>
          <w:webHidden/>
        </w:rPr>
        <w:fldChar w:fldCharType="separate"/>
      </w:r>
      <w:ins w:id="116" w:author="Minh Đức Lê" w:date="2018-05-08T12:41:00Z">
        <w:r>
          <w:rPr>
            <w:noProof/>
            <w:webHidden/>
          </w:rPr>
          <w:t>47</w:t>
        </w:r>
        <w:r>
          <w:rPr>
            <w:noProof/>
            <w:webHidden/>
          </w:rPr>
          <w:fldChar w:fldCharType="end"/>
        </w:r>
        <w:r w:rsidRPr="00666BE7">
          <w:rPr>
            <w:rStyle w:val="Hyperlink"/>
            <w:noProof/>
          </w:rPr>
          <w:fldChar w:fldCharType="end"/>
        </w:r>
      </w:ins>
    </w:p>
    <w:p w:rsidR="005935B4" w:rsidRDefault="005935B4">
      <w:pPr>
        <w:pStyle w:val="TOC1"/>
        <w:rPr>
          <w:ins w:id="117" w:author="Minh Đức Lê" w:date="2018-05-08T12:41:00Z"/>
          <w:rFonts w:asciiTheme="minorHAnsi" w:eastAsiaTheme="minorEastAsia" w:hAnsiTheme="minorHAnsi" w:cstheme="minorBidi"/>
          <w:noProof/>
          <w:color w:val="auto"/>
          <w:sz w:val="22"/>
          <w:szCs w:val="22"/>
        </w:rPr>
      </w:pPr>
      <w:ins w:id="118" w:author="Minh Đức Lê" w:date="2018-05-08T12:41:00Z">
        <w:r w:rsidRPr="00666BE7">
          <w:rPr>
            <w:rStyle w:val="Hyperlink"/>
            <w:noProof/>
          </w:rPr>
          <w:fldChar w:fldCharType="begin"/>
        </w:r>
        <w:r w:rsidRPr="00666BE7">
          <w:rPr>
            <w:rStyle w:val="Hyperlink"/>
            <w:noProof/>
          </w:rPr>
          <w:instrText xml:space="preserve"> </w:instrText>
        </w:r>
        <w:r>
          <w:rPr>
            <w:noProof/>
          </w:rPr>
          <w:instrText>HYPERLINK \l "_Toc513546661"</w:instrText>
        </w:r>
        <w:r w:rsidRPr="00666BE7">
          <w:rPr>
            <w:rStyle w:val="Hyperlink"/>
            <w:noProof/>
          </w:rPr>
          <w:instrText xml:space="preserve"> </w:instrText>
        </w:r>
        <w:r w:rsidRPr="00666BE7">
          <w:rPr>
            <w:rStyle w:val="Hyperlink"/>
            <w:noProof/>
          </w:rPr>
        </w:r>
        <w:r w:rsidRPr="00666BE7">
          <w:rPr>
            <w:rStyle w:val="Hyperlink"/>
            <w:noProof/>
          </w:rPr>
          <w:fldChar w:fldCharType="separate"/>
        </w:r>
        <w:r w:rsidRPr="00666BE7">
          <w:rPr>
            <w:rStyle w:val="Hyperlink"/>
            <w:noProof/>
          </w:rPr>
          <w:t>PHỤ LỤC</w:t>
        </w:r>
        <w:r>
          <w:rPr>
            <w:noProof/>
            <w:webHidden/>
          </w:rPr>
          <w:tab/>
        </w:r>
        <w:r>
          <w:rPr>
            <w:noProof/>
            <w:webHidden/>
          </w:rPr>
          <w:fldChar w:fldCharType="begin"/>
        </w:r>
        <w:r>
          <w:rPr>
            <w:noProof/>
            <w:webHidden/>
          </w:rPr>
          <w:instrText xml:space="preserve"> PAGEREF _Toc513546661 \h </w:instrText>
        </w:r>
        <w:r>
          <w:rPr>
            <w:noProof/>
            <w:webHidden/>
          </w:rPr>
        </w:r>
      </w:ins>
      <w:r>
        <w:rPr>
          <w:noProof/>
          <w:webHidden/>
        </w:rPr>
        <w:fldChar w:fldCharType="separate"/>
      </w:r>
      <w:ins w:id="119" w:author="Minh Đức Lê" w:date="2018-05-08T12:41:00Z">
        <w:r>
          <w:rPr>
            <w:noProof/>
            <w:webHidden/>
          </w:rPr>
          <w:t>49</w:t>
        </w:r>
        <w:r>
          <w:rPr>
            <w:noProof/>
            <w:webHidden/>
          </w:rPr>
          <w:fldChar w:fldCharType="end"/>
        </w:r>
        <w:r w:rsidRPr="00666BE7">
          <w:rPr>
            <w:rStyle w:val="Hyperlink"/>
            <w:noProof/>
          </w:rPr>
          <w:fldChar w:fldCharType="end"/>
        </w:r>
      </w:ins>
    </w:p>
    <w:p w:rsidR="006F1226" w:rsidDel="005935B4" w:rsidRDefault="005735CC">
      <w:pPr>
        <w:pStyle w:val="TOC1"/>
        <w:rPr>
          <w:del w:id="120" w:author="Minh Đức Lê" w:date="2018-05-08T12:41:00Z"/>
          <w:rFonts w:asciiTheme="minorHAnsi" w:eastAsiaTheme="minorEastAsia" w:hAnsiTheme="minorHAnsi" w:cstheme="minorBidi"/>
          <w:noProof/>
          <w:sz w:val="22"/>
          <w:szCs w:val="22"/>
        </w:rPr>
      </w:pPr>
      <w:ins w:id="121" w:author="Minh Đức Lê" w:date="2018-04-06T20:09:00Z">
        <w:del w:id="122" w:author="Minh Đức Lê" w:date="2018-05-08T12:41:00Z">
          <w:r w:rsidDel="005935B4">
            <w:rPr>
              <w:rStyle w:val="IndexLink"/>
              <w:noProof/>
              <w:webHidden/>
            </w:rPr>
            <w:delText>MỤC LỤC</w:delText>
          </w:r>
          <w:r w:rsidDel="005935B4">
            <w:rPr>
              <w:rStyle w:val="IndexLink"/>
              <w:noProof/>
              <w:webHidden/>
            </w:rPr>
            <w:tab/>
            <w:delText>1</w:delText>
          </w:r>
        </w:del>
      </w:ins>
    </w:p>
    <w:p w:rsidR="006F1226" w:rsidDel="005935B4" w:rsidRDefault="005735CC">
      <w:pPr>
        <w:pStyle w:val="TOC1"/>
        <w:rPr>
          <w:del w:id="123" w:author="Minh Đức Lê" w:date="2018-05-08T12:41:00Z"/>
          <w:rFonts w:asciiTheme="minorHAnsi" w:eastAsiaTheme="minorEastAsia" w:hAnsiTheme="minorHAnsi" w:cstheme="minorBidi"/>
          <w:noProof/>
          <w:sz w:val="22"/>
          <w:szCs w:val="22"/>
        </w:rPr>
      </w:pPr>
      <w:ins w:id="124" w:author="Minh Đức Lê" w:date="2018-04-06T20:09:00Z">
        <w:del w:id="125" w:author="Minh Đức Lê" w:date="2018-05-08T12:41:00Z">
          <w:r w:rsidDel="005935B4">
            <w:rPr>
              <w:rStyle w:val="IndexLink"/>
              <w:noProof/>
              <w:webHidden/>
            </w:rPr>
            <w:delText>DANH MỤC CÁC HÌNH VẼ</w:delText>
          </w:r>
          <w:r w:rsidDel="005935B4">
            <w:rPr>
              <w:rStyle w:val="IndexLink"/>
              <w:noProof/>
              <w:webHidden/>
            </w:rPr>
            <w:tab/>
            <w:delText>3</w:delText>
          </w:r>
        </w:del>
      </w:ins>
    </w:p>
    <w:p w:rsidR="006F1226" w:rsidDel="005935B4" w:rsidRDefault="005735CC">
      <w:pPr>
        <w:pStyle w:val="TOC1"/>
        <w:rPr>
          <w:del w:id="126" w:author="Minh Đức Lê" w:date="2018-05-08T12:41:00Z"/>
          <w:rFonts w:asciiTheme="minorHAnsi" w:eastAsiaTheme="minorEastAsia" w:hAnsiTheme="minorHAnsi" w:cstheme="minorBidi"/>
          <w:noProof/>
          <w:sz w:val="22"/>
          <w:szCs w:val="22"/>
        </w:rPr>
      </w:pPr>
      <w:ins w:id="127" w:author="Minh Đức Lê" w:date="2018-04-06T20:09:00Z">
        <w:del w:id="128" w:author="Minh Đức Lê" w:date="2018-05-08T12:41:00Z">
          <w:r w:rsidDel="005935B4">
            <w:rPr>
              <w:rStyle w:val="IndexLink"/>
              <w:noProof/>
              <w:webHidden/>
            </w:rPr>
            <w:delText>DANH MỤC CÁC BẢNG BIỂU</w:delText>
          </w:r>
          <w:r w:rsidDel="005935B4">
            <w:rPr>
              <w:rStyle w:val="IndexLink"/>
              <w:noProof/>
              <w:webHidden/>
            </w:rPr>
            <w:tab/>
            <w:delText>3</w:delText>
          </w:r>
        </w:del>
      </w:ins>
    </w:p>
    <w:p w:rsidR="006F1226" w:rsidDel="005935B4" w:rsidRDefault="005735CC">
      <w:pPr>
        <w:pStyle w:val="TOC1"/>
        <w:rPr>
          <w:del w:id="129" w:author="Minh Đức Lê" w:date="2018-05-08T12:41:00Z"/>
          <w:rFonts w:asciiTheme="minorHAnsi" w:eastAsiaTheme="minorEastAsia" w:hAnsiTheme="minorHAnsi" w:cstheme="minorBidi"/>
          <w:noProof/>
          <w:sz w:val="22"/>
          <w:szCs w:val="22"/>
        </w:rPr>
      </w:pPr>
      <w:ins w:id="130" w:author="Minh Đức Lê" w:date="2018-04-06T20:09:00Z">
        <w:del w:id="131" w:author="Minh Đức Lê" w:date="2018-05-08T12:41:00Z">
          <w:r w:rsidDel="005935B4">
            <w:rPr>
              <w:rStyle w:val="IndexLink"/>
              <w:noProof/>
              <w:webHidden/>
            </w:rPr>
            <w:delText>CHƯƠNG 1 : GIỚI THIỆU</w:delText>
          </w:r>
          <w:r w:rsidDel="005935B4">
            <w:rPr>
              <w:rStyle w:val="IndexLink"/>
              <w:noProof/>
              <w:webHidden/>
            </w:rPr>
            <w:tab/>
            <w:delText>4</w:delText>
          </w:r>
        </w:del>
      </w:ins>
    </w:p>
    <w:p w:rsidR="006F1226" w:rsidDel="005935B4" w:rsidRDefault="005735CC">
      <w:pPr>
        <w:pStyle w:val="TOC2"/>
        <w:rPr>
          <w:del w:id="132" w:author="Minh Đức Lê" w:date="2018-05-08T12:41:00Z"/>
          <w:rFonts w:asciiTheme="minorHAnsi" w:eastAsiaTheme="minorEastAsia" w:hAnsiTheme="minorHAnsi" w:cstheme="minorBidi"/>
          <w:noProof/>
          <w:sz w:val="22"/>
          <w:szCs w:val="22"/>
        </w:rPr>
      </w:pPr>
      <w:ins w:id="133" w:author="Minh Đức Lê" w:date="2018-04-06T20:09:00Z">
        <w:del w:id="134" w:author="Minh Đức Lê" w:date="2018-05-08T12:41:00Z">
          <w:r w:rsidDel="005935B4">
            <w:rPr>
              <w:rStyle w:val="IndexLink"/>
              <w:noProof/>
              <w:webHidden/>
            </w:rPr>
            <w:delText>1.1 Tổng quan</w:delText>
          </w:r>
          <w:r w:rsidDel="005935B4">
            <w:rPr>
              <w:rStyle w:val="IndexLink"/>
              <w:noProof/>
              <w:webHidden/>
            </w:rPr>
            <w:tab/>
            <w:delText>4</w:delText>
          </w:r>
        </w:del>
      </w:ins>
    </w:p>
    <w:p w:rsidR="006F1226" w:rsidDel="005935B4" w:rsidRDefault="005735CC">
      <w:pPr>
        <w:pStyle w:val="TOC2"/>
        <w:rPr>
          <w:del w:id="135" w:author="Minh Đức Lê" w:date="2018-05-08T12:41:00Z"/>
          <w:rFonts w:asciiTheme="minorHAnsi" w:eastAsiaTheme="minorEastAsia" w:hAnsiTheme="minorHAnsi" w:cstheme="minorBidi"/>
          <w:noProof/>
          <w:sz w:val="22"/>
          <w:szCs w:val="22"/>
        </w:rPr>
      </w:pPr>
      <w:ins w:id="136" w:author="Minh Đức Lê" w:date="2018-04-06T20:09:00Z">
        <w:del w:id="137" w:author="Minh Đức Lê" w:date="2018-05-08T12:41:00Z">
          <w:r w:rsidDel="005935B4">
            <w:rPr>
              <w:rStyle w:val="IndexLink"/>
              <w:noProof/>
              <w:webHidden/>
            </w:rPr>
            <w:delText>1.2 Mục tiêu đề tài</w:delText>
          </w:r>
          <w:r w:rsidDel="005935B4">
            <w:rPr>
              <w:rStyle w:val="IndexLink"/>
              <w:noProof/>
              <w:webHidden/>
            </w:rPr>
            <w:tab/>
            <w:delText>4</w:delText>
          </w:r>
        </w:del>
      </w:ins>
    </w:p>
    <w:p w:rsidR="006F1226" w:rsidDel="005935B4" w:rsidRDefault="005735CC">
      <w:pPr>
        <w:pStyle w:val="TOC2"/>
        <w:rPr>
          <w:del w:id="138" w:author="Minh Đức Lê" w:date="2018-05-08T12:41:00Z"/>
          <w:rFonts w:asciiTheme="minorHAnsi" w:eastAsiaTheme="minorEastAsia" w:hAnsiTheme="minorHAnsi" w:cstheme="minorBidi"/>
          <w:noProof/>
          <w:sz w:val="22"/>
          <w:szCs w:val="22"/>
        </w:rPr>
      </w:pPr>
      <w:ins w:id="139" w:author="Minh Đức Lê" w:date="2018-04-06T20:09:00Z">
        <w:del w:id="140" w:author="Minh Đức Lê" w:date="2018-05-08T12:41:00Z">
          <w:r w:rsidDel="005935B4">
            <w:rPr>
              <w:rStyle w:val="IndexLink"/>
              <w:noProof/>
              <w:webHidden/>
            </w:rPr>
            <w:delText>1.3 Phạm vi đề tài</w:delText>
          </w:r>
          <w:r w:rsidDel="005935B4">
            <w:rPr>
              <w:rStyle w:val="IndexLink"/>
              <w:noProof/>
              <w:webHidden/>
            </w:rPr>
            <w:tab/>
            <w:delText>4</w:delText>
          </w:r>
        </w:del>
      </w:ins>
    </w:p>
    <w:p w:rsidR="006F1226" w:rsidDel="005935B4" w:rsidRDefault="005735CC">
      <w:pPr>
        <w:pStyle w:val="TOC2"/>
        <w:rPr>
          <w:del w:id="141" w:author="Minh Đức Lê" w:date="2018-05-08T12:41:00Z"/>
          <w:rFonts w:asciiTheme="minorHAnsi" w:eastAsiaTheme="minorEastAsia" w:hAnsiTheme="minorHAnsi" w:cstheme="minorBidi"/>
          <w:noProof/>
          <w:sz w:val="22"/>
          <w:szCs w:val="22"/>
        </w:rPr>
      </w:pPr>
      <w:ins w:id="142" w:author="Minh Đức Lê" w:date="2018-04-06T20:09:00Z">
        <w:del w:id="143" w:author="Minh Đức Lê" w:date="2018-05-08T12:41:00Z">
          <w:r w:rsidDel="005935B4">
            <w:rPr>
              <w:rStyle w:val="IndexLink"/>
              <w:noProof/>
              <w:webHidden/>
            </w:rPr>
            <w:delText>1.4 Mô tả yêu cầu chức năng</w:delText>
          </w:r>
          <w:r w:rsidDel="005935B4">
            <w:rPr>
              <w:rStyle w:val="IndexLink"/>
              <w:noProof/>
              <w:webHidden/>
            </w:rPr>
            <w:tab/>
            <w:delText>4</w:delText>
          </w:r>
        </w:del>
      </w:ins>
    </w:p>
    <w:p w:rsidR="006F1226" w:rsidDel="005935B4" w:rsidRDefault="005735CC">
      <w:pPr>
        <w:pStyle w:val="TOC3"/>
        <w:tabs>
          <w:tab w:val="right" w:leader="dot" w:pos="8778"/>
        </w:tabs>
        <w:rPr>
          <w:del w:id="144" w:author="Minh Đức Lê" w:date="2018-05-08T12:41:00Z"/>
          <w:rFonts w:asciiTheme="minorHAnsi" w:eastAsiaTheme="minorEastAsia" w:hAnsiTheme="minorHAnsi" w:cstheme="minorBidi"/>
          <w:noProof/>
          <w:sz w:val="22"/>
          <w:szCs w:val="22"/>
        </w:rPr>
      </w:pPr>
      <w:ins w:id="145" w:author="Minh Đức Lê" w:date="2018-04-06T20:09:00Z">
        <w:del w:id="146" w:author="Minh Đức Lê" w:date="2018-05-08T12:41:00Z">
          <w:r w:rsidDel="005935B4">
            <w:rPr>
              <w:rStyle w:val="IndexLink"/>
              <w:noProof/>
              <w:webHidden/>
            </w:rPr>
            <w:delText>1.4.1 Yêu cầu chức năng:</w:delText>
          </w:r>
          <w:r w:rsidDel="005935B4">
            <w:rPr>
              <w:rStyle w:val="IndexLink"/>
              <w:noProof/>
              <w:webHidden/>
            </w:rPr>
            <w:tab/>
            <w:delText>4</w:delText>
          </w:r>
        </w:del>
      </w:ins>
    </w:p>
    <w:p w:rsidR="006F1226" w:rsidDel="005935B4" w:rsidRDefault="005735CC">
      <w:pPr>
        <w:pStyle w:val="TOC3"/>
        <w:tabs>
          <w:tab w:val="right" w:leader="dot" w:pos="8778"/>
        </w:tabs>
        <w:rPr>
          <w:del w:id="147" w:author="Minh Đức Lê" w:date="2018-05-08T12:41:00Z"/>
          <w:rFonts w:asciiTheme="minorHAnsi" w:eastAsiaTheme="minorEastAsia" w:hAnsiTheme="minorHAnsi" w:cstheme="minorBidi"/>
          <w:noProof/>
          <w:sz w:val="22"/>
          <w:szCs w:val="22"/>
        </w:rPr>
      </w:pPr>
      <w:ins w:id="148" w:author="Minh Đức Lê" w:date="2018-04-06T20:09:00Z">
        <w:del w:id="149" w:author="Minh Đức Lê" w:date="2018-05-08T12:41:00Z">
          <w:r w:rsidDel="005935B4">
            <w:rPr>
              <w:rStyle w:val="IndexLink"/>
              <w:noProof/>
              <w:webHidden/>
            </w:rPr>
            <w:delText>1.4.2 Yêu cầu phi chức năng</w:delText>
          </w:r>
          <w:r w:rsidDel="005935B4">
            <w:rPr>
              <w:rStyle w:val="IndexLink"/>
              <w:noProof/>
              <w:webHidden/>
            </w:rPr>
            <w:tab/>
            <w:delText>5</w:delText>
          </w:r>
        </w:del>
      </w:ins>
    </w:p>
    <w:p w:rsidR="006F1226" w:rsidDel="005935B4" w:rsidRDefault="005735CC">
      <w:pPr>
        <w:pStyle w:val="TOC1"/>
        <w:rPr>
          <w:del w:id="150" w:author="Minh Đức Lê" w:date="2018-05-08T12:41:00Z"/>
          <w:rFonts w:asciiTheme="minorHAnsi" w:eastAsiaTheme="minorEastAsia" w:hAnsiTheme="minorHAnsi" w:cstheme="minorBidi"/>
          <w:noProof/>
          <w:sz w:val="22"/>
          <w:szCs w:val="22"/>
        </w:rPr>
      </w:pPr>
      <w:ins w:id="151" w:author="Minh Đức Lê" w:date="2018-04-06T20:09:00Z">
        <w:del w:id="152" w:author="Minh Đức Lê" w:date="2018-05-08T12:41:00Z">
          <w:r w:rsidDel="005935B4">
            <w:rPr>
              <w:rStyle w:val="IndexLink"/>
              <w:noProof/>
              <w:webHidden/>
            </w:rPr>
            <w:delText>CHƯƠNG 2 : CƠ SỞ LÝ THUYẾT</w:delText>
          </w:r>
          <w:r w:rsidDel="005935B4">
            <w:rPr>
              <w:rStyle w:val="IndexLink"/>
              <w:noProof/>
              <w:webHidden/>
            </w:rPr>
            <w:tab/>
            <w:delText>6</w:delText>
          </w:r>
        </w:del>
      </w:ins>
    </w:p>
    <w:p w:rsidR="006F1226" w:rsidDel="005935B4" w:rsidRDefault="005735CC">
      <w:pPr>
        <w:pStyle w:val="TOC2"/>
        <w:rPr>
          <w:del w:id="153" w:author="Minh Đức Lê" w:date="2018-05-08T12:41:00Z"/>
          <w:rFonts w:asciiTheme="minorHAnsi" w:eastAsiaTheme="minorEastAsia" w:hAnsiTheme="minorHAnsi" w:cstheme="minorBidi"/>
          <w:noProof/>
          <w:sz w:val="22"/>
          <w:szCs w:val="22"/>
        </w:rPr>
      </w:pPr>
      <w:ins w:id="154" w:author="Minh Đức Lê" w:date="2018-04-06T20:09:00Z">
        <w:del w:id="155" w:author="Minh Đức Lê" w:date="2018-05-08T12:41:00Z">
          <w:r w:rsidDel="005935B4">
            <w:rPr>
              <w:rStyle w:val="IndexLink"/>
              <w:noProof/>
              <w:webHidden/>
            </w:rPr>
            <w:delText>2.1 Hướng dẫn sử dụng mẫu đồ án tốt nghiệp (Tiêu đề mục – Style Heading 2)</w:delText>
          </w:r>
          <w:r w:rsidDel="005935B4">
            <w:rPr>
              <w:rStyle w:val="IndexLink"/>
              <w:noProof/>
              <w:webHidden/>
            </w:rPr>
            <w:tab/>
            <w:delText>6</w:delText>
          </w:r>
        </w:del>
      </w:ins>
    </w:p>
    <w:p w:rsidR="006F1226" w:rsidDel="005935B4" w:rsidRDefault="005735CC">
      <w:pPr>
        <w:pStyle w:val="TOC3"/>
        <w:tabs>
          <w:tab w:val="right" w:leader="dot" w:pos="8778"/>
        </w:tabs>
        <w:rPr>
          <w:del w:id="156" w:author="Minh Đức Lê" w:date="2018-05-08T12:41:00Z"/>
          <w:rFonts w:asciiTheme="minorHAnsi" w:eastAsiaTheme="minorEastAsia" w:hAnsiTheme="minorHAnsi" w:cstheme="minorBidi"/>
          <w:noProof/>
          <w:sz w:val="22"/>
          <w:szCs w:val="22"/>
        </w:rPr>
      </w:pPr>
      <w:ins w:id="157" w:author="Minh Đức Lê" w:date="2018-04-06T20:09:00Z">
        <w:del w:id="158" w:author="Minh Đức Lê" w:date="2018-05-08T12:41:00Z">
          <w:r w:rsidDel="005935B4">
            <w:rPr>
              <w:rStyle w:val="IndexLink"/>
              <w:noProof/>
              <w:webHidden/>
            </w:rPr>
            <w:delText>2.1.1 Cách chèn nhãn cho bảng biểu và hình vẽ</w:delText>
          </w:r>
          <w:r w:rsidDel="005935B4">
            <w:rPr>
              <w:rStyle w:val="IndexLink"/>
              <w:noProof/>
              <w:webHidden/>
            </w:rPr>
            <w:tab/>
            <w:delText>8</w:delText>
          </w:r>
        </w:del>
      </w:ins>
    </w:p>
    <w:p w:rsidR="006F1226" w:rsidDel="005935B4" w:rsidRDefault="005735CC">
      <w:pPr>
        <w:pStyle w:val="TOC3"/>
        <w:tabs>
          <w:tab w:val="right" w:leader="dot" w:pos="8778"/>
        </w:tabs>
        <w:rPr>
          <w:del w:id="159" w:author="Minh Đức Lê" w:date="2018-05-08T12:41:00Z"/>
          <w:rFonts w:asciiTheme="minorHAnsi" w:eastAsiaTheme="minorEastAsia" w:hAnsiTheme="minorHAnsi" w:cstheme="minorBidi"/>
          <w:noProof/>
          <w:sz w:val="22"/>
          <w:szCs w:val="22"/>
        </w:rPr>
      </w:pPr>
      <w:ins w:id="160" w:author="Minh Đức Lê" w:date="2018-04-06T20:09:00Z">
        <w:del w:id="161" w:author="Minh Đức Lê" w:date="2018-05-08T12:41:00Z">
          <w:r w:rsidDel="005935B4">
            <w:rPr>
              <w:rStyle w:val="IndexLink"/>
              <w:noProof/>
              <w:webHidden/>
            </w:rPr>
            <w:delText>2.1.2 Hướng dẫn chèn công thức và nhãn</w:delText>
          </w:r>
          <w:r w:rsidDel="005935B4">
            <w:rPr>
              <w:rStyle w:val="IndexLink"/>
              <w:noProof/>
              <w:webHidden/>
            </w:rPr>
            <w:tab/>
            <w:delText>10</w:delText>
          </w:r>
        </w:del>
      </w:ins>
    </w:p>
    <w:p w:rsidR="006F1226" w:rsidDel="005935B4" w:rsidRDefault="005735CC">
      <w:pPr>
        <w:pStyle w:val="TOC1"/>
        <w:rPr>
          <w:del w:id="162" w:author="Minh Đức Lê" w:date="2018-05-08T12:41:00Z"/>
          <w:rFonts w:asciiTheme="minorHAnsi" w:eastAsiaTheme="minorEastAsia" w:hAnsiTheme="minorHAnsi" w:cstheme="minorBidi"/>
          <w:noProof/>
          <w:sz w:val="22"/>
          <w:szCs w:val="22"/>
        </w:rPr>
      </w:pPr>
      <w:ins w:id="163" w:author="Minh Đức Lê" w:date="2018-04-06T20:09:00Z">
        <w:del w:id="164" w:author="Minh Đức Lê" w:date="2018-05-08T12:41:00Z">
          <w:r w:rsidDel="005935B4">
            <w:rPr>
              <w:rStyle w:val="IndexLink"/>
              <w:noProof/>
              <w:webHidden/>
            </w:rPr>
            <w:delText>CHƯƠNG 3 : PHÂN TÍCH</w:delText>
          </w:r>
          <w:r w:rsidDel="005935B4">
            <w:rPr>
              <w:rStyle w:val="IndexLink"/>
              <w:noProof/>
              <w:webHidden/>
            </w:rPr>
            <w:tab/>
            <w:delText>11</w:delText>
          </w:r>
        </w:del>
      </w:ins>
    </w:p>
    <w:p w:rsidR="006F1226" w:rsidDel="005935B4" w:rsidRDefault="005735CC">
      <w:pPr>
        <w:pStyle w:val="TOC2"/>
        <w:rPr>
          <w:del w:id="165" w:author="Minh Đức Lê" w:date="2018-05-08T12:41:00Z"/>
          <w:rFonts w:asciiTheme="minorHAnsi" w:eastAsiaTheme="minorEastAsia" w:hAnsiTheme="minorHAnsi" w:cstheme="minorBidi"/>
          <w:noProof/>
          <w:sz w:val="22"/>
          <w:szCs w:val="22"/>
        </w:rPr>
      </w:pPr>
      <w:ins w:id="166" w:author="Minh Đức Lê" w:date="2018-04-06T20:09:00Z">
        <w:del w:id="167" w:author="Minh Đức Lê" w:date="2018-05-08T12:41:00Z">
          <w:r w:rsidDel="005935B4">
            <w:rPr>
              <w:rStyle w:val="IndexLink"/>
              <w:noProof/>
              <w:webHidden/>
            </w:rPr>
            <w:delText>3.1 Sơ đồ Usecase</w:delText>
          </w:r>
          <w:r w:rsidDel="005935B4">
            <w:rPr>
              <w:rStyle w:val="IndexLink"/>
              <w:noProof/>
              <w:webHidden/>
            </w:rPr>
            <w:tab/>
            <w:delText>11</w:delText>
          </w:r>
        </w:del>
      </w:ins>
    </w:p>
    <w:p w:rsidR="006F1226" w:rsidDel="005935B4" w:rsidRDefault="005735CC">
      <w:pPr>
        <w:pStyle w:val="TOC2"/>
        <w:rPr>
          <w:del w:id="168" w:author="Minh Đức Lê" w:date="2018-05-08T12:41:00Z"/>
          <w:rFonts w:asciiTheme="minorHAnsi" w:eastAsiaTheme="minorEastAsia" w:hAnsiTheme="minorHAnsi" w:cstheme="minorBidi"/>
          <w:noProof/>
          <w:sz w:val="22"/>
          <w:szCs w:val="22"/>
        </w:rPr>
      </w:pPr>
      <w:ins w:id="169" w:author="Minh Đức Lê" w:date="2018-04-06T20:09:00Z">
        <w:del w:id="170" w:author="Minh Đức Lê" w:date="2018-05-08T12:41:00Z">
          <w:r w:rsidDel="005935B4">
            <w:rPr>
              <w:rStyle w:val="IndexLink"/>
              <w:noProof/>
              <w:webHidden/>
            </w:rPr>
            <w:delText>3.2 Đặc tả các yêu cầu chức năng</w:delText>
          </w:r>
          <w:r w:rsidDel="005935B4">
            <w:rPr>
              <w:rStyle w:val="IndexLink"/>
              <w:noProof/>
              <w:webHidden/>
            </w:rPr>
            <w:tab/>
            <w:delText>11</w:delText>
          </w:r>
        </w:del>
      </w:ins>
    </w:p>
    <w:p w:rsidR="006F1226" w:rsidDel="005935B4" w:rsidRDefault="005735CC">
      <w:pPr>
        <w:pStyle w:val="TOC3"/>
        <w:tabs>
          <w:tab w:val="right" w:leader="dot" w:pos="8778"/>
        </w:tabs>
        <w:rPr>
          <w:del w:id="171" w:author="Minh Đức Lê" w:date="2018-05-08T12:41:00Z"/>
          <w:rStyle w:val="IndexLink"/>
          <w:rFonts w:asciiTheme="minorHAnsi" w:eastAsiaTheme="minorEastAsia" w:hAnsiTheme="minorHAnsi" w:cstheme="minorBidi"/>
          <w:noProof/>
          <w:sz w:val="22"/>
          <w:szCs w:val="22"/>
        </w:rPr>
      </w:pPr>
      <w:ins w:id="172" w:author="Minh Đức Lê" w:date="2018-04-06T20:09:00Z">
        <w:del w:id="173" w:author="Minh Đức Lê" w:date="2018-05-08T12:41:00Z">
          <w:r w:rsidDel="005935B4">
            <w:rPr>
              <w:rStyle w:val="IndexLink"/>
              <w:noProof/>
              <w:webHidden/>
            </w:rPr>
            <w:delText>3.2.1 Chức năng đăng nhập</w:delText>
          </w:r>
          <w:r w:rsidDel="005935B4">
            <w:rPr>
              <w:rStyle w:val="IndexLink"/>
              <w:noProof/>
              <w:webHidden/>
            </w:rPr>
            <w:tab/>
            <w:delText>11</w:delText>
          </w:r>
        </w:del>
      </w:ins>
    </w:p>
    <w:p w:rsidR="006F1226" w:rsidDel="005935B4" w:rsidRDefault="005735CC">
      <w:pPr>
        <w:pStyle w:val="TOC3"/>
        <w:tabs>
          <w:tab w:val="right" w:leader="dot" w:pos="8778"/>
        </w:tabs>
        <w:rPr>
          <w:del w:id="174" w:author="Minh Đức Lê" w:date="2018-05-08T12:41:00Z"/>
          <w:rFonts w:asciiTheme="minorHAnsi" w:eastAsiaTheme="minorEastAsia" w:hAnsiTheme="minorHAnsi" w:cstheme="minorBidi"/>
          <w:noProof/>
          <w:sz w:val="22"/>
          <w:szCs w:val="22"/>
        </w:rPr>
      </w:pPr>
      <w:ins w:id="175" w:author="Minh Đức Lê" w:date="2018-04-06T20:09:00Z">
        <w:del w:id="176" w:author="Minh Đức Lê" w:date="2018-05-08T12:41:00Z">
          <w:r w:rsidDel="005935B4">
            <w:rPr>
              <w:rStyle w:val="IndexLink"/>
              <w:noProof/>
              <w:webHidden/>
            </w:rPr>
            <w:delText>3.2.2 Tạo tài khoản</w:delText>
          </w:r>
          <w:r w:rsidDel="005935B4">
            <w:rPr>
              <w:rStyle w:val="IndexLink"/>
              <w:noProof/>
              <w:webHidden/>
            </w:rPr>
            <w:tab/>
            <w:delText>13</w:delText>
          </w:r>
        </w:del>
      </w:ins>
    </w:p>
    <w:p w:rsidR="006F1226" w:rsidDel="005935B4" w:rsidRDefault="005735CC">
      <w:pPr>
        <w:pStyle w:val="TOC3"/>
        <w:tabs>
          <w:tab w:val="right" w:leader="dot" w:pos="8778"/>
        </w:tabs>
        <w:rPr>
          <w:del w:id="177" w:author="Minh Đức Lê" w:date="2018-05-08T12:41:00Z"/>
          <w:rFonts w:asciiTheme="minorHAnsi" w:eastAsiaTheme="minorEastAsia" w:hAnsiTheme="minorHAnsi" w:cstheme="minorBidi"/>
          <w:noProof/>
          <w:sz w:val="22"/>
          <w:szCs w:val="22"/>
        </w:rPr>
      </w:pPr>
      <w:ins w:id="178" w:author="Minh Đức Lê" w:date="2018-04-06T20:09:00Z">
        <w:del w:id="179" w:author="Minh Đức Lê" w:date="2018-05-08T12:41:00Z">
          <w:r w:rsidDel="005935B4">
            <w:rPr>
              <w:rStyle w:val="IndexLink"/>
              <w:noProof/>
              <w:webHidden/>
            </w:rPr>
            <w:delText>3.2.3 Chức năng tìm kiếm</w:delText>
          </w:r>
          <w:r w:rsidDel="005935B4">
            <w:rPr>
              <w:rStyle w:val="IndexLink"/>
              <w:noProof/>
              <w:webHidden/>
            </w:rPr>
            <w:tab/>
            <w:delText>16</w:delText>
          </w:r>
        </w:del>
      </w:ins>
    </w:p>
    <w:p w:rsidR="006F1226" w:rsidDel="005935B4" w:rsidRDefault="005735CC">
      <w:pPr>
        <w:pStyle w:val="TOC3"/>
        <w:tabs>
          <w:tab w:val="right" w:leader="dot" w:pos="8778"/>
        </w:tabs>
        <w:rPr>
          <w:del w:id="180" w:author="Minh Đức Lê" w:date="2018-05-08T12:41:00Z"/>
          <w:rFonts w:asciiTheme="minorHAnsi" w:eastAsiaTheme="minorEastAsia" w:hAnsiTheme="minorHAnsi" w:cstheme="minorBidi"/>
          <w:noProof/>
          <w:sz w:val="22"/>
          <w:szCs w:val="22"/>
        </w:rPr>
      </w:pPr>
      <w:ins w:id="181" w:author="Minh Đức Lê" w:date="2018-04-06T20:09:00Z">
        <w:del w:id="182" w:author="Minh Đức Lê" w:date="2018-05-08T12:41:00Z">
          <w:r w:rsidDel="005935B4">
            <w:rPr>
              <w:rStyle w:val="IndexLink"/>
              <w:noProof/>
              <w:webHidden/>
            </w:rPr>
            <w:delText>3.2.4 Xem danh mục</w:delText>
          </w:r>
          <w:r w:rsidDel="005935B4">
            <w:rPr>
              <w:rStyle w:val="IndexLink"/>
              <w:noProof/>
              <w:webHidden/>
            </w:rPr>
            <w:tab/>
            <w:delText>18</w:delText>
          </w:r>
        </w:del>
      </w:ins>
    </w:p>
    <w:p w:rsidR="006F1226" w:rsidDel="005935B4" w:rsidRDefault="005735CC">
      <w:pPr>
        <w:pStyle w:val="TOC3"/>
        <w:tabs>
          <w:tab w:val="right" w:leader="dot" w:pos="8778"/>
        </w:tabs>
        <w:rPr>
          <w:del w:id="183" w:author="Minh Đức Lê" w:date="2018-05-08T12:41:00Z"/>
          <w:rFonts w:asciiTheme="minorHAnsi" w:eastAsiaTheme="minorEastAsia" w:hAnsiTheme="minorHAnsi" w:cstheme="minorBidi"/>
          <w:noProof/>
          <w:sz w:val="22"/>
          <w:szCs w:val="22"/>
        </w:rPr>
      </w:pPr>
      <w:ins w:id="184" w:author="Minh Đức Lê" w:date="2018-04-06T20:09:00Z">
        <w:del w:id="185" w:author="Minh Đức Lê" w:date="2018-05-08T12:41:00Z">
          <w:r w:rsidDel="005935B4">
            <w:rPr>
              <w:rStyle w:val="IndexLink"/>
              <w:noProof/>
              <w:webHidden/>
            </w:rPr>
            <w:delText>3.2.5 Xem chi tiết</w:delText>
          </w:r>
          <w:r w:rsidDel="005935B4">
            <w:rPr>
              <w:rStyle w:val="IndexLink"/>
              <w:noProof/>
              <w:webHidden/>
            </w:rPr>
            <w:tab/>
            <w:delText>20</w:delText>
          </w:r>
        </w:del>
      </w:ins>
    </w:p>
    <w:p w:rsidR="006F1226" w:rsidDel="005935B4" w:rsidRDefault="005735CC">
      <w:pPr>
        <w:pStyle w:val="TOC3"/>
        <w:tabs>
          <w:tab w:val="right" w:leader="dot" w:pos="8778"/>
        </w:tabs>
        <w:rPr>
          <w:del w:id="186" w:author="Minh Đức Lê" w:date="2018-05-08T12:41:00Z"/>
          <w:rFonts w:asciiTheme="minorHAnsi" w:eastAsiaTheme="minorEastAsia" w:hAnsiTheme="minorHAnsi" w:cstheme="minorBidi"/>
          <w:noProof/>
          <w:sz w:val="22"/>
          <w:szCs w:val="22"/>
        </w:rPr>
      </w:pPr>
      <w:ins w:id="187" w:author="Minh Đức Lê" w:date="2018-04-06T20:09:00Z">
        <w:del w:id="188" w:author="Minh Đức Lê" w:date="2018-05-08T12:41:00Z">
          <w:r w:rsidDel="005935B4">
            <w:rPr>
              <w:rStyle w:val="IndexLink"/>
              <w:noProof/>
              <w:webHidden/>
            </w:rPr>
            <w:delText>3.2.6 Chức năng thống kê doanh thu</w:delText>
          </w:r>
          <w:r w:rsidDel="005935B4">
            <w:rPr>
              <w:rStyle w:val="IndexLink"/>
              <w:noProof/>
              <w:webHidden/>
            </w:rPr>
            <w:tab/>
            <w:delText>21</w:delText>
          </w:r>
        </w:del>
      </w:ins>
    </w:p>
    <w:p w:rsidR="006F1226" w:rsidDel="005935B4" w:rsidRDefault="005735CC">
      <w:pPr>
        <w:pStyle w:val="TOC3"/>
        <w:tabs>
          <w:tab w:val="right" w:leader="dot" w:pos="8778"/>
        </w:tabs>
        <w:rPr>
          <w:del w:id="189" w:author="Minh Đức Lê" w:date="2018-05-08T12:41:00Z"/>
          <w:rFonts w:asciiTheme="minorHAnsi" w:eastAsiaTheme="minorEastAsia" w:hAnsiTheme="minorHAnsi" w:cstheme="minorBidi"/>
          <w:noProof/>
          <w:sz w:val="22"/>
          <w:szCs w:val="22"/>
        </w:rPr>
      </w:pPr>
      <w:ins w:id="190" w:author="Minh Đức Lê" w:date="2018-04-06T20:09:00Z">
        <w:del w:id="191" w:author="Minh Đức Lê" w:date="2018-05-08T12:41:00Z">
          <w:r w:rsidDel="005935B4">
            <w:rPr>
              <w:rStyle w:val="IndexLink"/>
              <w:noProof/>
              <w:webHidden/>
            </w:rPr>
            <w:delText>3.2.7 Chức năng thanh toán</w:delText>
          </w:r>
          <w:r w:rsidDel="005935B4">
            <w:rPr>
              <w:rStyle w:val="IndexLink"/>
              <w:noProof/>
              <w:webHidden/>
            </w:rPr>
            <w:tab/>
            <w:delText>22</w:delText>
          </w:r>
        </w:del>
      </w:ins>
    </w:p>
    <w:p w:rsidR="006F1226" w:rsidDel="005935B4" w:rsidRDefault="005735CC">
      <w:pPr>
        <w:pStyle w:val="TOC3"/>
        <w:tabs>
          <w:tab w:val="right" w:leader="dot" w:pos="8778"/>
        </w:tabs>
        <w:rPr>
          <w:del w:id="192" w:author="Minh Đức Lê" w:date="2018-05-08T12:41:00Z"/>
          <w:rFonts w:asciiTheme="minorHAnsi" w:eastAsiaTheme="minorEastAsia" w:hAnsiTheme="minorHAnsi" w:cstheme="minorBidi"/>
          <w:noProof/>
          <w:sz w:val="22"/>
          <w:szCs w:val="22"/>
        </w:rPr>
      </w:pPr>
      <w:ins w:id="193" w:author="Minh Đức Lê" w:date="2018-04-06T20:09:00Z">
        <w:del w:id="194" w:author="Minh Đức Lê" w:date="2018-05-08T12:41:00Z">
          <w:r w:rsidDel="005935B4">
            <w:rPr>
              <w:rStyle w:val="IndexLink"/>
              <w:noProof/>
              <w:webHidden/>
            </w:rPr>
            <w:delText xml:space="preserve">3.2.8 Chức năng </w:delText>
          </w:r>
          <w:r w:rsidDel="005935B4">
            <w:rPr>
              <w:rStyle w:val="IndexLink"/>
              <w:noProof/>
              <w:lang w:val="vi-VN"/>
            </w:rPr>
            <w:delText>thêm giỏ</w:delText>
          </w:r>
          <w:r w:rsidDel="005935B4">
            <w:rPr>
              <w:rStyle w:val="IndexLink"/>
              <w:noProof/>
            </w:rPr>
            <w:delText xml:space="preserve"> báo</w:delText>
          </w:r>
          <w:r w:rsidDel="005935B4">
            <w:rPr>
              <w:rStyle w:val="IndexLink"/>
              <w:noProof/>
            </w:rPr>
            <w:tab/>
            <w:delText>25</w:delText>
          </w:r>
        </w:del>
      </w:ins>
    </w:p>
    <w:p w:rsidR="006F1226" w:rsidDel="005935B4" w:rsidRDefault="005735CC">
      <w:pPr>
        <w:pStyle w:val="TOC3"/>
        <w:tabs>
          <w:tab w:val="right" w:leader="dot" w:pos="8778"/>
        </w:tabs>
        <w:rPr>
          <w:del w:id="195" w:author="Minh Đức Lê" w:date="2018-05-08T12:41:00Z"/>
          <w:rFonts w:asciiTheme="minorHAnsi" w:eastAsiaTheme="minorEastAsia" w:hAnsiTheme="minorHAnsi" w:cstheme="minorBidi"/>
          <w:noProof/>
          <w:sz w:val="22"/>
          <w:szCs w:val="22"/>
        </w:rPr>
      </w:pPr>
      <w:ins w:id="196" w:author="Minh Đức Lê" w:date="2018-04-06T20:09:00Z">
        <w:del w:id="197" w:author="Minh Đức Lê" w:date="2018-05-08T12:41:00Z">
          <w:r w:rsidDel="005935B4">
            <w:rPr>
              <w:rStyle w:val="IndexLink"/>
              <w:noProof/>
              <w:webHidden/>
            </w:rPr>
            <w:delText>3.2.9 Xóa giỏ báo</w:delText>
          </w:r>
          <w:r w:rsidDel="005935B4">
            <w:rPr>
              <w:rStyle w:val="IndexLink"/>
              <w:noProof/>
              <w:webHidden/>
            </w:rPr>
            <w:tab/>
            <w:delText>27</w:delText>
          </w:r>
        </w:del>
      </w:ins>
    </w:p>
    <w:p w:rsidR="006F1226" w:rsidDel="005935B4" w:rsidRDefault="005735CC">
      <w:pPr>
        <w:pStyle w:val="TOC3"/>
        <w:tabs>
          <w:tab w:val="right" w:leader="dot" w:pos="8778"/>
        </w:tabs>
        <w:rPr>
          <w:del w:id="198" w:author="Minh Đức Lê" w:date="2018-05-08T12:41:00Z"/>
          <w:rFonts w:asciiTheme="minorHAnsi" w:eastAsiaTheme="minorEastAsia" w:hAnsiTheme="minorHAnsi" w:cstheme="minorBidi"/>
          <w:noProof/>
          <w:sz w:val="22"/>
          <w:szCs w:val="22"/>
        </w:rPr>
      </w:pPr>
      <w:ins w:id="199" w:author="Minh Đức Lê" w:date="2018-04-06T20:09:00Z">
        <w:del w:id="200" w:author="Minh Đức Lê" w:date="2018-05-08T12:41:00Z">
          <w:r w:rsidDel="005935B4">
            <w:rPr>
              <w:rStyle w:val="IndexLink"/>
              <w:noProof/>
              <w:webHidden/>
            </w:rPr>
            <w:delText>3.2.10 Quản Lý Báo</w:delText>
          </w:r>
          <w:r w:rsidDel="005935B4">
            <w:rPr>
              <w:rStyle w:val="IndexLink"/>
              <w:noProof/>
              <w:webHidden/>
            </w:rPr>
            <w:tab/>
            <w:delText>29</w:delText>
          </w:r>
        </w:del>
      </w:ins>
    </w:p>
    <w:p w:rsidR="006F1226" w:rsidDel="005935B4" w:rsidRDefault="005735CC">
      <w:pPr>
        <w:pStyle w:val="TOC3"/>
        <w:tabs>
          <w:tab w:val="right" w:leader="dot" w:pos="8778"/>
        </w:tabs>
        <w:rPr>
          <w:del w:id="201" w:author="Minh Đức Lê" w:date="2018-05-08T12:41:00Z"/>
          <w:rFonts w:asciiTheme="minorHAnsi" w:eastAsiaTheme="minorEastAsia" w:hAnsiTheme="minorHAnsi" w:cstheme="minorBidi"/>
          <w:noProof/>
          <w:sz w:val="22"/>
          <w:szCs w:val="22"/>
        </w:rPr>
      </w:pPr>
      <w:ins w:id="202" w:author="Minh Đức Lê" w:date="2018-04-06T20:09:00Z">
        <w:del w:id="203" w:author="Minh Đức Lê" w:date="2018-05-08T12:41:00Z">
          <w:r w:rsidDel="005935B4">
            <w:rPr>
              <w:rStyle w:val="IndexLink"/>
              <w:noProof/>
              <w:webHidden/>
            </w:rPr>
            <w:delText>3.2.11 Quản Lý Khách hàng</w:delText>
          </w:r>
          <w:r w:rsidDel="005935B4">
            <w:rPr>
              <w:rStyle w:val="IndexLink"/>
              <w:noProof/>
              <w:webHidden/>
            </w:rPr>
            <w:tab/>
            <w:delText>33</w:delText>
          </w:r>
        </w:del>
      </w:ins>
    </w:p>
    <w:p w:rsidR="006F1226" w:rsidDel="005935B4" w:rsidRDefault="005735CC">
      <w:pPr>
        <w:pStyle w:val="TOC3"/>
        <w:tabs>
          <w:tab w:val="right" w:leader="dot" w:pos="8778"/>
        </w:tabs>
        <w:rPr>
          <w:del w:id="204" w:author="Minh Đức Lê" w:date="2018-05-08T12:41:00Z"/>
          <w:noProof/>
        </w:rPr>
      </w:pPr>
      <w:ins w:id="205" w:author="Minh Đức Lê" w:date="2018-04-06T20:09:00Z">
        <w:del w:id="206" w:author="Minh Đức Lê" w:date="2018-05-08T12:41:00Z">
          <w:r w:rsidDel="005935B4">
            <w:rPr>
              <w:rStyle w:val="IndexLink"/>
              <w:noProof/>
              <w:webHidden/>
            </w:rPr>
            <w:delText>3.2.12 Quản Lý Đơn Hàng</w:delText>
          </w:r>
          <w:r w:rsidDel="005935B4">
            <w:rPr>
              <w:rStyle w:val="IndexLink"/>
              <w:noProof/>
              <w:webHidden/>
            </w:rPr>
            <w:tab/>
            <w:delText>38</w:delText>
          </w:r>
        </w:del>
      </w:ins>
    </w:p>
    <w:p w:rsidR="006F1226" w:rsidDel="005935B4" w:rsidRDefault="005735CC">
      <w:pPr>
        <w:pStyle w:val="TOC1"/>
        <w:rPr>
          <w:del w:id="207" w:author="Minh Đức Lê" w:date="2018-05-08T12:41:00Z"/>
          <w:rFonts w:asciiTheme="minorHAnsi" w:eastAsiaTheme="minorEastAsia" w:hAnsiTheme="minorHAnsi" w:cstheme="minorBidi"/>
          <w:noProof/>
          <w:sz w:val="22"/>
          <w:szCs w:val="22"/>
        </w:rPr>
      </w:pPr>
      <w:ins w:id="208" w:author="Minh Đức Lê" w:date="2018-04-06T20:09:00Z">
        <w:del w:id="209" w:author="Minh Đức Lê" w:date="2018-05-08T12:41:00Z">
          <w:r w:rsidDel="005935B4">
            <w:rPr>
              <w:rStyle w:val="IndexLink"/>
              <w:noProof/>
              <w:webHidden/>
            </w:rPr>
            <w:delText>CHƯƠNG 4 : THIẾT KẾ VÀ HIỆN THỰC</w:delText>
          </w:r>
          <w:r w:rsidDel="005935B4">
            <w:rPr>
              <w:rStyle w:val="IndexLink"/>
              <w:noProof/>
              <w:webHidden/>
            </w:rPr>
            <w:tab/>
            <w:delText>42</w:delText>
          </w:r>
        </w:del>
      </w:ins>
    </w:p>
    <w:p w:rsidR="006F1226" w:rsidDel="005935B4" w:rsidRDefault="005735CC">
      <w:pPr>
        <w:pStyle w:val="TOC2"/>
        <w:rPr>
          <w:del w:id="210" w:author="Minh Đức Lê" w:date="2018-05-08T12:41:00Z"/>
          <w:rFonts w:asciiTheme="minorHAnsi" w:eastAsiaTheme="minorEastAsia" w:hAnsiTheme="minorHAnsi" w:cstheme="minorBidi"/>
          <w:noProof/>
          <w:sz w:val="22"/>
          <w:szCs w:val="22"/>
        </w:rPr>
      </w:pPr>
      <w:ins w:id="211" w:author="Minh Đức Lê" w:date="2018-04-06T20:09:00Z">
        <w:del w:id="212" w:author="Minh Đức Lê" w:date="2018-05-08T12:41:00Z">
          <w:r w:rsidDel="005935B4">
            <w:rPr>
              <w:rStyle w:val="IndexLink"/>
              <w:noProof/>
              <w:webHidden/>
            </w:rPr>
            <w:delText>4.1 Thiết kết giao diện</w:delText>
          </w:r>
          <w:r w:rsidDel="005935B4">
            <w:rPr>
              <w:rStyle w:val="IndexLink"/>
              <w:noProof/>
              <w:lang w:val="vi-VN"/>
            </w:rPr>
            <w:delText xml:space="preserve"> phác thảo</w:delText>
          </w:r>
          <w:r w:rsidDel="005935B4">
            <w:rPr>
              <w:rStyle w:val="IndexLink"/>
              <w:noProof/>
            </w:rPr>
            <w:tab/>
            <w:delText>42</w:delText>
          </w:r>
        </w:del>
      </w:ins>
    </w:p>
    <w:p w:rsidR="006F1226" w:rsidDel="005935B4" w:rsidRDefault="005735CC">
      <w:pPr>
        <w:pStyle w:val="TOC3"/>
        <w:tabs>
          <w:tab w:val="right" w:leader="dot" w:pos="8778"/>
        </w:tabs>
        <w:rPr>
          <w:del w:id="213" w:author="Minh Đức Lê" w:date="2018-05-08T12:41:00Z"/>
          <w:rFonts w:asciiTheme="minorHAnsi" w:eastAsiaTheme="minorEastAsia" w:hAnsiTheme="minorHAnsi" w:cstheme="minorBidi"/>
          <w:noProof/>
          <w:sz w:val="22"/>
          <w:szCs w:val="22"/>
        </w:rPr>
      </w:pPr>
      <w:ins w:id="214" w:author="Minh Đức Lê" w:date="2018-04-06T20:09:00Z">
        <w:del w:id="215" w:author="Minh Đức Lê" w:date="2018-05-08T12:41:00Z">
          <w:r w:rsidDel="005935B4">
            <w:rPr>
              <w:rStyle w:val="IndexLink"/>
              <w:noProof/>
              <w:webHidden/>
              <w:lang w:val="vi-VN"/>
            </w:rPr>
            <w:delText>4.1.1 Giao diện danh mục</w:delText>
          </w:r>
          <w:r w:rsidDel="005935B4">
            <w:rPr>
              <w:rStyle w:val="IndexLink"/>
              <w:noProof/>
            </w:rPr>
            <w:tab/>
            <w:delText>42</w:delText>
          </w:r>
        </w:del>
      </w:ins>
    </w:p>
    <w:p w:rsidR="006F1226" w:rsidDel="005935B4" w:rsidRDefault="005735CC">
      <w:pPr>
        <w:pStyle w:val="TOC3"/>
        <w:tabs>
          <w:tab w:val="right" w:leader="dot" w:pos="8778"/>
        </w:tabs>
        <w:rPr>
          <w:del w:id="216" w:author="Minh Đức Lê" w:date="2018-05-08T12:41:00Z"/>
          <w:rFonts w:asciiTheme="minorHAnsi" w:eastAsiaTheme="minorEastAsia" w:hAnsiTheme="minorHAnsi" w:cstheme="minorBidi"/>
          <w:noProof/>
          <w:sz w:val="22"/>
          <w:szCs w:val="22"/>
        </w:rPr>
      </w:pPr>
      <w:ins w:id="217" w:author="Minh Đức Lê" w:date="2018-04-06T20:09:00Z">
        <w:del w:id="218" w:author="Minh Đức Lê" w:date="2018-05-08T12:41:00Z">
          <w:r w:rsidDel="005935B4">
            <w:rPr>
              <w:rStyle w:val="IndexLink"/>
              <w:noProof/>
              <w:webHidden/>
              <w:lang w:val="vi-VN"/>
            </w:rPr>
            <w:delText>4.1.2 Giao diện chi tiết báo</w:delText>
          </w:r>
          <w:r w:rsidDel="005935B4">
            <w:rPr>
              <w:rStyle w:val="IndexLink"/>
              <w:noProof/>
            </w:rPr>
            <w:tab/>
            <w:delText>43</w:delText>
          </w:r>
        </w:del>
      </w:ins>
    </w:p>
    <w:p w:rsidR="006F1226" w:rsidDel="005935B4" w:rsidRDefault="005735CC">
      <w:pPr>
        <w:pStyle w:val="TOC3"/>
        <w:tabs>
          <w:tab w:val="right" w:leader="dot" w:pos="8778"/>
        </w:tabs>
        <w:rPr>
          <w:del w:id="219" w:author="Minh Đức Lê" w:date="2018-05-08T12:41:00Z"/>
          <w:rFonts w:asciiTheme="minorHAnsi" w:eastAsiaTheme="minorEastAsia" w:hAnsiTheme="minorHAnsi" w:cstheme="minorBidi"/>
          <w:noProof/>
          <w:sz w:val="22"/>
          <w:szCs w:val="22"/>
        </w:rPr>
      </w:pPr>
      <w:ins w:id="220" w:author="Minh Đức Lê" w:date="2018-04-06T20:09:00Z">
        <w:del w:id="221" w:author="Minh Đức Lê" w:date="2018-05-08T12:41:00Z">
          <w:r w:rsidDel="005935B4">
            <w:rPr>
              <w:rStyle w:val="IndexLink"/>
              <w:noProof/>
              <w:webHidden/>
              <w:lang w:val="vi-VN"/>
            </w:rPr>
            <w:delText>4.1.3 Giao diện giỏ báo</w:delText>
          </w:r>
          <w:r w:rsidDel="005935B4">
            <w:rPr>
              <w:rStyle w:val="IndexLink"/>
              <w:noProof/>
            </w:rPr>
            <w:tab/>
            <w:delText>44</w:delText>
          </w:r>
        </w:del>
      </w:ins>
    </w:p>
    <w:p w:rsidR="006F1226" w:rsidDel="005935B4" w:rsidRDefault="005735CC">
      <w:pPr>
        <w:pStyle w:val="TOC3"/>
        <w:tabs>
          <w:tab w:val="right" w:leader="dot" w:pos="8778"/>
        </w:tabs>
        <w:rPr>
          <w:del w:id="222" w:author="Minh Đức Lê" w:date="2018-05-08T12:41:00Z"/>
          <w:rFonts w:asciiTheme="minorHAnsi" w:eastAsiaTheme="minorEastAsia" w:hAnsiTheme="minorHAnsi" w:cstheme="minorBidi"/>
          <w:noProof/>
          <w:sz w:val="22"/>
          <w:szCs w:val="22"/>
        </w:rPr>
      </w:pPr>
      <w:ins w:id="223" w:author="Minh Đức Lê" w:date="2018-04-06T20:09:00Z">
        <w:del w:id="224" w:author="Minh Đức Lê" w:date="2018-05-08T12:41:00Z">
          <w:r w:rsidDel="005935B4">
            <w:rPr>
              <w:rStyle w:val="IndexLink"/>
              <w:noProof/>
              <w:webHidden/>
              <w:lang w:val="vi-VN"/>
            </w:rPr>
            <w:delText>4.1.4 Giao diện thanh toán</w:delText>
          </w:r>
          <w:r w:rsidDel="005935B4">
            <w:rPr>
              <w:rStyle w:val="IndexLink"/>
              <w:noProof/>
            </w:rPr>
            <w:tab/>
            <w:delText>44</w:delText>
          </w:r>
        </w:del>
      </w:ins>
    </w:p>
    <w:p w:rsidR="006F1226" w:rsidDel="005935B4" w:rsidRDefault="005735CC">
      <w:pPr>
        <w:pStyle w:val="TOC3"/>
        <w:tabs>
          <w:tab w:val="right" w:leader="dot" w:pos="8778"/>
        </w:tabs>
        <w:rPr>
          <w:del w:id="225" w:author="Minh Đức Lê" w:date="2018-05-08T12:41:00Z"/>
          <w:rFonts w:asciiTheme="minorHAnsi" w:eastAsiaTheme="minorEastAsia" w:hAnsiTheme="minorHAnsi" w:cstheme="minorBidi"/>
          <w:noProof/>
          <w:sz w:val="22"/>
          <w:szCs w:val="22"/>
        </w:rPr>
      </w:pPr>
      <w:ins w:id="226" w:author="Minh Đức Lê" w:date="2018-04-06T20:09:00Z">
        <w:del w:id="227" w:author="Minh Đức Lê" w:date="2018-05-08T12:41:00Z">
          <w:r w:rsidDel="005935B4">
            <w:rPr>
              <w:rStyle w:val="IndexLink"/>
              <w:noProof/>
              <w:webHidden/>
            </w:rPr>
            <w:delText>4.1.5 Giao diện quản lý đợn hàng</w:delText>
          </w:r>
          <w:r w:rsidDel="005935B4">
            <w:rPr>
              <w:rStyle w:val="IndexLink"/>
              <w:noProof/>
              <w:webHidden/>
            </w:rPr>
            <w:tab/>
            <w:delText>45</w:delText>
          </w:r>
        </w:del>
      </w:ins>
    </w:p>
    <w:p w:rsidR="006F1226" w:rsidDel="005935B4" w:rsidRDefault="005735CC">
      <w:pPr>
        <w:pStyle w:val="TOC3"/>
        <w:tabs>
          <w:tab w:val="right" w:leader="dot" w:pos="8778"/>
        </w:tabs>
        <w:rPr>
          <w:del w:id="228" w:author="Minh Đức Lê" w:date="2018-05-08T12:41:00Z"/>
          <w:rFonts w:asciiTheme="minorHAnsi" w:eastAsiaTheme="minorEastAsia" w:hAnsiTheme="minorHAnsi" w:cstheme="minorBidi"/>
          <w:noProof/>
          <w:sz w:val="22"/>
          <w:szCs w:val="22"/>
        </w:rPr>
      </w:pPr>
      <w:ins w:id="229" w:author="Minh Đức Lê" w:date="2018-04-06T20:09:00Z">
        <w:del w:id="230" w:author="Minh Đức Lê" w:date="2018-05-08T12:41:00Z">
          <w:r w:rsidDel="005935B4">
            <w:rPr>
              <w:rStyle w:val="IndexLink"/>
              <w:noProof/>
              <w:webHidden/>
            </w:rPr>
            <w:delText>4.1.6 Giao diện quản lý người dùng</w:delText>
          </w:r>
          <w:r w:rsidDel="005935B4">
            <w:rPr>
              <w:rStyle w:val="IndexLink"/>
              <w:noProof/>
              <w:webHidden/>
            </w:rPr>
            <w:tab/>
            <w:delText>45</w:delText>
          </w:r>
        </w:del>
      </w:ins>
    </w:p>
    <w:p w:rsidR="006F1226" w:rsidDel="005935B4" w:rsidRDefault="005735CC">
      <w:pPr>
        <w:pStyle w:val="TOC3"/>
        <w:tabs>
          <w:tab w:val="right" w:leader="dot" w:pos="8778"/>
        </w:tabs>
        <w:rPr>
          <w:del w:id="231" w:author="Minh Đức Lê" w:date="2018-05-08T12:41:00Z"/>
          <w:rFonts w:asciiTheme="minorHAnsi" w:eastAsiaTheme="minorEastAsia" w:hAnsiTheme="minorHAnsi" w:cstheme="minorBidi"/>
          <w:noProof/>
          <w:sz w:val="22"/>
          <w:szCs w:val="22"/>
        </w:rPr>
      </w:pPr>
      <w:ins w:id="232" w:author="Minh Đức Lê" w:date="2018-04-06T20:09:00Z">
        <w:del w:id="233" w:author="Minh Đức Lê" w:date="2018-05-08T12:41:00Z">
          <w:r w:rsidDel="005935B4">
            <w:rPr>
              <w:rStyle w:val="IndexLink"/>
              <w:noProof/>
              <w:webHidden/>
            </w:rPr>
            <w:delText>4.1.7 Giao diện quản lý báo</w:delText>
          </w:r>
          <w:r w:rsidDel="005935B4">
            <w:rPr>
              <w:rStyle w:val="IndexLink"/>
              <w:noProof/>
              <w:webHidden/>
            </w:rPr>
            <w:tab/>
            <w:delText>46</w:delText>
          </w:r>
        </w:del>
      </w:ins>
    </w:p>
    <w:p w:rsidR="006F1226" w:rsidDel="005935B4" w:rsidRDefault="005735CC">
      <w:pPr>
        <w:pStyle w:val="TOC2"/>
        <w:rPr>
          <w:del w:id="234" w:author="Minh Đức Lê" w:date="2018-05-08T12:41:00Z"/>
          <w:rFonts w:asciiTheme="minorHAnsi" w:eastAsiaTheme="minorEastAsia" w:hAnsiTheme="minorHAnsi" w:cstheme="minorBidi"/>
          <w:noProof/>
          <w:sz w:val="22"/>
          <w:szCs w:val="22"/>
        </w:rPr>
      </w:pPr>
      <w:ins w:id="235" w:author="Minh Đức Lê" w:date="2018-04-06T20:09:00Z">
        <w:del w:id="236" w:author="Minh Đức Lê" w:date="2018-05-08T12:41:00Z">
          <w:r w:rsidDel="005935B4">
            <w:rPr>
              <w:rStyle w:val="IndexLink"/>
              <w:noProof/>
              <w:webHidden/>
            </w:rPr>
            <w:delText>4.2</w:delText>
          </w:r>
          <w:r w:rsidDel="005935B4">
            <w:rPr>
              <w:rStyle w:val="IndexLink"/>
              <w:noProof/>
              <w:lang w:val="vi-VN"/>
            </w:rPr>
            <w:delText xml:space="preserve"> Hiện thực giao diện</w:delText>
          </w:r>
          <w:r w:rsidDel="005935B4">
            <w:rPr>
              <w:rStyle w:val="IndexLink"/>
              <w:noProof/>
            </w:rPr>
            <w:tab/>
            <w:delText>46</w:delText>
          </w:r>
        </w:del>
      </w:ins>
    </w:p>
    <w:p w:rsidR="006F1226" w:rsidDel="005935B4" w:rsidRDefault="005735CC">
      <w:pPr>
        <w:pStyle w:val="TOC3"/>
        <w:tabs>
          <w:tab w:val="right" w:leader="dot" w:pos="8778"/>
        </w:tabs>
        <w:rPr>
          <w:del w:id="237" w:author="Minh Đức Lê" w:date="2018-05-08T12:41:00Z"/>
          <w:rFonts w:asciiTheme="minorHAnsi" w:eastAsiaTheme="minorEastAsia" w:hAnsiTheme="minorHAnsi" w:cstheme="minorBidi"/>
          <w:noProof/>
          <w:sz w:val="22"/>
          <w:szCs w:val="22"/>
        </w:rPr>
      </w:pPr>
      <w:ins w:id="238" w:author="Minh Đức Lê" w:date="2018-04-06T20:09:00Z">
        <w:del w:id="239" w:author="Minh Đức Lê" w:date="2018-05-08T12:41:00Z">
          <w:r w:rsidDel="005935B4">
            <w:rPr>
              <w:rStyle w:val="IndexLink"/>
              <w:noProof/>
              <w:webHidden/>
              <w:lang w:val="vi-VN"/>
            </w:rPr>
            <w:delText>4.2.1 Giao diện danh mục</w:delText>
          </w:r>
          <w:r w:rsidDel="005935B4">
            <w:rPr>
              <w:rStyle w:val="IndexLink"/>
              <w:noProof/>
            </w:rPr>
            <w:tab/>
            <w:delText>46</w:delText>
          </w:r>
        </w:del>
      </w:ins>
    </w:p>
    <w:p w:rsidR="006F1226" w:rsidDel="005935B4" w:rsidRDefault="005735CC">
      <w:pPr>
        <w:pStyle w:val="TOC3"/>
        <w:tabs>
          <w:tab w:val="right" w:leader="dot" w:pos="8778"/>
        </w:tabs>
        <w:rPr>
          <w:del w:id="240" w:author="Minh Đức Lê" w:date="2018-05-08T12:41:00Z"/>
          <w:rFonts w:asciiTheme="minorHAnsi" w:eastAsiaTheme="minorEastAsia" w:hAnsiTheme="minorHAnsi" w:cstheme="minorBidi"/>
          <w:noProof/>
          <w:sz w:val="22"/>
          <w:szCs w:val="22"/>
        </w:rPr>
      </w:pPr>
      <w:ins w:id="241" w:author="Minh Đức Lê" w:date="2018-04-06T20:09:00Z">
        <w:del w:id="242" w:author="Minh Đức Lê" w:date="2018-05-08T12:41:00Z">
          <w:r w:rsidDel="005935B4">
            <w:rPr>
              <w:rStyle w:val="IndexLink"/>
              <w:noProof/>
              <w:webHidden/>
            </w:rPr>
            <w:delText>4.2.2</w:delText>
          </w:r>
          <w:r w:rsidDel="005935B4">
            <w:rPr>
              <w:rStyle w:val="IndexLink"/>
              <w:noProof/>
              <w:lang w:val="vi-VN"/>
            </w:rPr>
            <w:delText xml:space="preserve"> Giao diện chi tiết báo</w:delText>
          </w:r>
          <w:r w:rsidDel="005935B4">
            <w:rPr>
              <w:rStyle w:val="IndexLink"/>
              <w:noProof/>
            </w:rPr>
            <w:tab/>
            <w:delText>46</w:delText>
          </w:r>
        </w:del>
      </w:ins>
    </w:p>
    <w:p w:rsidR="006F1226" w:rsidDel="005935B4" w:rsidRDefault="005735CC">
      <w:pPr>
        <w:pStyle w:val="TOC3"/>
        <w:tabs>
          <w:tab w:val="right" w:leader="dot" w:pos="8778"/>
        </w:tabs>
        <w:rPr>
          <w:del w:id="243" w:author="Minh Đức Lê" w:date="2018-05-08T12:41:00Z"/>
          <w:rFonts w:asciiTheme="minorHAnsi" w:eastAsiaTheme="minorEastAsia" w:hAnsiTheme="minorHAnsi" w:cstheme="minorBidi"/>
          <w:noProof/>
          <w:sz w:val="22"/>
          <w:szCs w:val="22"/>
        </w:rPr>
      </w:pPr>
      <w:ins w:id="244" w:author="Minh Đức Lê" w:date="2018-04-06T20:09:00Z">
        <w:del w:id="245" w:author="Minh Đức Lê" w:date="2018-05-08T12:41:00Z">
          <w:r w:rsidDel="005935B4">
            <w:rPr>
              <w:rStyle w:val="IndexLink"/>
              <w:noProof/>
              <w:webHidden/>
              <w:lang w:val="vi-VN"/>
            </w:rPr>
            <w:delText>4.2.3 Giao diện giỏ báo</w:delText>
          </w:r>
          <w:r w:rsidDel="005935B4">
            <w:rPr>
              <w:rStyle w:val="IndexLink"/>
              <w:noProof/>
            </w:rPr>
            <w:tab/>
            <w:delText>46</w:delText>
          </w:r>
        </w:del>
      </w:ins>
    </w:p>
    <w:p w:rsidR="006F1226" w:rsidDel="005935B4" w:rsidRDefault="005735CC">
      <w:pPr>
        <w:pStyle w:val="TOC3"/>
        <w:tabs>
          <w:tab w:val="right" w:leader="dot" w:pos="8778"/>
        </w:tabs>
        <w:rPr>
          <w:del w:id="246" w:author="Minh Đức Lê" w:date="2018-05-08T12:41:00Z"/>
          <w:rFonts w:asciiTheme="minorHAnsi" w:eastAsiaTheme="minorEastAsia" w:hAnsiTheme="minorHAnsi" w:cstheme="minorBidi"/>
          <w:noProof/>
          <w:sz w:val="22"/>
          <w:szCs w:val="22"/>
        </w:rPr>
      </w:pPr>
      <w:ins w:id="247" w:author="Minh Đức Lê" w:date="2018-04-06T20:09:00Z">
        <w:del w:id="248" w:author="Minh Đức Lê" w:date="2018-05-08T12:41:00Z">
          <w:r w:rsidDel="005935B4">
            <w:rPr>
              <w:rStyle w:val="IndexLink"/>
              <w:noProof/>
              <w:webHidden/>
              <w:lang w:val="vi-VN"/>
            </w:rPr>
            <w:delText>4.2.4 Giao diện thanh toán</w:delText>
          </w:r>
          <w:r w:rsidDel="005935B4">
            <w:rPr>
              <w:rStyle w:val="IndexLink"/>
              <w:noProof/>
            </w:rPr>
            <w:tab/>
            <w:delText>46</w:delText>
          </w:r>
        </w:del>
      </w:ins>
    </w:p>
    <w:p w:rsidR="006F1226" w:rsidDel="005935B4" w:rsidRDefault="005735CC">
      <w:pPr>
        <w:pStyle w:val="TOC1"/>
        <w:rPr>
          <w:del w:id="249" w:author="Minh Đức Lê" w:date="2018-05-08T12:41:00Z"/>
          <w:rFonts w:asciiTheme="minorHAnsi" w:eastAsiaTheme="minorEastAsia" w:hAnsiTheme="minorHAnsi" w:cstheme="minorBidi"/>
          <w:noProof/>
          <w:sz w:val="22"/>
          <w:szCs w:val="22"/>
        </w:rPr>
      </w:pPr>
      <w:ins w:id="250" w:author="Minh Đức Lê" w:date="2018-04-06T20:09:00Z">
        <w:del w:id="251" w:author="Minh Đức Lê" w:date="2018-05-08T12:41:00Z">
          <w:r w:rsidDel="005935B4">
            <w:rPr>
              <w:rStyle w:val="IndexLink"/>
              <w:noProof/>
              <w:webHidden/>
            </w:rPr>
            <w:delText>CHƯƠNG 5 : KẾT LUẬN</w:delText>
          </w:r>
          <w:r w:rsidDel="005935B4">
            <w:rPr>
              <w:rStyle w:val="IndexLink"/>
              <w:noProof/>
              <w:webHidden/>
            </w:rPr>
            <w:tab/>
            <w:delText>47</w:delText>
          </w:r>
        </w:del>
      </w:ins>
    </w:p>
    <w:p w:rsidR="006F1226" w:rsidDel="005935B4" w:rsidRDefault="005735CC">
      <w:pPr>
        <w:pStyle w:val="TOC2"/>
        <w:rPr>
          <w:del w:id="252" w:author="Minh Đức Lê" w:date="2018-05-08T12:41:00Z"/>
          <w:rFonts w:asciiTheme="minorHAnsi" w:eastAsiaTheme="minorEastAsia" w:hAnsiTheme="minorHAnsi" w:cstheme="minorBidi"/>
          <w:noProof/>
          <w:sz w:val="22"/>
          <w:szCs w:val="22"/>
        </w:rPr>
      </w:pPr>
      <w:ins w:id="253" w:author="Minh Đức Lê" w:date="2018-04-06T20:09:00Z">
        <w:del w:id="254" w:author="Minh Đức Lê" w:date="2018-05-08T12:41:00Z">
          <w:r w:rsidDel="005935B4">
            <w:rPr>
              <w:rStyle w:val="IndexLink"/>
              <w:noProof/>
              <w:webHidden/>
            </w:rPr>
            <w:delText>5.1 Kết quả đạt được</w:delText>
          </w:r>
          <w:r w:rsidDel="005935B4">
            <w:rPr>
              <w:rStyle w:val="IndexLink"/>
              <w:noProof/>
              <w:webHidden/>
            </w:rPr>
            <w:tab/>
            <w:delText>47</w:delText>
          </w:r>
        </w:del>
      </w:ins>
    </w:p>
    <w:p w:rsidR="006F1226" w:rsidDel="005935B4" w:rsidRDefault="005735CC">
      <w:pPr>
        <w:pStyle w:val="TOC2"/>
        <w:rPr>
          <w:del w:id="255" w:author="Minh Đức Lê" w:date="2018-05-08T12:41:00Z"/>
          <w:rFonts w:asciiTheme="minorHAnsi" w:eastAsiaTheme="minorEastAsia" w:hAnsiTheme="minorHAnsi" w:cstheme="minorBidi"/>
          <w:noProof/>
          <w:sz w:val="22"/>
          <w:szCs w:val="22"/>
        </w:rPr>
      </w:pPr>
      <w:ins w:id="256" w:author="Minh Đức Lê" w:date="2018-04-06T20:09:00Z">
        <w:del w:id="257" w:author="Minh Đức Lê" w:date="2018-05-08T12:41:00Z">
          <w:r w:rsidDel="005935B4">
            <w:rPr>
              <w:rStyle w:val="IndexLink"/>
              <w:noProof/>
              <w:webHidden/>
            </w:rPr>
            <w:delText>5.2 Hạn chế của đồ án</w:delText>
          </w:r>
          <w:r w:rsidDel="005935B4">
            <w:rPr>
              <w:rStyle w:val="IndexLink"/>
              <w:noProof/>
              <w:webHidden/>
            </w:rPr>
            <w:tab/>
            <w:delText>47</w:delText>
          </w:r>
        </w:del>
      </w:ins>
    </w:p>
    <w:p w:rsidR="006F1226" w:rsidDel="005935B4" w:rsidRDefault="005735CC">
      <w:pPr>
        <w:pStyle w:val="TOC2"/>
        <w:rPr>
          <w:del w:id="258" w:author="Minh Đức Lê" w:date="2018-05-08T12:41:00Z"/>
          <w:rFonts w:asciiTheme="minorHAnsi" w:eastAsiaTheme="minorEastAsia" w:hAnsiTheme="minorHAnsi" w:cstheme="minorBidi"/>
          <w:noProof/>
          <w:sz w:val="22"/>
          <w:szCs w:val="22"/>
        </w:rPr>
      </w:pPr>
      <w:ins w:id="259" w:author="Minh Đức Lê" w:date="2018-04-06T20:09:00Z">
        <w:del w:id="260" w:author="Minh Đức Lê" w:date="2018-05-08T12:41:00Z">
          <w:r w:rsidDel="005935B4">
            <w:rPr>
              <w:rStyle w:val="IndexLink"/>
              <w:noProof/>
              <w:webHidden/>
            </w:rPr>
            <w:delText>5.3 Hướng phát triển</w:delText>
          </w:r>
          <w:r w:rsidDel="005935B4">
            <w:rPr>
              <w:rStyle w:val="IndexLink"/>
              <w:noProof/>
              <w:webHidden/>
            </w:rPr>
            <w:tab/>
            <w:delText>47</w:delText>
          </w:r>
        </w:del>
      </w:ins>
    </w:p>
    <w:p w:rsidR="006F1226" w:rsidDel="005935B4" w:rsidRDefault="005735CC">
      <w:pPr>
        <w:pStyle w:val="TOC1"/>
        <w:rPr>
          <w:del w:id="261" w:author="Minh Đức Lê" w:date="2018-05-08T12:41:00Z"/>
          <w:rFonts w:asciiTheme="minorHAnsi" w:eastAsiaTheme="minorEastAsia" w:hAnsiTheme="minorHAnsi" w:cstheme="minorBidi"/>
          <w:noProof/>
          <w:sz w:val="22"/>
          <w:szCs w:val="22"/>
        </w:rPr>
      </w:pPr>
      <w:ins w:id="262" w:author="Minh Đức Lê" w:date="2018-04-06T20:09:00Z">
        <w:del w:id="263" w:author="Minh Đức Lê" w:date="2018-05-08T12:41:00Z">
          <w:r w:rsidDel="005935B4">
            <w:rPr>
              <w:rStyle w:val="IndexLink"/>
              <w:noProof/>
              <w:webHidden/>
            </w:rPr>
            <w:delText>TÀI LIỆU THAM KHẢO</w:delText>
          </w:r>
          <w:r w:rsidDel="005935B4">
            <w:rPr>
              <w:rStyle w:val="IndexLink"/>
              <w:noProof/>
              <w:webHidden/>
            </w:rPr>
            <w:tab/>
            <w:delText>47</w:delText>
          </w:r>
        </w:del>
      </w:ins>
    </w:p>
    <w:p w:rsidR="006F1226" w:rsidDel="005935B4" w:rsidRDefault="005735CC">
      <w:pPr>
        <w:pStyle w:val="TOC1"/>
        <w:rPr>
          <w:del w:id="264" w:author="Minh Đức Lê" w:date="2018-05-08T12:41:00Z"/>
          <w:rFonts w:asciiTheme="minorHAnsi" w:eastAsiaTheme="minorEastAsia" w:hAnsiTheme="minorHAnsi" w:cstheme="minorBidi"/>
          <w:noProof/>
          <w:sz w:val="22"/>
          <w:szCs w:val="22"/>
        </w:rPr>
      </w:pPr>
      <w:ins w:id="265" w:author="Minh Đức Lê" w:date="2018-04-06T20:09:00Z">
        <w:del w:id="266" w:author="Minh Đức Lê" w:date="2018-05-08T12:41:00Z">
          <w:r w:rsidDel="005935B4">
            <w:rPr>
              <w:rStyle w:val="IndexLink"/>
              <w:noProof/>
              <w:webHidden/>
            </w:rPr>
            <w:delText>PHỤ LỤC</w:delText>
          </w:r>
          <w:r w:rsidDel="005935B4">
            <w:rPr>
              <w:rStyle w:val="IndexLink"/>
              <w:noProof/>
              <w:webHidden/>
            </w:rPr>
            <w:tab/>
            <w:delText>48</w:delText>
          </w:r>
        </w:del>
      </w:ins>
    </w:p>
    <w:p w:rsidR="006F1226" w:rsidDel="005935B4" w:rsidRDefault="005735CC">
      <w:pPr>
        <w:pStyle w:val="TOC1"/>
        <w:rPr>
          <w:del w:id="267" w:author="Minh Đức Lê" w:date="2018-05-08T12:41:00Z"/>
          <w:rStyle w:val="PageNumber"/>
          <w:noProof/>
        </w:rPr>
      </w:pPr>
      <w:del w:id="268" w:author="Minh Đức Lê" w:date="2018-05-08T12:41:00Z">
        <w:r w:rsidDel="005935B4">
          <w:rPr>
            <w:noProof/>
          </w:rPr>
          <w:delText>MỤC LỤC</w:delText>
        </w:r>
        <w:r w:rsidDel="005935B4">
          <w:rPr>
            <w:noProof/>
          </w:rPr>
          <w:tab/>
          <w:delText>1</w:delText>
        </w:r>
      </w:del>
    </w:p>
    <w:p w:rsidR="006F1226" w:rsidDel="005935B4" w:rsidRDefault="005735CC">
      <w:pPr>
        <w:pStyle w:val="TOC1"/>
        <w:rPr>
          <w:del w:id="269" w:author="Minh Đức Lê" w:date="2018-05-08T12:41:00Z"/>
          <w:noProof/>
        </w:rPr>
      </w:pPr>
      <w:del w:id="270" w:author="Minh Đức Lê" w:date="2018-05-08T12:41:00Z">
        <w:r w:rsidDel="005935B4">
          <w:rPr>
            <w:noProof/>
          </w:rPr>
          <w:delText>DANH MỤC CÁC HÌNH VẼ</w:delText>
        </w:r>
        <w:r w:rsidDel="005935B4">
          <w:rPr>
            <w:noProof/>
          </w:rPr>
          <w:tab/>
          <w:delText>3</w:delText>
        </w:r>
      </w:del>
    </w:p>
    <w:p w:rsidR="006F1226" w:rsidDel="005935B4" w:rsidRDefault="005735CC">
      <w:pPr>
        <w:pStyle w:val="TOC1"/>
        <w:rPr>
          <w:del w:id="271" w:author="Minh Đức Lê" w:date="2018-05-08T12:41:00Z"/>
          <w:noProof/>
        </w:rPr>
      </w:pPr>
      <w:del w:id="272" w:author="Minh Đức Lê" w:date="2018-05-08T12:41:00Z">
        <w:r w:rsidDel="005935B4">
          <w:rPr>
            <w:noProof/>
          </w:rPr>
          <w:delText>DANH MỤC CÁC BẢNG BIỂU</w:delText>
        </w:r>
        <w:r w:rsidDel="005935B4">
          <w:rPr>
            <w:noProof/>
          </w:rPr>
          <w:tab/>
          <w:delText>3</w:delText>
        </w:r>
      </w:del>
    </w:p>
    <w:p w:rsidR="006F1226" w:rsidDel="005935B4" w:rsidRDefault="005735CC">
      <w:pPr>
        <w:pStyle w:val="TOC1"/>
        <w:rPr>
          <w:del w:id="273" w:author="Minh Đức Lê" w:date="2018-05-08T12:41:00Z"/>
          <w:noProof/>
        </w:rPr>
      </w:pPr>
      <w:del w:id="274" w:author="Minh Đức Lê" w:date="2018-05-08T12:41:00Z">
        <w:r w:rsidDel="005935B4">
          <w:rPr>
            <w:noProof/>
          </w:rPr>
          <w:delText>CHƯƠNG 1 : GIỚI THIỆU</w:delText>
        </w:r>
        <w:r w:rsidDel="005935B4">
          <w:rPr>
            <w:noProof/>
          </w:rPr>
          <w:tab/>
          <w:delText>4</w:delText>
        </w:r>
      </w:del>
    </w:p>
    <w:p w:rsidR="006F1226" w:rsidDel="005935B4" w:rsidRDefault="005735CC">
      <w:pPr>
        <w:pStyle w:val="TOC2"/>
        <w:rPr>
          <w:del w:id="275" w:author="Minh Đức Lê" w:date="2018-05-08T12:41:00Z"/>
          <w:noProof/>
        </w:rPr>
      </w:pPr>
      <w:del w:id="276" w:author="Minh Đức Lê" w:date="2018-05-08T12:41:00Z">
        <w:r w:rsidDel="005935B4">
          <w:rPr>
            <w:noProof/>
          </w:rPr>
          <w:delText>1.1 Tổng quan</w:delText>
        </w:r>
        <w:r w:rsidDel="005935B4">
          <w:rPr>
            <w:noProof/>
          </w:rPr>
          <w:tab/>
          <w:delText>4</w:delText>
        </w:r>
      </w:del>
    </w:p>
    <w:p w:rsidR="006F1226" w:rsidDel="005935B4" w:rsidRDefault="005735CC">
      <w:pPr>
        <w:pStyle w:val="TOC2"/>
        <w:rPr>
          <w:del w:id="277" w:author="Minh Đức Lê" w:date="2018-05-08T12:41:00Z"/>
          <w:noProof/>
        </w:rPr>
      </w:pPr>
      <w:del w:id="278" w:author="Minh Đức Lê" w:date="2018-05-08T12:41:00Z">
        <w:r w:rsidDel="005935B4">
          <w:rPr>
            <w:noProof/>
          </w:rPr>
          <w:delText>1.2 Mục tiêu đề tài</w:delText>
        </w:r>
        <w:r w:rsidDel="005935B4">
          <w:rPr>
            <w:noProof/>
          </w:rPr>
          <w:tab/>
          <w:delText>4</w:delText>
        </w:r>
      </w:del>
    </w:p>
    <w:p w:rsidR="006F1226" w:rsidDel="005935B4" w:rsidRDefault="005735CC">
      <w:pPr>
        <w:pStyle w:val="TOC2"/>
        <w:rPr>
          <w:del w:id="279" w:author="Minh Đức Lê" w:date="2018-05-08T12:41:00Z"/>
          <w:noProof/>
        </w:rPr>
      </w:pPr>
      <w:del w:id="280" w:author="Minh Đức Lê" w:date="2018-05-08T12:41:00Z">
        <w:r w:rsidDel="005935B4">
          <w:rPr>
            <w:noProof/>
          </w:rPr>
          <w:delText>1.3 Phạm vi đề tài</w:delText>
        </w:r>
        <w:r w:rsidDel="005935B4">
          <w:rPr>
            <w:noProof/>
          </w:rPr>
          <w:tab/>
          <w:delText>4</w:delText>
        </w:r>
      </w:del>
    </w:p>
    <w:p w:rsidR="006F1226" w:rsidDel="005935B4" w:rsidRDefault="005735CC">
      <w:pPr>
        <w:pStyle w:val="TOC2"/>
        <w:rPr>
          <w:del w:id="281" w:author="Minh Đức Lê" w:date="2018-05-08T12:41:00Z"/>
          <w:noProof/>
        </w:rPr>
      </w:pPr>
      <w:del w:id="282" w:author="Minh Đức Lê" w:date="2018-05-08T12:41:00Z">
        <w:r w:rsidDel="005935B4">
          <w:rPr>
            <w:noProof/>
          </w:rPr>
          <w:delText>1.4 Mô tả yêu cầu chức năng</w:delText>
        </w:r>
        <w:r w:rsidDel="005935B4">
          <w:rPr>
            <w:noProof/>
          </w:rPr>
          <w:tab/>
          <w:delText>4</w:delText>
        </w:r>
      </w:del>
    </w:p>
    <w:p w:rsidR="006F1226" w:rsidDel="005935B4" w:rsidRDefault="005735CC">
      <w:pPr>
        <w:pStyle w:val="TOC1"/>
        <w:rPr>
          <w:del w:id="283" w:author="Minh Đức Lê" w:date="2018-05-08T12:41:00Z"/>
          <w:noProof/>
        </w:rPr>
      </w:pPr>
      <w:del w:id="284" w:author="Minh Đức Lê" w:date="2018-05-08T12:41:00Z">
        <w:r w:rsidDel="005935B4">
          <w:rPr>
            <w:noProof/>
          </w:rPr>
          <w:delText>CHƯƠNG 2 : CƠ SỞ LÝ THUYẾT</w:delText>
        </w:r>
        <w:r w:rsidDel="005935B4">
          <w:rPr>
            <w:noProof/>
          </w:rPr>
          <w:tab/>
          <w:delText>5</w:delText>
        </w:r>
      </w:del>
    </w:p>
    <w:p w:rsidR="006F1226" w:rsidDel="005935B4" w:rsidRDefault="005735CC">
      <w:pPr>
        <w:pStyle w:val="TOC2"/>
        <w:rPr>
          <w:del w:id="285" w:author="Minh Đức Lê" w:date="2018-05-08T12:41:00Z"/>
          <w:noProof/>
        </w:rPr>
      </w:pPr>
      <w:del w:id="286" w:author="Minh Đức Lê" w:date="2018-05-08T12:41:00Z">
        <w:r w:rsidDel="005935B4">
          <w:rPr>
            <w:noProof/>
          </w:rPr>
          <w:delText>2.1 Hướng dẫn sử dụng mẫu đồ án tốt nghiệp (Tiêu đề mục – Style Heading 2)</w:delText>
        </w:r>
        <w:r w:rsidDel="005935B4">
          <w:rPr>
            <w:noProof/>
          </w:rPr>
          <w:tab/>
          <w:delText>5</w:delText>
        </w:r>
      </w:del>
    </w:p>
    <w:p w:rsidR="006F1226" w:rsidDel="005935B4" w:rsidRDefault="005735CC">
      <w:pPr>
        <w:pStyle w:val="TOC3"/>
        <w:tabs>
          <w:tab w:val="right" w:leader="dot" w:pos="8778"/>
        </w:tabs>
        <w:rPr>
          <w:del w:id="287" w:author="Minh Đức Lê" w:date="2018-05-08T12:41:00Z"/>
          <w:noProof/>
        </w:rPr>
      </w:pPr>
      <w:del w:id="288" w:author="Minh Đức Lê" w:date="2018-05-08T12:41:00Z">
        <w:r w:rsidDel="005935B4">
          <w:rPr>
            <w:noProof/>
          </w:rPr>
          <w:delText>2.1.1 Cách chèn nhãn cho bảng biểu và hình vẽ</w:delText>
        </w:r>
        <w:r w:rsidDel="005935B4">
          <w:rPr>
            <w:noProof/>
          </w:rPr>
          <w:tab/>
          <w:delText>7</w:delText>
        </w:r>
      </w:del>
    </w:p>
    <w:p w:rsidR="006F1226" w:rsidDel="005935B4" w:rsidRDefault="005735CC">
      <w:pPr>
        <w:pStyle w:val="TOC3"/>
        <w:tabs>
          <w:tab w:val="right" w:leader="dot" w:pos="8778"/>
        </w:tabs>
        <w:rPr>
          <w:del w:id="289" w:author="Minh Đức Lê" w:date="2018-05-08T12:41:00Z"/>
          <w:noProof/>
        </w:rPr>
      </w:pPr>
      <w:del w:id="290" w:author="Minh Đức Lê" w:date="2018-05-08T12:41:00Z">
        <w:r w:rsidDel="005935B4">
          <w:rPr>
            <w:noProof/>
          </w:rPr>
          <w:delText>2.1.2 Hướng dẫn chèn công thức và nhãn</w:delText>
        </w:r>
        <w:r w:rsidDel="005935B4">
          <w:rPr>
            <w:noProof/>
          </w:rPr>
          <w:tab/>
          <w:delText>9</w:delText>
        </w:r>
      </w:del>
    </w:p>
    <w:p w:rsidR="006F1226" w:rsidDel="005935B4" w:rsidRDefault="005735CC">
      <w:pPr>
        <w:pStyle w:val="TOC1"/>
        <w:rPr>
          <w:del w:id="291" w:author="Minh Đức Lê" w:date="2018-05-08T12:41:00Z"/>
          <w:noProof/>
        </w:rPr>
      </w:pPr>
      <w:del w:id="292" w:author="Minh Đức Lê" w:date="2018-05-08T12:41:00Z">
        <w:r w:rsidDel="005935B4">
          <w:rPr>
            <w:noProof/>
          </w:rPr>
          <w:delText>CHƯƠNG 3 : PHÂN TÍCH</w:delText>
        </w:r>
        <w:r w:rsidDel="005935B4">
          <w:rPr>
            <w:noProof/>
          </w:rPr>
          <w:tab/>
          <w:delText>10</w:delText>
        </w:r>
      </w:del>
    </w:p>
    <w:p w:rsidR="006F1226" w:rsidDel="005935B4" w:rsidRDefault="005735CC">
      <w:pPr>
        <w:pStyle w:val="TOC2"/>
        <w:rPr>
          <w:del w:id="293" w:author="Minh Đức Lê" w:date="2018-05-08T12:41:00Z"/>
          <w:noProof/>
        </w:rPr>
      </w:pPr>
      <w:del w:id="294" w:author="Minh Đức Lê" w:date="2018-05-08T12:41:00Z">
        <w:r w:rsidDel="005935B4">
          <w:rPr>
            <w:noProof/>
          </w:rPr>
          <w:delText>3.1 Tiêu đề mục</w:delText>
        </w:r>
        <w:r w:rsidDel="005935B4">
          <w:rPr>
            <w:noProof/>
          </w:rPr>
          <w:tab/>
          <w:delText>10</w:delText>
        </w:r>
      </w:del>
    </w:p>
    <w:p w:rsidR="006F1226" w:rsidDel="005935B4" w:rsidRDefault="005735CC">
      <w:pPr>
        <w:pStyle w:val="TOC3"/>
        <w:tabs>
          <w:tab w:val="right" w:leader="dot" w:pos="8778"/>
        </w:tabs>
        <w:rPr>
          <w:del w:id="295" w:author="Minh Đức Lê" w:date="2018-05-08T12:41:00Z"/>
          <w:noProof/>
        </w:rPr>
      </w:pPr>
      <w:del w:id="296" w:author="Minh Đức Lê" w:date="2018-05-08T12:41:00Z">
        <w:r w:rsidDel="005935B4">
          <w:rPr>
            <w:noProof/>
          </w:rPr>
          <w:delText>3.1.1 Tiêu đề tiểu mục</w:delText>
        </w:r>
        <w:r w:rsidDel="005935B4">
          <w:rPr>
            <w:noProof/>
          </w:rPr>
          <w:tab/>
          <w:delText>10</w:delText>
        </w:r>
      </w:del>
    </w:p>
    <w:p w:rsidR="006F1226" w:rsidDel="005935B4" w:rsidRDefault="005735CC">
      <w:pPr>
        <w:pStyle w:val="TOC3"/>
        <w:tabs>
          <w:tab w:val="right" w:leader="dot" w:pos="8778"/>
        </w:tabs>
        <w:rPr>
          <w:del w:id="297" w:author="Minh Đức Lê" w:date="2018-05-08T12:41:00Z"/>
          <w:noProof/>
        </w:rPr>
      </w:pPr>
      <w:del w:id="298" w:author="Minh Đức Lê" w:date="2018-05-08T12:41:00Z">
        <w:r w:rsidDel="005935B4">
          <w:rPr>
            <w:noProof/>
          </w:rPr>
          <w:delText>3.1.2 Tiêu đề tiểu mục</w:delText>
        </w:r>
        <w:r w:rsidDel="005935B4">
          <w:rPr>
            <w:noProof/>
          </w:rPr>
          <w:tab/>
          <w:delText>10</w:delText>
        </w:r>
      </w:del>
    </w:p>
    <w:p w:rsidR="006F1226" w:rsidDel="005935B4" w:rsidRDefault="005735CC">
      <w:pPr>
        <w:pStyle w:val="TOC2"/>
        <w:rPr>
          <w:del w:id="299" w:author="Minh Đức Lê" w:date="2018-05-08T12:41:00Z"/>
          <w:noProof/>
        </w:rPr>
      </w:pPr>
      <w:del w:id="300" w:author="Minh Đức Lê" w:date="2018-05-08T12:41:00Z">
        <w:r w:rsidDel="005935B4">
          <w:rPr>
            <w:noProof/>
          </w:rPr>
          <w:delText>3.2 Tiêu đề mục</w:delText>
        </w:r>
        <w:r w:rsidDel="005935B4">
          <w:rPr>
            <w:noProof/>
          </w:rPr>
          <w:tab/>
          <w:delText>10</w:delText>
        </w:r>
      </w:del>
    </w:p>
    <w:p w:rsidR="006F1226" w:rsidDel="005935B4" w:rsidRDefault="005735CC">
      <w:pPr>
        <w:pStyle w:val="TOC3"/>
        <w:tabs>
          <w:tab w:val="right" w:leader="dot" w:pos="8778"/>
        </w:tabs>
        <w:rPr>
          <w:del w:id="301" w:author="Minh Đức Lê" w:date="2018-05-08T12:41:00Z"/>
          <w:noProof/>
        </w:rPr>
      </w:pPr>
      <w:del w:id="302" w:author="Minh Đức Lê" w:date="2018-05-08T12:41:00Z">
        <w:r w:rsidDel="005935B4">
          <w:rPr>
            <w:noProof/>
          </w:rPr>
          <w:delText>3.2.1 Tiêu đề tiểu mục</w:delText>
        </w:r>
        <w:r w:rsidDel="005935B4">
          <w:rPr>
            <w:noProof/>
          </w:rPr>
          <w:tab/>
          <w:delText>10</w:delText>
        </w:r>
      </w:del>
    </w:p>
    <w:p w:rsidR="006F1226" w:rsidDel="005935B4" w:rsidRDefault="005735CC">
      <w:pPr>
        <w:pStyle w:val="TOC3"/>
        <w:tabs>
          <w:tab w:val="right" w:leader="dot" w:pos="8778"/>
        </w:tabs>
        <w:rPr>
          <w:del w:id="303" w:author="Minh Đức Lê" w:date="2018-05-08T12:41:00Z"/>
          <w:noProof/>
        </w:rPr>
      </w:pPr>
      <w:del w:id="304" w:author="Minh Đức Lê" w:date="2018-05-08T12:41:00Z">
        <w:r w:rsidDel="005935B4">
          <w:rPr>
            <w:noProof/>
          </w:rPr>
          <w:delText>3.2.2 Tiêu đề tiểu mục</w:delText>
        </w:r>
        <w:r w:rsidDel="005935B4">
          <w:rPr>
            <w:noProof/>
          </w:rPr>
          <w:tab/>
          <w:delText>10</w:delText>
        </w:r>
      </w:del>
    </w:p>
    <w:p w:rsidR="006F1226" w:rsidDel="005935B4" w:rsidRDefault="005735CC">
      <w:pPr>
        <w:pStyle w:val="TOC1"/>
        <w:rPr>
          <w:del w:id="305" w:author="Minh Đức Lê" w:date="2018-05-08T12:41:00Z"/>
          <w:noProof/>
        </w:rPr>
      </w:pPr>
      <w:del w:id="306" w:author="Minh Đức Lê" w:date="2018-05-08T12:41:00Z">
        <w:r w:rsidDel="005935B4">
          <w:rPr>
            <w:noProof/>
          </w:rPr>
          <w:delText>CHƯƠNG 4 : THIẾT KẾ VÀ HIỆN THỰC</w:delText>
        </w:r>
        <w:r w:rsidDel="005935B4">
          <w:rPr>
            <w:noProof/>
          </w:rPr>
          <w:tab/>
          <w:delText>11</w:delText>
        </w:r>
      </w:del>
    </w:p>
    <w:p w:rsidR="006F1226" w:rsidDel="005935B4" w:rsidRDefault="005735CC">
      <w:pPr>
        <w:pStyle w:val="TOC2"/>
        <w:rPr>
          <w:del w:id="307" w:author="Minh Đức Lê" w:date="2018-05-08T12:41:00Z"/>
          <w:noProof/>
        </w:rPr>
      </w:pPr>
      <w:del w:id="308" w:author="Minh Đức Lê" w:date="2018-05-08T12:41:00Z">
        <w:r w:rsidDel="005935B4">
          <w:rPr>
            <w:noProof/>
          </w:rPr>
          <w:delText>4.1 Tiêu đề mục</w:delText>
        </w:r>
        <w:r w:rsidDel="005935B4">
          <w:rPr>
            <w:noProof/>
          </w:rPr>
          <w:tab/>
          <w:delText>11</w:delText>
        </w:r>
      </w:del>
    </w:p>
    <w:p w:rsidR="006F1226" w:rsidDel="005935B4" w:rsidRDefault="005735CC">
      <w:pPr>
        <w:pStyle w:val="TOC3"/>
        <w:tabs>
          <w:tab w:val="right" w:leader="dot" w:pos="8778"/>
        </w:tabs>
        <w:rPr>
          <w:del w:id="309" w:author="Minh Đức Lê" w:date="2018-05-08T12:41:00Z"/>
          <w:noProof/>
        </w:rPr>
      </w:pPr>
      <w:del w:id="310" w:author="Minh Đức Lê" w:date="2018-05-08T12:41:00Z">
        <w:r w:rsidDel="005935B4">
          <w:rPr>
            <w:noProof/>
          </w:rPr>
          <w:delText>4.1.1 Tiêu đề tiểu mục</w:delText>
        </w:r>
        <w:r w:rsidDel="005935B4">
          <w:rPr>
            <w:noProof/>
          </w:rPr>
          <w:tab/>
          <w:delText>11</w:delText>
        </w:r>
      </w:del>
    </w:p>
    <w:p w:rsidR="006F1226" w:rsidDel="005935B4" w:rsidRDefault="005735CC">
      <w:pPr>
        <w:pStyle w:val="TOC3"/>
        <w:tabs>
          <w:tab w:val="right" w:leader="dot" w:pos="8778"/>
        </w:tabs>
        <w:rPr>
          <w:del w:id="311" w:author="Minh Đức Lê" w:date="2018-05-08T12:41:00Z"/>
          <w:noProof/>
        </w:rPr>
      </w:pPr>
      <w:del w:id="312" w:author="Minh Đức Lê" w:date="2018-05-08T12:41:00Z">
        <w:r w:rsidDel="005935B4">
          <w:rPr>
            <w:noProof/>
          </w:rPr>
          <w:delText>4.1.2 Tiêu đề tiểu mục</w:delText>
        </w:r>
        <w:r w:rsidDel="005935B4">
          <w:rPr>
            <w:noProof/>
          </w:rPr>
          <w:tab/>
          <w:delText>11</w:delText>
        </w:r>
      </w:del>
    </w:p>
    <w:p w:rsidR="006F1226" w:rsidDel="005935B4" w:rsidRDefault="005735CC">
      <w:pPr>
        <w:pStyle w:val="TOC2"/>
        <w:rPr>
          <w:del w:id="313" w:author="Minh Đức Lê" w:date="2018-05-08T12:41:00Z"/>
          <w:noProof/>
        </w:rPr>
      </w:pPr>
      <w:del w:id="314" w:author="Minh Đức Lê" w:date="2018-05-08T12:41:00Z">
        <w:r w:rsidDel="005935B4">
          <w:rPr>
            <w:noProof/>
          </w:rPr>
          <w:delText>4.2 Tiêu đề mục</w:delText>
        </w:r>
        <w:r w:rsidDel="005935B4">
          <w:rPr>
            <w:noProof/>
          </w:rPr>
          <w:tab/>
          <w:delText>11</w:delText>
        </w:r>
      </w:del>
    </w:p>
    <w:p w:rsidR="006F1226" w:rsidDel="005935B4" w:rsidRDefault="005735CC">
      <w:pPr>
        <w:pStyle w:val="TOC3"/>
        <w:tabs>
          <w:tab w:val="right" w:leader="dot" w:pos="8778"/>
        </w:tabs>
        <w:rPr>
          <w:del w:id="315" w:author="Minh Đức Lê" w:date="2018-05-08T12:41:00Z"/>
          <w:noProof/>
        </w:rPr>
      </w:pPr>
      <w:del w:id="316" w:author="Minh Đức Lê" w:date="2018-05-08T12:41:00Z">
        <w:r w:rsidDel="005935B4">
          <w:rPr>
            <w:noProof/>
          </w:rPr>
          <w:delText>4.2.1 Tiêu đề tiểu mục</w:delText>
        </w:r>
        <w:r w:rsidDel="005935B4">
          <w:rPr>
            <w:noProof/>
          </w:rPr>
          <w:tab/>
          <w:delText>11</w:delText>
        </w:r>
      </w:del>
    </w:p>
    <w:p w:rsidR="006F1226" w:rsidDel="005935B4" w:rsidRDefault="005735CC">
      <w:pPr>
        <w:pStyle w:val="TOC3"/>
        <w:tabs>
          <w:tab w:val="right" w:leader="dot" w:pos="8778"/>
        </w:tabs>
        <w:rPr>
          <w:del w:id="317" w:author="Minh Đức Lê" w:date="2018-05-08T12:41:00Z"/>
          <w:noProof/>
        </w:rPr>
      </w:pPr>
      <w:del w:id="318" w:author="Minh Đức Lê" w:date="2018-05-08T12:41:00Z">
        <w:r w:rsidDel="005935B4">
          <w:rPr>
            <w:noProof/>
          </w:rPr>
          <w:delText>4.2.2 Tiêu đề tiểu mục</w:delText>
        </w:r>
        <w:r w:rsidDel="005935B4">
          <w:rPr>
            <w:noProof/>
          </w:rPr>
          <w:tab/>
          <w:delText>11</w:delText>
        </w:r>
      </w:del>
    </w:p>
    <w:p w:rsidR="006F1226" w:rsidDel="005935B4" w:rsidRDefault="005735CC">
      <w:pPr>
        <w:pStyle w:val="TOC1"/>
        <w:rPr>
          <w:del w:id="319" w:author="Minh Đức Lê" w:date="2018-05-08T12:41:00Z"/>
          <w:noProof/>
        </w:rPr>
      </w:pPr>
      <w:del w:id="320" w:author="Minh Đức Lê" w:date="2018-05-08T12:41:00Z">
        <w:r w:rsidDel="005935B4">
          <w:rPr>
            <w:noProof/>
          </w:rPr>
          <w:delText>CHƯƠNG 5 : KẾT LUẬN</w:delText>
        </w:r>
        <w:r w:rsidDel="005935B4">
          <w:rPr>
            <w:noProof/>
          </w:rPr>
          <w:tab/>
          <w:delText>12</w:delText>
        </w:r>
      </w:del>
    </w:p>
    <w:p w:rsidR="006F1226" w:rsidDel="005935B4" w:rsidRDefault="005735CC">
      <w:pPr>
        <w:pStyle w:val="TOC2"/>
        <w:rPr>
          <w:del w:id="321" w:author="Minh Đức Lê" w:date="2018-05-08T12:41:00Z"/>
          <w:noProof/>
        </w:rPr>
      </w:pPr>
      <w:del w:id="322" w:author="Minh Đức Lê" w:date="2018-05-08T12:41:00Z">
        <w:r w:rsidDel="005935B4">
          <w:rPr>
            <w:noProof/>
          </w:rPr>
          <w:delText>5.1 Kết quả đạt được</w:delText>
        </w:r>
        <w:r w:rsidDel="005935B4">
          <w:rPr>
            <w:noProof/>
          </w:rPr>
          <w:tab/>
          <w:delText>12</w:delText>
        </w:r>
      </w:del>
    </w:p>
    <w:p w:rsidR="006F1226" w:rsidDel="005935B4" w:rsidRDefault="005735CC">
      <w:pPr>
        <w:pStyle w:val="TOC2"/>
        <w:rPr>
          <w:del w:id="323" w:author="Minh Đức Lê" w:date="2018-05-08T12:41:00Z"/>
          <w:noProof/>
        </w:rPr>
      </w:pPr>
      <w:del w:id="324" w:author="Minh Đức Lê" w:date="2018-05-08T12:41:00Z">
        <w:r w:rsidDel="005935B4">
          <w:rPr>
            <w:noProof/>
          </w:rPr>
          <w:delText>5.2 Hạn chế của đồ án</w:delText>
        </w:r>
        <w:r w:rsidDel="005935B4">
          <w:rPr>
            <w:noProof/>
          </w:rPr>
          <w:tab/>
          <w:delText>12</w:delText>
        </w:r>
      </w:del>
    </w:p>
    <w:p w:rsidR="006F1226" w:rsidDel="005935B4" w:rsidRDefault="005735CC">
      <w:pPr>
        <w:pStyle w:val="TOC2"/>
        <w:rPr>
          <w:del w:id="325" w:author="Minh Đức Lê" w:date="2018-05-08T12:41:00Z"/>
          <w:noProof/>
        </w:rPr>
      </w:pPr>
      <w:del w:id="326" w:author="Minh Đức Lê" w:date="2018-05-08T12:41:00Z">
        <w:r w:rsidDel="005935B4">
          <w:rPr>
            <w:noProof/>
          </w:rPr>
          <w:delText>5.3 Hướng phát triển</w:delText>
        </w:r>
        <w:r w:rsidDel="005935B4">
          <w:rPr>
            <w:noProof/>
          </w:rPr>
          <w:tab/>
          <w:delText>12</w:delText>
        </w:r>
      </w:del>
    </w:p>
    <w:p w:rsidR="006F1226" w:rsidDel="005935B4" w:rsidRDefault="005735CC">
      <w:pPr>
        <w:pStyle w:val="TOC1"/>
        <w:rPr>
          <w:del w:id="327" w:author="Minh Đức Lê" w:date="2018-05-08T12:41:00Z"/>
          <w:noProof/>
        </w:rPr>
      </w:pPr>
      <w:del w:id="328" w:author="Minh Đức Lê" w:date="2018-05-08T12:41:00Z">
        <w:r w:rsidDel="005935B4">
          <w:rPr>
            <w:noProof/>
          </w:rPr>
          <w:delText>TÀI LIỆU THAM KHẢO</w:delText>
        </w:r>
        <w:r w:rsidDel="005935B4">
          <w:rPr>
            <w:noProof/>
          </w:rPr>
          <w:tab/>
          <w:delText>12</w:delText>
        </w:r>
      </w:del>
    </w:p>
    <w:p w:rsidR="006F1226" w:rsidDel="005935B4" w:rsidRDefault="005735CC">
      <w:pPr>
        <w:pStyle w:val="TOC1"/>
        <w:rPr>
          <w:del w:id="329" w:author="Minh Đức Lê" w:date="2018-05-08T12:41:00Z"/>
          <w:noProof/>
        </w:rPr>
        <w:sectPr w:rsidR="006F1226" w:rsidDel="005935B4">
          <w:headerReference w:type="default" r:id="rId8"/>
          <w:footerReference w:type="default" r:id="rId9"/>
          <w:pgSz w:w="11906" w:h="16838"/>
          <w:pgMar w:top="1701" w:right="1134" w:bottom="1701" w:left="1985" w:header="709" w:footer="709" w:gutter="0"/>
          <w:cols w:space="720"/>
          <w:formProt w:val="0"/>
          <w:docGrid w:linePitch="360" w:charSpace="-10241"/>
        </w:sectPr>
      </w:pPr>
      <w:del w:id="330" w:author="Minh Đức Lê" w:date="2018-05-08T12:41:00Z">
        <w:r w:rsidDel="005935B4">
          <w:rPr>
            <w:noProof/>
          </w:rPr>
          <w:delText>PHỤ LỤC</w:delText>
        </w:r>
        <w:r w:rsidDel="005935B4">
          <w:rPr>
            <w:noProof/>
          </w:rPr>
          <w:tab/>
          <w:delText>13</w:delText>
        </w:r>
      </w:del>
    </w:p>
    <w:p w:rsidR="006F1226" w:rsidRPr="005935B4" w:rsidRDefault="005735CC">
      <w:pPr>
        <w:pStyle w:val="Heading1"/>
        <w:numPr>
          <w:ilvl w:val="0"/>
          <w:numId w:val="0"/>
        </w:numPr>
        <w:ind w:firstLine="567"/>
        <w:rPr>
          <w:lang w:val="vi-VN"/>
          <w:rPrChange w:id="331" w:author="Minh Đức Lê" w:date="2018-05-08T12:41:00Z">
            <w:rPr/>
          </w:rPrChange>
        </w:rPr>
      </w:pPr>
      <w:del w:id="332" w:author="Minh Đức Lê" w:date="2018-05-08T12:41:00Z">
        <w:r w:rsidDel="005935B4">
          <w:rPr>
            <w:noProof/>
          </w:rPr>
          <w:delText>DANH MỤC CÁC HÌNH VẼ</w:delText>
        </w:r>
      </w:del>
      <w:r>
        <w:fldChar w:fldCharType="end"/>
      </w:r>
      <w:ins w:id="333" w:author="Minh Đức Lê" w:date="2018-05-08T12:41:00Z">
        <w:r w:rsidR="005935B4">
          <w:rPr>
            <w:lang w:val="vi-VN"/>
          </w:rPr>
          <w:t>DANH MỤC CÁC HÌNH VẼ</w:t>
        </w:r>
      </w:ins>
    </w:p>
    <w:p w:rsidR="00234A66" w:rsidRDefault="005735CC">
      <w:pPr>
        <w:pStyle w:val="TableofFigures"/>
        <w:tabs>
          <w:tab w:val="right" w:leader="dot" w:pos="8777"/>
        </w:tabs>
        <w:rPr>
          <w:ins w:id="334" w:author="Minh Đức Lê" w:date="2018-05-08T12:41:00Z"/>
          <w:rFonts w:asciiTheme="minorHAnsi" w:eastAsiaTheme="minorEastAsia" w:hAnsiTheme="minorHAnsi" w:cstheme="minorBidi"/>
          <w:noProof/>
          <w:color w:val="auto"/>
          <w:sz w:val="22"/>
          <w:szCs w:val="22"/>
        </w:rPr>
      </w:pPr>
      <w:r>
        <w:fldChar w:fldCharType="begin"/>
      </w:r>
      <w:r>
        <w:instrText>TOC \c "Hình "</w:instrText>
      </w:r>
      <w:r>
        <w:fldChar w:fldCharType="separate"/>
      </w:r>
      <w:ins w:id="335" w:author="Minh Đức Lê" w:date="2018-05-08T12:41:00Z">
        <w:r w:rsidR="00234A66">
          <w:rPr>
            <w:noProof/>
          </w:rPr>
          <w:t>Hình  2</w:t>
        </w:r>
        <w:r w:rsidR="00234A66">
          <w:rPr>
            <w:noProof/>
          </w:rPr>
          <w:noBreakHyphen/>
          <w:t>1 Thao tác cập nhật mục lục</w:t>
        </w:r>
        <w:r w:rsidR="00234A66">
          <w:rPr>
            <w:noProof/>
          </w:rPr>
          <w:tab/>
        </w:r>
        <w:r w:rsidR="00234A66">
          <w:rPr>
            <w:noProof/>
          </w:rPr>
          <w:fldChar w:fldCharType="begin"/>
        </w:r>
        <w:r w:rsidR="00234A66">
          <w:rPr>
            <w:noProof/>
          </w:rPr>
          <w:instrText xml:space="preserve"> PAGEREF _Toc513546662 \h </w:instrText>
        </w:r>
        <w:r w:rsidR="00234A66">
          <w:rPr>
            <w:noProof/>
          </w:rPr>
        </w:r>
      </w:ins>
      <w:r w:rsidR="00234A66">
        <w:rPr>
          <w:noProof/>
        </w:rPr>
        <w:fldChar w:fldCharType="separate"/>
      </w:r>
      <w:ins w:id="336" w:author="Minh Đức Lê" w:date="2018-05-08T12:41:00Z">
        <w:r w:rsidR="00234A66">
          <w:rPr>
            <w:noProof/>
          </w:rPr>
          <w:t>4</w:t>
        </w:r>
        <w:r w:rsidR="00234A66">
          <w:rPr>
            <w:noProof/>
          </w:rPr>
          <w:fldChar w:fldCharType="end"/>
        </w:r>
      </w:ins>
    </w:p>
    <w:p w:rsidR="00234A66" w:rsidRDefault="00234A66">
      <w:pPr>
        <w:pStyle w:val="TableofFigures"/>
        <w:tabs>
          <w:tab w:val="right" w:leader="dot" w:pos="8777"/>
        </w:tabs>
        <w:rPr>
          <w:ins w:id="337" w:author="Minh Đức Lê" w:date="2018-05-08T12:41:00Z"/>
          <w:rFonts w:asciiTheme="minorHAnsi" w:eastAsiaTheme="minorEastAsia" w:hAnsiTheme="minorHAnsi" w:cstheme="minorBidi"/>
          <w:noProof/>
          <w:color w:val="auto"/>
          <w:sz w:val="22"/>
          <w:szCs w:val="22"/>
        </w:rPr>
      </w:pPr>
      <w:ins w:id="338" w:author="Minh Đức Lê" w:date="2018-05-08T12:41:00Z">
        <w:r>
          <w:rPr>
            <w:noProof/>
          </w:rPr>
          <w:t>Hình  2</w:t>
        </w:r>
        <w:r>
          <w:rPr>
            <w:noProof/>
          </w:rPr>
          <w:noBreakHyphen/>
          <w:t>2 Cách chèn nhãn cho hình</w:t>
        </w:r>
        <w:r>
          <w:rPr>
            <w:noProof/>
          </w:rPr>
          <w:tab/>
        </w:r>
        <w:r>
          <w:rPr>
            <w:noProof/>
          </w:rPr>
          <w:fldChar w:fldCharType="begin"/>
        </w:r>
        <w:r>
          <w:rPr>
            <w:noProof/>
          </w:rPr>
          <w:instrText xml:space="preserve"> PAGEREF _Toc513546663 \h </w:instrText>
        </w:r>
        <w:r>
          <w:rPr>
            <w:noProof/>
          </w:rPr>
        </w:r>
      </w:ins>
      <w:r>
        <w:rPr>
          <w:noProof/>
        </w:rPr>
        <w:fldChar w:fldCharType="separate"/>
      </w:r>
      <w:ins w:id="339" w:author="Minh Đức Lê" w:date="2018-05-08T12:41:00Z">
        <w:r>
          <w:rPr>
            <w:noProof/>
          </w:rPr>
          <w:t>5</w:t>
        </w:r>
        <w:r>
          <w:rPr>
            <w:noProof/>
          </w:rPr>
          <w:fldChar w:fldCharType="end"/>
        </w:r>
      </w:ins>
    </w:p>
    <w:p w:rsidR="00234A66" w:rsidRDefault="00234A66">
      <w:pPr>
        <w:pStyle w:val="TableofFigures"/>
        <w:tabs>
          <w:tab w:val="right" w:leader="dot" w:pos="8777"/>
        </w:tabs>
        <w:rPr>
          <w:ins w:id="340" w:author="Minh Đức Lê" w:date="2018-05-08T12:41:00Z"/>
          <w:rFonts w:asciiTheme="minorHAnsi" w:eastAsiaTheme="minorEastAsia" w:hAnsiTheme="minorHAnsi" w:cstheme="minorBidi"/>
          <w:noProof/>
          <w:color w:val="auto"/>
          <w:sz w:val="22"/>
          <w:szCs w:val="22"/>
        </w:rPr>
      </w:pPr>
      <w:ins w:id="341" w:author="Minh Đức Lê" w:date="2018-05-08T12:41:00Z">
        <w:r>
          <w:rPr>
            <w:noProof/>
          </w:rPr>
          <w:t>Hình  2</w:t>
        </w:r>
        <w:r>
          <w:rPr>
            <w:noProof/>
          </w:rPr>
          <w:noBreakHyphen/>
          <w:t>3 Cách tạo một nhãn mới</w:t>
        </w:r>
        <w:r>
          <w:rPr>
            <w:noProof/>
          </w:rPr>
          <w:tab/>
        </w:r>
        <w:r>
          <w:rPr>
            <w:noProof/>
          </w:rPr>
          <w:fldChar w:fldCharType="begin"/>
        </w:r>
        <w:r>
          <w:rPr>
            <w:noProof/>
          </w:rPr>
          <w:instrText xml:space="preserve"> PAGEREF _Toc513546664 \h </w:instrText>
        </w:r>
        <w:r>
          <w:rPr>
            <w:noProof/>
          </w:rPr>
        </w:r>
      </w:ins>
      <w:r>
        <w:rPr>
          <w:noProof/>
        </w:rPr>
        <w:fldChar w:fldCharType="separate"/>
      </w:r>
      <w:ins w:id="342" w:author="Minh Đức Lê" w:date="2018-05-08T12:41:00Z">
        <w:r>
          <w:rPr>
            <w:noProof/>
          </w:rPr>
          <w:t>6</w:t>
        </w:r>
        <w:r>
          <w:rPr>
            <w:noProof/>
          </w:rPr>
          <w:fldChar w:fldCharType="end"/>
        </w:r>
      </w:ins>
    </w:p>
    <w:p w:rsidR="00234A66" w:rsidRDefault="00234A66">
      <w:pPr>
        <w:pStyle w:val="TableofFigures"/>
        <w:tabs>
          <w:tab w:val="right" w:leader="dot" w:pos="8777"/>
        </w:tabs>
        <w:rPr>
          <w:ins w:id="343" w:author="Minh Đức Lê" w:date="2018-05-08T12:41:00Z"/>
          <w:rFonts w:asciiTheme="minorHAnsi" w:eastAsiaTheme="minorEastAsia" w:hAnsiTheme="minorHAnsi" w:cstheme="minorBidi"/>
          <w:noProof/>
          <w:color w:val="auto"/>
          <w:sz w:val="22"/>
          <w:szCs w:val="22"/>
        </w:rPr>
      </w:pPr>
      <w:ins w:id="344" w:author="Minh Đức Lê" w:date="2018-05-08T12:41:00Z">
        <w:r>
          <w:rPr>
            <w:noProof/>
          </w:rPr>
          <w:t>Hình  2</w:t>
        </w:r>
        <w:r>
          <w:rPr>
            <w:noProof/>
          </w:rPr>
          <w:noBreakHyphen/>
          <w:t>4 Cách tham chiếu đến một nhãn</w:t>
        </w:r>
        <w:r>
          <w:rPr>
            <w:noProof/>
          </w:rPr>
          <w:tab/>
        </w:r>
        <w:r>
          <w:rPr>
            <w:noProof/>
          </w:rPr>
          <w:fldChar w:fldCharType="begin"/>
        </w:r>
        <w:r>
          <w:rPr>
            <w:noProof/>
          </w:rPr>
          <w:instrText xml:space="preserve"> PAGEREF _Toc513546665 \h </w:instrText>
        </w:r>
        <w:r>
          <w:rPr>
            <w:noProof/>
          </w:rPr>
        </w:r>
      </w:ins>
      <w:r>
        <w:rPr>
          <w:noProof/>
        </w:rPr>
        <w:fldChar w:fldCharType="separate"/>
      </w:r>
      <w:ins w:id="345" w:author="Minh Đức Lê" w:date="2018-05-08T12:41:00Z">
        <w:r>
          <w:rPr>
            <w:noProof/>
          </w:rPr>
          <w:t>6</w:t>
        </w:r>
        <w:r>
          <w:rPr>
            <w:noProof/>
          </w:rPr>
          <w:fldChar w:fldCharType="end"/>
        </w:r>
      </w:ins>
    </w:p>
    <w:p w:rsidR="006F1226" w:rsidDel="005735CC" w:rsidRDefault="005735CC">
      <w:pPr>
        <w:pStyle w:val="TableofFigures"/>
        <w:tabs>
          <w:tab w:val="right" w:leader="dot" w:pos="8778"/>
        </w:tabs>
        <w:rPr>
          <w:del w:id="346" w:author="Minh Đức Lê" w:date="2018-05-08T12:14:00Z"/>
          <w:rFonts w:asciiTheme="minorHAnsi" w:eastAsiaTheme="minorEastAsia" w:hAnsiTheme="minorHAnsi" w:cstheme="minorBidi"/>
          <w:noProof/>
          <w:sz w:val="22"/>
          <w:szCs w:val="22"/>
        </w:rPr>
      </w:pPr>
      <w:del w:id="347" w:author="Minh Đức Lê" w:date="2018-05-08T12:14:00Z">
        <w:r w:rsidDel="005735CC">
          <w:rPr>
            <w:rStyle w:val="IndexLink"/>
            <w:noProof/>
            <w:webHidden/>
          </w:rPr>
          <w:delText>Hình  2</w:delText>
        </w:r>
        <w:r w:rsidDel="005735CC">
          <w:rPr>
            <w:rStyle w:val="IndexLink"/>
            <w:noProof/>
            <w:webHidden/>
          </w:rPr>
          <w:noBreakHyphen/>
          <w:delText>1 Thao tác cập nhật mục lục</w:delText>
        </w:r>
        <w:r w:rsidDel="005735CC">
          <w:rPr>
            <w:rStyle w:val="IndexLink"/>
            <w:noProof/>
            <w:webHidden/>
          </w:rPr>
          <w:tab/>
          <w:delText>6</w:delText>
        </w:r>
      </w:del>
    </w:p>
    <w:p w:rsidR="006F1226" w:rsidDel="005735CC" w:rsidRDefault="005735CC">
      <w:pPr>
        <w:pStyle w:val="TableofFigures"/>
        <w:tabs>
          <w:tab w:val="right" w:leader="dot" w:pos="8778"/>
        </w:tabs>
        <w:rPr>
          <w:del w:id="348" w:author="Minh Đức Lê" w:date="2018-05-08T12:14:00Z"/>
          <w:rFonts w:asciiTheme="minorHAnsi" w:eastAsiaTheme="minorEastAsia" w:hAnsiTheme="minorHAnsi" w:cstheme="minorBidi"/>
          <w:noProof/>
          <w:sz w:val="22"/>
          <w:szCs w:val="22"/>
        </w:rPr>
      </w:pPr>
      <w:del w:id="349" w:author="Minh Đức Lê" w:date="2018-05-08T12:14:00Z">
        <w:r w:rsidDel="005735CC">
          <w:rPr>
            <w:rStyle w:val="IndexLink"/>
            <w:noProof/>
            <w:webHidden/>
          </w:rPr>
          <w:delText>Hình  2</w:delText>
        </w:r>
        <w:r w:rsidDel="005735CC">
          <w:rPr>
            <w:rStyle w:val="IndexLink"/>
            <w:noProof/>
            <w:webHidden/>
          </w:rPr>
          <w:noBreakHyphen/>
          <w:delText>2 Cách chèn nhãn cho hình</w:delText>
        </w:r>
        <w:r w:rsidDel="005735CC">
          <w:rPr>
            <w:rStyle w:val="IndexLink"/>
            <w:noProof/>
            <w:webHidden/>
          </w:rPr>
          <w:tab/>
          <w:delText>7</w:delText>
        </w:r>
      </w:del>
    </w:p>
    <w:p w:rsidR="006F1226" w:rsidDel="005735CC" w:rsidRDefault="005735CC">
      <w:pPr>
        <w:pStyle w:val="TableofFigures"/>
        <w:tabs>
          <w:tab w:val="right" w:leader="dot" w:pos="8778"/>
        </w:tabs>
        <w:rPr>
          <w:del w:id="350" w:author="Minh Đức Lê" w:date="2018-05-08T12:14:00Z"/>
          <w:rFonts w:asciiTheme="minorHAnsi" w:eastAsiaTheme="minorEastAsia" w:hAnsiTheme="minorHAnsi" w:cstheme="minorBidi"/>
          <w:noProof/>
          <w:sz w:val="22"/>
          <w:szCs w:val="22"/>
        </w:rPr>
      </w:pPr>
      <w:del w:id="351" w:author="Minh Đức Lê" w:date="2018-05-08T12:14:00Z">
        <w:r w:rsidDel="005735CC">
          <w:rPr>
            <w:rStyle w:val="IndexLink"/>
            <w:noProof/>
            <w:webHidden/>
          </w:rPr>
          <w:delText>Hình  2</w:delText>
        </w:r>
        <w:r w:rsidDel="005735CC">
          <w:rPr>
            <w:rStyle w:val="IndexLink"/>
            <w:noProof/>
            <w:webHidden/>
          </w:rPr>
          <w:noBreakHyphen/>
          <w:delText>3 Cách tạo một nhãn mới</w:delText>
        </w:r>
        <w:r w:rsidDel="005735CC">
          <w:rPr>
            <w:rStyle w:val="IndexLink"/>
            <w:noProof/>
            <w:webHidden/>
          </w:rPr>
          <w:tab/>
          <w:delText>8</w:delText>
        </w:r>
      </w:del>
    </w:p>
    <w:p w:rsidR="006F1226" w:rsidDel="005735CC" w:rsidRDefault="005735CC">
      <w:pPr>
        <w:pStyle w:val="TableofFigures"/>
        <w:tabs>
          <w:tab w:val="right" w:leader="dot" w:pos="8778"/>
        </w:tabs>
        <w:rPr>
          <w:del w:id="352" w:author="Minh Đức Lê" w:date="2018-05-08T12:14:00Z"/>
          <w:rFonts w:asciiTheme="minorHAnsi" w:eastAsiaTheme="minorEastAsia" w:hAnsiTheme="minorHAnsi" w:cstheme="minorBidi"/>
          <w:noProof/>
          <w:sz w:val="22"/>
          <w:szCs w:val="22"/>
        </w:rPr>
      </w:pPr>
      <w:del w:id="353" w:author="Minh Đức Lê" w:date="2018-05-08T12:14:00Z">
        <w:r w:rsidDel="005735CC">
          <w:rPr>
            <w:rStyle w:val="IndexLink"/>
            <w:noProof/>
            <w:webHidden/>
          </w:rPr>
          <w:delText>Hình  2</w:delText>
        </w:r>
        <w:r w:rsidDel="005735CC">
          <w:rPr>
            <w:rStyle w:val="IndexLink"/>
            <w:noProof/>
            <w:webHidden/>
          </w:rPr>
          <w:noBreakHyphen/>
          <w:delText>4 Cách tham chiếu đến một nhãn</w:delText>
        </w:r>
        <w:r w:rsidDel="005735CC">
          <w:rPr>
            <w:rStyle w:val="IndexLink"/>
            <w:noProof/>
            <w:webHidden/>
          </w:rPr>
          <w:tab/>
          <w:delText>8</w:delText>
        </w:r>
      </w:del>
    </w:p>
    <w:p w:rsidR="006F1226" w:rsidRDefault="005735CC">
      <w:r>
        <w:fldChar w:fldCharType="end"/>
      </w:r>
    </w:p>
    <w:p w:rsidR="006F1226" w:rsidRDefault="005735CC">
      <w:pPr>
        <w:pStyle w:val="Heading1"/>
        <w:numPr>
          <w:ilvl w:val="0"/>
          <w:numId w:val="0"/>
        </w:numPr>
        <w:ind w:firstLine="567"/>
      </w:pPr>
      <w:bookmarkStart w:id="354" w:name="_Toc513546613"/>
      <w:r>
        <w:t>DANH MỤC CÁC BẢNG BIỂU</w:t>
      </w:r>
      <w:bookmarkEnd w:id="354"/>
    </w:p>
    <w:p w:rsidR="005735CC" w:rsidRDefault="005735CC">
      <w:pPr>
        <w:pStyle w:val="TableofFigures"/>
        <w:tabs>
          <w:tab w:val="right" w:leader="dot" w:pos="8777"/>
        </w:tabs>
        <w:rPr>
          <w:ins w:id="355" w:author="Minh Đức Lê" w:date="2018-05-08T12:14:00Z"/>
          <w:rFonts w:asciiTheme="minorHAnsi" w:eastAsiaTheme="minorEastAsia" w:hAnsiTheme="minorHAnsi" w:cstheme="minorBidi"/>
          <w:noProof/>
          <w:color w:val="auto"/>
          <w:sz w:val="22"/>
          <w:szCs w:val="22"/>
        </w:rPr>
      </w:pPr>
      <w:r>
        <w:fldChar w:fldCharType="begin"/>
      </w:r>
      <w:r>
        <w:instrText>TOC \c "Bảng"</w:instrText>
      </w:r>
      <w:r>
        <w:fldChar w:fldCharType="separate"/>
      </w:r>
      <w:ins w:id="356" w:author="Minh Đức Lê" w:date="2018-05-08T12:14:00Z">
        <w:r>
          <w:rPr>
            <w:noProof/>
          </w:rPr>
          <w:t>Bảng 2</w:t>
        </w:r>
        <w:r>
          <w:rPr>
            <w:noProof/>
          </w:rPr>
          <w:noBreakHyphen/>
          <w:t>1 Tên bảng</w:t>
        </w:r>
        <w:r>
          <w:rPr>
            <w:noProof/>
          </w:rPr>
          <w:tab/>
        </w:r>
        <w:r>
          <w:rPr>
            <w:noProof/>
          </w:rPr>
          <w:fldChar w:fldCharType="begin"/>
        </w:r>
        <w:r>
          <w:rPr>
            <w:noProof/>
          </w:rPr>
          <w:instrText xml:space="preserve"> PAGEREF _Toc513545001 \h </w:instrText>
        </w:r>
        <w:r>
          <w:rPr>
            <w:noProof/>
          </w:rPr>
        </w:r>
      </w:ins>
      <w:r>
        <w:rPr>
          <w:noProof/>
        </w:rPr>
        <w:fldChar w:fldCharType="separate"/>
      </w:r>
      <w:ins w:id="357" w:author="Minh Đức Lê" w:date="2018-05-08T12:14:00Z">
        <w:r>
          <w:rPr>
            <w:noProof/>
          </w:rPr>
          <w:t>10</w:t>
        </w:r>
        <w:r>
          <w:rPr>
            <w:noProof/>
          </w:rPr>
          <w:fldChar w:fldCharType="end"/>
        </w:r>
      </w:ins>
    </w:p>
    <w:p w:rsidR="006F1226" w:rsidDel="005735CC" w:rsidRDefault="005735CC">
      <w:pPr>
        <w:pStyle w:val="TableofFigures"/>
        <w:tabs>
          <w:tab w:val="right" w:leader="dot" w:pos="8778"/>
        </w:tabs>
        <w:rPr>
          <w:del w:id="358" w:author="Minh Đức Lê" w:date="2018-05-08T12:14:00Z"/>
          <w:rFonts w:asciiTheme="minorHAnsi" w:eastAsiaTheme="minorEastAsia" w:hAnsiTheme="minorHAnsi" w:cstheme="minorBidi"/>
          <w:noProof/>
          <w:sz w:val="22"/>
          <w:szCs w:val="22"/>
        </w:rPr>
      </w:pPr>
      <w:del w:id="359" w:author="Minh Đức Lê" w:date="2018-05-08T12:14:00Z">
        <w:r w:rsidDel="005735CC">
          <w:rPr>
            <w:rStyle w:val="IndexLink"/>
            <w:noProof/>
            <w:webHidden/>
          </w:rPr>
          <w:delText>Bảng 2</w:delText>
        </w:r>
        <w:r w:rsidDel="005735CC">
          <w:rPr>
            <w:rStyle w:val="IndexLink"/>
            <w:noProof/>
            <w:webHidden/>
          </w:rPr>
          <w:noBreakHyphen/>
          <w:delText>1 Tên bảng</w:delText>
        </w:r>
        <w:r w:rsidDel="005735CC">
          <w:rPr>
            <w:rStyle w:val="IndexLink"/>
            <w:noProof/>
            <w:webHidden/>
          </w:rPr>
          <w:tab/>
          <w:delText>9</w:delText>
        </w:r>
      </w:del>
    </w:p>
    <w:p w:rsidR="006F1226" w:rsidRDefault="005735CC">
      <w:pPr>
        <w:pStyle w:val="TOC1"/>
        <w:rPr>
          <w:sz w:val="28"/>
        </w:rPr>
      </w:pPr>
      <w:r>
        <w:fldChar w:fldCharType="end"/>
      </w:r>
    </w:p>
    <w:p w:rsidR="006F1226" w:rsidRDefault="00A62650" w:rsidP="00BD66E2">
      <w:pPr>
        <w:pStyle w:val="Heading1"/>
        <w:jc w:val="left"/>
        <w:pPrChange w:id="360" w:author="Minh Đức Lê" w:date="2018-05-08T12:23:00Z">
          <w:pPr>
            <w:pStyle w:val="Heading1"/>
            <w:numPr>
              <w:numId w:val="3"/>
            </w:numPr>
            <w:jc w:val="both"/>
          </w:pPr>
        </w:pPrChange>
      </w:pPr>
      <w:bookmarkStart w:id="361" w:name="_Ref262310605"/>
      <w:bookmarkStart w:id="362" w:name="_Ref262310598"/>
      <w:bookmarkStart w:id="363" w:name="_Toc513546614"/>
      <w:ins w:id="364" w:author="Minh Đức Lê" w:date="2018-05-08T12:34:00Z">
        <w:r>
          <w:rPr>
            <w:lang w:val="vi-VN"/>
          </w:rPr>
          <w:t>:</w:t>
        </w:r>
      </w:ins>
      <w:del w:id="365" w:author="Minh Đức Lê" w:date="2018-05-08T12:34:00Z">
        <w:r w:rsidR="005735CC" w:rsidDel="00A03561">
          <w:delText>:</w:delText>
        </w:r>
      </w:del>
      <w:r w:rsidR="005735CC">
        <w:t xml:space="preserve"> </w:t>
      </w:r>
      <w:bookmarkEnd w:id="361"/>
      <w:bookmarkEnd w:id="362"/>
      <w:r w:rsidR="005735CC">
        <w:t>GIỚI THIỆU</w:t>
      </w:r>
      <w:bookmarkEnd w:id="363"/>
      <w:r w:rsidR="005735CC">
        <w:t xml:space="preserve"> </w:t>
      </w:r>
    </w:p>
    <w:p w:rsidR="006F1226" w:rsidRDefault="005735CC" w:rsidP="002410C7">
      <w:pPr>
        <w:pStyle w:val="Heading2"/>
        <w:pPrChange w:id="366" w:author="Minh Đức Lê" w:date="2018-05-08T12:35:00Z">
          <w:pPr>
            <w:pStyle w:val="Heading2"/>
            <w:numPr>
              <w:numId w:val="3"/>
            </w:numPr>
          </w:pPr>
        </w:pPrChange>
      </w:pPr>
      <w:bookmarkStart w:id="367" w:name="_Toc513546615"/>
      <w:r>
        <w:t>Tổng quan</w:t>
      </w:r>
      <w:bookmarkEnd w:id="367"/>
      <w:r>
        <w:t xml:space="preserve"> </w:t>
      </w:r>
    </w:p>
    <w:p w:rsidR="006F1226" w:rsidRDefault="005735CC">
      <w:pPr>
        <w:rPr>
          <w:lang w:val="vi-VN"/>
        </w:rPr>
      </w:pPr>
      <w:r>
        <w:rPr>
          <w:lang w:val="vi-VN"/>
        </w:rPr>
        <w:t>Thị trường nhu cầu thực tế</w:t>
      </w:r>
      <w:ins w:id="368" w:author="Minh Đức Lê" w:date="2018-04-08T10:33:00Z">
        <w:r>
          <w:rPr>
            <w:lang w:val="vi-VN"/>
          </w:rPr>
          <w:t xml:space="preserve"> về nhu cầu tìm kiếm thông tin</w:t>
        </w:r>
      </w:ins>
      <w:ins w:id="369" w:author="Minh Đức Lê" w:date="2018-04-08T10:31:00Z">
        <w:r>
          <w:rPr>
            <w:lang w:val="vi-VN"/>
          </w:rPr>
          <w:t xml:space="preserve"> hiện nay</w:t>
        </w:r>
      </w:ins>
      <w:ins w:id="370" w:author="Minh Đức Lê" w:date="2018-04-08T10:33:00Z">
        <w:r>
          <w:rPr>
            <w:lang w:val="vi-VN"/>
          </w:rPr>
          <w:t xml:space="preserve"> là khá cao, nhất là khoản sách báo, tạp chí giấy</w:t>
        </w:r>
      </w:ins>
      <w:ins w:id="371" w:author="Minh Đức Lê" w:date="2018-04-08T10:31:00Z">
        <w:r>
          <w:rPr>
            <w:lang w:val="vi-VN"/>
          </w:rPr>
          <w:t xml:space="preserve"> </w:t>
        </w:r>
      </w:ins>
      <w:ins w:id="372" w:author="Minh Đức Lê" w:date="2018-04-08T10:36:00Z">
        <w:r>
          <w:rPr>
            <w:lang w:val="vi-VN"/>
          </w:rPr>
          <w:t>vẫn còn rất ổn định, nhu cầu về khoản mua sắm trực tuyến.</w:t>
        </w:r>
      </w:ins>
      <w:ins w:id="373" w:author="Minh Đức Lê" w:date="2018-04-08T10:39:00Z">
        <w:r>
          <w:rPr>
            <w:lang w:val="vi-VN"/>
          </w:rPr>
          <w:t xml:space="preserve"> Cùng với đó là việc tìm hiểu về Spring MVC là lý cho chúng tôi phát triển sản phẩm này.</w:t>
        </w:r>
      </w:ins>
    </w:p>
    <w:p w:rsidR="006F1226" w:rsidRDefault="005735CC">
      <w:del w:id="374" w:author="Minh Đức Lê" w:date="2018-04-06T19:51:00Z">
        <w:r>
          <w:delText>Giới thiệu tổng quan về đề tài</w:delText>
        </w:r>
      </w:del>
      <w:ins w:id="375" w:author="Minh Đức Lê" w:date="2018-04-06T19:51:00Z">
        <w:r>
          <w:t xml:space="preserve">Trang web về đặt báo online, giúp cho người dùng có thể đặt báo một cách thuận tiện, nhanh chóng, </w:t>
        </w:r>
      </w:ins>
      <w:ins w:id="376" w:author="Minh Đức Lê" w:date="2018-04-06T19:54:00Z">
        <w:r>
          <w:t>mang</w:t>
        </w:r>
      </w:ins>
      <w:ins w:id="377" w:author="Minh Đức Lê" w:date="2018-04-06T19:51:00Z">
        <w:r>
          <w:t xml:space="preserve"> những giá trị tốt nhất </w:t>
        </w:r>
      </w:ins>
      <w:ins w:id="378" w:author="Minh Đức Lê" w:date="2018-04-06T19:55:00Z">
        <w:r>
          <w:t>cho khách hàng</w:t>
        </w:r>
      </w:ins>
      <w:ins w:id="379" w:author="Minh Đức Lê" w:date="2018-04-06T19:51:00Z">
        <w:r>
          <w:t xml:space="preserve">. Trang web </w:t>
        </w:r>
        <w:r>
          <w:lastRenderedPageBreak/>
          <w:t>cung cấp số lượng báo khổng lồ trong và ngoài nước</w:t>
        </w:r>
      </w:ins>
      <w:ins w:id="380" w:author="Minh Đức Lê" w:date="2018-04-06T19:54:00Z">
        <w:r>
          <w:t>, cùng với thao tác đặt báo tiện lợi, tiết kiệm thời gian thay vì phải đến các sạp báo</w:t>
        </w:r>
      </w:ins>
      <w:ins w:id="381" w:author="Minh Đức Lê" w:date="2018-04-06T19:55:00Z">
        <w:r>
          <w:t xml:space="preserve"> hay những trang web</w:t>
        </w:r>
      </w:ins>
      <w:ins w:id="382" w:author="Minh Đức Lê" w:date="2018-04-06T19:54:00Z">
        <w:r>
          <w:t xml:space="preserve"> tương ứng</w:t>
        </w:r>
      </w:ins>
      <w:ins w:id="383" w:author="Minh Đức Lê" w:date="2018-04-06T19:56:00Z">
        <w:r>
          <w:t>. Cùng với hệ thống quản lý online thuận lợi cho hệ thống quản trị viên, giúp nâng cao năng suất làm việc và quản lý, đẩy nhanh phát triển cho doanh nghiệp sử dụng.</w:t>
        </w:r>
      </w:ins>
    </w:p>
    <w:p w:rsidR="006F1226" w:rsidRDefault="005735CC" w:rsidP="002410C7">
      <w:pPr>
        <w:pStyle w:val="Heading2"/>
        <w:pPrChange w:id="384" w:author="Minh Đức Lê" w:date="2018-05-08T12:35:00Z">
          <w:pPr>
            <w:pStyle w:val="Heading2"/>
            <w:numPr>
              <w:numId w:val="3"/>
            </w:numPr>
          </w:pPr>
        </w:pPrChange>
      </w:pPr>
      <w:bookmarkStart w:id="385" w:name="_Toc513546616"/>
      <w:r>
        <w:t>Mục tiêu đề tài</w:t>
      </w:r>
      <w:bookmarkEnd w:id="385"/>
    </w:p>
    <w:p w:rsidR="006F1226" w:rsidRDefault="005735CC">
      <w:pPr>
        <w:rPr>
          <w:szCs w:val="28"/>
        </w:rPr>
      </w:pPr>
      <w:ins w:id="386" w:author="Minh Đức Lê" w:date="2018-04-06T19:57:00Z">
        <w:r>
          <w:rPr>
            <w:szCs w:val="28"/>
          </w:rPr>
          <w:t xml:space="preserve">Thực diện các chúc năng chính quan trọng của hệ thống dựa trên mô hình </w:t>
        </w:r>
      </w:ins>
      <w:ins w:id="387" w:author="Minh Đức Lê" w:date="2018-04-06T19:58:00Z">
        <w:r>
          <w:rPr>
            <w:szCs w:val="28"/>
          </w:rPr>
          <w:t xml:space="preserve">Spring </w:t>
        </w:r>
      </w:ins>
      <w:ins w:id="388" w:author="Minh Đức Lê" w:date="2018-04-06T19:57:00Z">
        <w:r>
          <w:rPr>
            <w:szCs w:val="28"/>
          </w:rPr>
          <w:t>MVC</w:t>
        </w:r>
      </w:ins>
      <w:ins w:id="389" w:author="Minh Đức Lê" w:date="2018-04-06T20:00:00Z">
        <w:r>
          <w:rPr>
            <w:szCs w:val="28"/>
          </w:rPr>
          <w:t xml:space="preserve"> và JDBC</w:t>
        </w:r>
      </w:ins>
      <w:ins w:id="390" w:author="Minh Đức Lê" w:date="2018-04-06T19:58:00Z">
        <w:r>
          <w:rPr>
            <w:szCs w:val="28"/>
          </w:rPr>
          <w:t xml:space="preserve"> như: </w:t>
        </w:r>
      </w:ins>
      <w:ins w:id="391" w:author="Minh Đức Lê" w:date="2018-04-06T20:01:00Z">
        <w:r>
          <w:rPr>
            <w:szCs w:val="28"/>
          </w:rPr>
          <w:t>C</w:t>
        </w:r>
      </w:ins>
      <w:ins w:id="392" w:author="Minh Đức Lê" w:date="2018-04-06T19:58:00Z">
        <w:r>
          <w:rPr>
            <w:szCs w:val="28"/>
          </w:rPr>
          <w:t>hức năng thêm giỏ báo, thanh toán, đăng ký, đăng nhập, hiện danh sách báo, thêm báo, xác nhận đơn hàng</w:t>
        </w:r>
      </w:ins>
      <w:ins w:id="393" w:author="Minh Đức Lê" w:date="2018-04-06T19:59:00Z">
        <w:r>
          <w:rPr>
            <w:szCs w:val="28"/>
          </w:rPr>
          <w:t>.</w:t>
        </w:r>
      </w:ins>
    </w:p>
    <w:p w:rsidR="006F1226" w:rsidRDefault="005735CC">
      <w:pPr>
        <w:rPr>
          <w:ins w:id="394" w:author="Minh Đức Lê" w:date="2018-04-06T19:57:00Z"/>
          <w:szCs w:val="28"/>
        </w:rPr>
      </w:pPr>
      <w:ins w:id="395" w:author="Minh Đức Lê" w:date="2018-04-06T19:59:00Z">
        <w:r>
          <w:rPr>
            <w:szCs w:val="28"/>
          </w:rPr>
          <w:t>Đ</w:t>
        </w:r>
      </w:ins>
      <w:ins w:id="396" w:author="Minh Đức Lê" w:date="2018-04-06T20:01:00Z">
        <w:r>
          <w:rPr>
            <w:szCs w:val="28"/>
          </w:rPr>
          <w:t>ạ</w:t>
        </w:r>
      </w:ins>
      <w:ins w:id="397" w:author="Minh Đức Lê" w:date="2018-04-06T19:59:00Z">
        <w:r>
          <w:rPr>
            <w:szCs w:val="28"/>
          </w:rPr>
          <w:t xml:space="preserve">t được </w:t>
        </w:r>
      </w:ins>
      <w:ins w:id="398" w:author="Minh Đức Lê" w:date="2018-04-06T20:00:00Z">
        <w:r>
          <w:rPr>
            <w:szCs w:val="28"/>
          </w:rPr>
          <w:t>90</w:t>
        </w:r>
      </w:ins>
      <w:ins w:id="399" w:author="Minh Đức Lê" w:date="2018-04-06T19:59:00Z">
        <w:r>
          <w:rPr>
            <w:szCs w:val="28"/>
          </w:rPr>
          <w:t>% sự hoàn thiện đối với mỗi chức năng.</w:t>
        </w:r>
      </w:ins>
    </w:p>
    <w:p w:rsidR="006F1226" w:rsidRDefault="005735CC">
      <w:pPr>
        <w:rPr>
          <w:szCs w:val="28"/>
        </w:rPr>
      </w:pPr>
      <w:del w:id="400" w:author="Minh Đức Lê" w:date="2018-04-06T20:01:00Z">
        <w:r>
          <w:rPr>
            <w:szCs w:val="28"/>
          </w:rPr>
          <w:delText>Mục tiêu là thực hiện điều gì hoặc hoạt động nào đó cụ thể, rõ ràng mà sinh viên sẽ hoàn thành theo kế hoạch đã đặt ra trong nghiên cứu.</w:delText>
        </w:r>
      </w:del>
    </w:p>
    <w:p w:rsidR="006F1226" w:rsidRDefault="005735CC">
      <w:pPr>
        <w:rPr>
          <w:szCs w:val="28"/>
        </w:rPr>
      </w:pPr>
      <w:del w:id="401" w:author="Minh Đức Lê" w:date="2018-04-06T20:01:00Z">
        <w:r>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del>
    </w:p>
    <w:p w:rsidR="006F1226" w:rsidRDefault="005735CC">
      <w:del w:id="402" w:author="Minh Đức Lê" w:date="2018-04-06T20:01:00Z">
        <w:r>
          <w:rPr>
            <w:szCs w:val="28"/>
          </w:rPr>
          <w:delText>Mục tiêu trả lời câu hỏi “làm cái gì?”.</w:delText>
        </w:r>
      </w:del>
      <w:r>
        <w:fldChar w:fldCharType="begin"/>
      </w:r>
      <w: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fldChar w:fldCharType="end"/>
      </w:r>
      <w:bookmarkStart w:id="403" w:name="__Fieldmark__743_1277242366"/>
      <w:bookmarkEnd w:id="403"/>
    </w:p>
    <w:p w:rsidR="006F1226" w:rsidDel="002410C7" w:rsidRDefault="005735CC">
      <w:pPr>
        <w:rPr>
          <w:del w:id="404" w:author="Minh Đức Lê" w:date="2018-05-08T12:34:00Z"/>
        </w:rPr>
      </w:pPr>
      <w:del w:id="405" w:author="Minh Đức Lê" w:date="2018-05-08T12:34:00Z">
        <w:r w:rsidDel="002410C7">
          <w:delText>Phạm vi đề tài</w:delText>
        </w:r>
        <w:bookmarkStart w:id="406" w:name="_Toc513546617"/>
        <w:bookmarkEnd w:id="406"/>
      </w:del>
    </w:p>
    <w:p w:rsidR="006F1226" w:rsidDel="002410C7" w:rsidRDefault="005735CC">
      <w:pPr>
        <w:rPr>
          <w:del w:id="407" w:author="Minh Đức Lê" w:date="2018-05-08T12:34:00Z"/>
        </w:rPr>
      </w:pPr>
      <w:del w:id="408" w:author="Minh Đức Lê" w:date="2018-05-08T12:34:00Z">
        <w:r w:rsidDel="002410C7">
          <w:delText xml:space="preserve">Sinh viên trình bày nội dung chính, phạm vi cần nghiên cứu để đạt được mục tiêu đã đặt ra. </w:delText>
        </w:r>
        <w:bookmarkStart w:id="409" w:name="_Toc513546618"/>
        <w:bookmarkEnd w:id="409"/>
      </w:del>
    </w:p>
    <w:p w:rsidR="006F1226" w:rsidRDefault="005735CC" w:rsidP="002410C7">
      <w:pPr>
        <w:pStyle w:val="Heading2"/>
        <w:pPrChange w:id="410" w:author="Minh Đức Lê" w:date="2018-05-08T12:35:00Z">
          <w:pPr>
            <w:pStyle w:val="Heading2"/>
            <w:numPr>
              <w:numId w:val="3"/>
            </w:numPr>
          </w:pPr>
        </w:pPrChange>
      </w:pPr>
      <w:bookmarkStart w:id="411" w:name="_Toc513546619"/>
      <w:r>
        <w:t>Mô tả yêu cầu chức năng</w:t>
      </w:r>
      <w:bookmarkEnd w:id="411"/>
    </w:p>
    <w:p w:rsidR="006F1226" w:rsidRDefault="005735CC" w:rsidP="002410C7">
      <w:pPr>
        <w:pStyle w:val="Heading3"/>
        <w:pPrChange w:id="412" w:author="Minh Đức Lê" w:date="2018-05-08T12:35:00Z">
          <w:pPr/>
        </w:pPrChange>
      </w:pPr>
      <w:bookmarkStart w:id="413" w:name="_Toc513546620"/>
      <w:r>
        <w:t>Yêu cầu</w:t>
      </w:r>
      <w:ins w:id="414" w:author="Minh Đức Lê" w:date="2018-04-06T20:02:00Z">
        <w:r>
          <w:t xml:space="preserve"> chức năng:</w:t>
        </w:r>
      </w:ins>
      <w:bookmarkEnd w:id="413"/>
    </w:p>
    <w:p w:rsidR="006F1226" w:rsidRDefault="005735CC" w:rsidP="006F1226">
      <w:pPr>
        <w:pStyle w:val="ListParagraph"/>
        <w:numPr>
          <w:ilvl w:val="0"/>
          <w:numId w:val="18"/>
        </w:numPr>
        <w:pPrChange w:id="415" w:author="Minh Đức Lê" w:date="2018-04-06T20:03:00Z">
          <w:pPr/>
        </w:pPrChange>
      </w:pPr>
      <w:r>
        <w:rPr>
          <w:szCs w:val="28"/>
        </w:rPr>
        <w:t>Đ</w:t>
      </w:r>
      <w:ins w:id="416" w:author="Minh Đức Lê" w:date="2018-04-06T20:02:00Z">
        <w:r>
          <w:rPr>
            <w:szCs w:val="28"/>
          </w:rPr>
          <w:t xml:space="preserve">ăng nhập </w:t>
        </w:r>
      </w:ins>
    </w:p>
    <w:p w:rsidR="006F1226" w:rsidRDefault="005735CC" w:rsidP="006F1226">
      <w:pPr>
        <w:pStyle w:val="ListParagraph"/>
        <w:numPr>
          <w:ilvl w:val="0"/>
          <w:numId w:val="18"/>
        </w:numPr>
        <w:pPrChange w:id="417" w:author="Minh Đức Lê" w:date="2018-04-06T20:03:00Z">
          <w:pPr/>
        </w:pPrChange>
      </w:pPr>
      <w:r>
        <w:rPr>
          <w:szCs w:val="28"/>
        </w:rPr>
        <w:t>Tạo tài khoản</w:t>
      </w:r>
    </w:p>
    <w:p w:rsidR="006F1226" w:rsidRDefault="005735CC" w:rsidP="006F1226">
      <w:pPr>
        <w:pStyle w:val="ListParagraph"/>
        <w:numPr>
          <w:ilvl w:val="0"/>
          <w:numId w:val="18"/>
        </w:numPr>
        <w:pPrChange w:id="418" w:author="Minh Đức Lê" w:date="2018-04-06T20:03:00Z">
          <w:pPr/>
        </w:pPrChange>
      </w:pPr>
      <w:r>
        <w:rPr>
          <w:szCs w:val="28"/>
        </w:rPr>
        <w:t>Tìm kiếm</w:t>
      </w:r>
    </w:p>
    <w:p w:rsidR="006F1226" w:rsidRDefault="005735CC" w:rsidP="006F1226">
      <w:pPr>
        <w:pStyle w:val="ListParagraph"/>
        <w:numPr>
          <w:ilvl w:val="0"/>
          <w:numId w:val="18"/>
        </w:numPr>
        <w:pPrChange w:id="419" w:author="Minh Đức Lê" w:date="2018-04-06T20:04:00Z">
          <w:pPr/>
        </w:pPrChange>
      </w:pPr>
      <w:r>
        <w:rPr>
          <w:szCs w:val="28"/>
        </w:rPr>
        <w:t>Xem danh mục</w:t>
      </w:r>
    </w:p>
    <w:p w:rsidR="006F1226" w:rsidRDefault="005735CC" w:rsidP="006F1226">
      <w:pPr>
        <w:pStyle w:val="ListParagraph"/>
        <w:numPr>
          <w:ilvl w:val="0"/>
          <w:numId w:val="18"/>
        </w:numPr>
        <w:pPrChange w:id="420" w:author="Minh Đức Lê" w:date="2018-04-06T20:04:00Z">
          <w:pPr/>
        </w:pPrChange>
      </w:pPr>
      <w:ins w:id="421" w:author="Minh Đức Lê" w:date="2018-04-06T20:04:00Z">
        <w:r>
          <w:rPr>
            <w:szCs w:val="28"/>
          </w:rPr>
          <w:t>Xem chi tiết</w:t>
        </w:r>
      </w:ins>
    </w:p>
    <w:p w:rsidR="006F1226" w:rsidRDefault="005735CC" w:rsidP="006F1226">
      <w:pPr>
        <w:pStyle w:val="ListParagraph"/>
        <w:numPr>
          <w:ilvl w:val="0"/>
          <w:numId w:val="18"/>
        </w:numPr>
        <w:pPrChange w:id="422" w:author="Minh Đức Lê" w:date="2018-04-06T20:04:00Z">
          <w:pPr/>
        </w:pPrChange>
      </w:pPr>
      <w:ins w:id="423" w:author="Minh Đức Lê" w:date="2018-04-06T20:04:00Z">
        <w:r>
          <w:rPr>
            <w:szCs w:val="28"/>
          </w:rPr>
          <w:t>Thống kê doanh thu</w:t>
        </w:r>
      </w:ins>
    </w:p>
    <w:p w:rsidR="006F1226" w:rsidRDefault="005735CC" w:rsidP="006F1226">
      <w:pPr>
        <w:pStyle w:val="ListParagraph"/>
        <w:numPr>
          <w:ilvl w:val="0"/>
          <w:numId w:val="18"/>
        </w:numPr>
        <w:pPrChange w:id="424" w:author="Minh Đức Lê" w:date="2018-04-06T20:04:00Z">
          <w:pPr/>
        </w:pPrChange>
      </w:pPr>
      <w:ins w:id="425" w:author="Minh Đức Lê" w:date="2018-04-06T20:04:00Z">
        <w:r>
          <w:rPr>
            <w:szCs w:val="28"/>
          </w:rPr>
          <w:t>Thanh toán</w:t>
        </w:r>
      </w:ins>
    </w:p>
    <w:p w:rsidR="006F1226" w:rsidRDefault="005735CC" w:rsidP="006F1226">
      <w:pPr>
        <w:pStyle w:val="ListParagraph"/>
        <w:numPr>
          <w:ilvl w:val="0"/>
          <w:numId w:val="18"/>
        </w:numPr>
        <w:pPrChange w:id="426" w:author="Minh Đức Lê" w:date="2018-04-06T20:04:00Z">
          <w:pPr/>
        </w:pPrChange>
      </w:pPr>
      <w:r>
        <w:rPr>
          <w:szCs w:val="28"/>
        </w:rPr>
        <w:t>Thêm giỏ báo</w:t>
      </w:r>
    </w:p>
    <w:p w:rsidR="006F1226" w:rsidRDefault="005735CC" w:rsidP="006F1226">
      <w:pPr>
        <w:pStyle w:val="ListParagraph"/>
        <w:numPr>
          <w:ilvl w:val="0"/>
          <w:numId w:val="18"/>
        </w:numPr>
        <w:pPrChange w:id="427" w:author="Minh Đức Lê" w:date="2018-04-06T20:04:00Z">
          <w:pPr/>
        </w:pPrChange>
      </w:pPr>
      <w:r>
        <w:rPr>
          <w:szCs w:val="28"/>
        </w:rPr>
        <w:t>Xóa giở báo</w:t>
      </w:r>
    </w:p>
    <w:p w:rsidR="006F1226" w:rsidRDefault="005735CC" w:rsidP="006F1226">
      <w:pPr>
        <w:pStyle w:val="ListParagraph"/>
        <w:numPr>
          <w:ilvl w:val="0"/>
          <w:numId w:val="18"/>
        </w:numPr>
        <w:pPrChange w:id="428" w:author="Minh Đức Lê" w:date="2018-04-06T20:04:00Z">
          <w:pPr/>
        </w:pPrChange>
      </w:pPr>
      <w:r>
        <w:rPr>
          <w:szCs w:val="28"/>
        </w:rPr>
        <w:t>Quản lý giỏ báo</w:t>
      </w:r>
    </w:p>
    <w:p w:rsidR="006F1226" w:rsidRDefault="005735CC" w:rsidP="006F1226">
      <w:pPr>
        <w:pStyle w:val="ListParagraph"/>
        <w:numPr>
          <w:ilvl w:val="0"/>
          <w:numId w:val="18"/>
        </w:numPr>
        <w:pPrChange w:id="429" w:author="Minh Đức Lê" w:date="2018-04-06T20:04:00Z">
          <w:pPr/>
        </w:pPrChange>
      </w:pPr>
      <w:r>
        <w:rPr>
          <w:szCs w:val="28"/>
        </w:rPr>
        <w:t>Quản lý khách hàng</w:t>
      </w:r>
    </w:p>
    <w:p w:rsidR="006F1226" w:rsidRDefault="005735CC" w:rsidP="006F1226">
      <w:pPr>
        <w:pStyle w:val="ListParagraph"/>
        <w:numPr>
          <w:ilvl w:val="0"/>
          <w:numId w:val="18"/>
        </w:numPr>
        <w:pPrChange w:id="430" w:author="Minh Đức Lê" w:date="2018-04-06T20:04:00Z">
          <w:pPr/>
        </w:pPrChange>
      </w:pPr>
      <w:r>
        <w:rPr>
          <w:szCs w:val="28"/>
        </w:rPr>
        <w:t>Quản lý đơn hàng</w:t>
      </w:r>
    </w:p>
    <w:p w:rsidR="006F1226" w:rsidRDefault="006F1226">
      <w:pPr>
        <w:pStyle w:val="ListParagraph"/>
        <w:numPr>
          <w:ilvl w:val="0"/>
          <w:numId w:val="18"/>
        </w:numPr>
      </w:pPr>
    </w:p>
    <w:p w:rsidR="006F1226" w:rsidRDefault="005735CC" w:rsidP="002410C7">
      <w:pPr>
        <w:pStyle w:val="Heading3"/>
        <w:pPrChange w:id="431" w:author="Minh Đức Lê" w:date="2018-05-08T12:35:00Z">
          <w:pPr/>
        </w:pPrChange>
      </w:pPr>
      <w:bookmarkStart w:id="432" w:name="_Toc513546621"/>
      <w:r>
        <w:rPr>
          <w:szCs w:val="28"/>
        </w:rPr>
        <w:t>Yêu cầu phi chức năng</w:t>
      </w:r>
      <w:bookmarkEnd w:id="432"/>
    </w:p>
    <w:p w:rsidR="006F1226" w:rsidRDefault="005735CC" w:rsidP="006F1226">
      <w:pPr>
        <w:pStyle w:val="ListParagraph"/>
        <w:numPr>
          <w:ilvl w:val="0"/>
          <w:numId w:val="18"/>
        </w:numPr>
        <w:pPrChange w:id="433" w:author="Minh Đức Lê" w:date="2018-04-06T20:06:00Z">
          <w:pPr/>
        </w:pPrChange>
      </w:pPr>
      <w:r>
        <w:t>Trang web đẹp mắt, thâm thiện người dùng</w:t>
      </w:r>
    </w:p>
    <w:p w:rsidR="006F1226" w:rsidRDefault="005735CC" w:rsidP="006F1226">
      <w:pPr>
        <w:pStyle w:val="ListParagraph"/>
        <w:numPr>
          <w:ilvl w:val="0"/>
          <w:numId w:val="18"/>
        </w:numPr>
        <w:pPrChange w:id="434" w:author="Minh Đức Lê" w:date="2018-04-06T20:06:00Z">
          <w:pPr/>
        </w:pPrChange>
      </w:pPr>
      <w:r>
        <w:t>Dễ dàng thao tác</w:t>
      </w:r>
      <w:ins w:id="435" w:author="Minh Đức Lê" w:date="2018-04-06T20:07:00Z">
        <w:r>
          <w:t xml:space="preserve"> 1 chức năng ( tầm </w:t>
        </w:r>
      </w:ins>
      <w:ins w:id="436" w:author="Minh Đức Lê" w:date="2018-04-06T20:08:00Z">
        <w:r>
          <w:t>15</w:t>
        </w:r>
      </w:ins>
      <w:ins w:id="437" w:author="Minh Đức Lê" w:date="2018-04-06T20:07:00Z">
        <w:r>
          <w:t xml:space="preserve"> giây 1 thao tác)</w:t>
        </w:r>
      </w:ins>
    </w:p>
    <w:p w:rsidR="006F1226" w:rsidRDefault="005735CC" w:rsidP="006F1226">
      <w:pPr>
        <w:pStyle w:val="ListParagraph"/>
        <w:numPr>
          <w:ilvl w:val="0"/>
          <w:numId w:val="18"/>
        </w:numPr>
        <w:pPrChange w:id="438" w:author="Minh Đức Lê" w:date="2018-04-06T20:06:00Z">
          <w:pPr/>
        </w:pPrChange>
      </w:pPr>
      <w:r>
        <w:lastRenderedPageBreak/>
        <w:t>Trang quản lý rõ ràng, dễ dàng tìm kiếm và xử lý dữ liệu trong vòng 10 giây</w:t>
      </w:r>
    </w:p>
    <w:p w:rsidR="006F1226" w:rsidRDefault="006F1226">
      <w:pPr>
        <w:ind w:firstLine="0"/>
      </w:pPr>
    </w:p>
    <w:p w:rsidR="006F1226" w:rsidRDefault="006F1226">
      <w:pPr>
        <w:pStyle w:val="ListParagraph"/>
        <w:numPr>
          <w:ilvl w:val="0"/>
          <w:numId w:val="18"/>
        </w:numPr>
      </w:pPr>
      <w:bookmarkStart w:id="439" w:name="_Toc1694242371"/>
      <w:bookmarkEnd w:id="439"/>
    </w:p>
    <w:p w:rsidR="006F1226" w:rsidRDefault="005735CC">
      <w:pPr>
        <w:pStyle w:val="ListParagraph"/>
        <w:numPr>
          <w:ilvl w:val="0"/>
          <w:numId w:val="18"/>
        </w:numPr>
      </w:pPr>
      <w:del w:id="440" w:author="Minh Đức Lê" w:date="2018-04-06T20:01:00Z">
        <w:r>
          <w:delText xml:space="preserve">Phần này ghi nhận và mô tả lại hệ thống sau khi thu thập thông tin, thu nhận yêu cầu. </w:delText>
        </w:r>
      </w:del>
    </w:p>
    <w:p w:rsidR="006F1226" w:rsidRDefault="005735CC">
      <w:pPr>
        <w:pStyle w:val="ListParagraph"/>
        <w:numPr>
          <w:ilvl w:val="0"/>
          <w:numId w:val="18"/>
        </w:numPr>
      </w:pPr>
      <w:r>
        <w:t>: CƠ SỞ LÝ THUYẾT</w:t>
      </w:r>
    </w:p>
    <w:p w:rsidR="006F1226" w:rsidRDefault="005735CC">
      <w:r>
        <w:rPr>
          <w:b/>
          <w:color w:val="FF0000"/>
          <w:highlight w:val="yellow"/>
        </w:rPr>
        <w:t>Lưu ý</w:t>
      </w:r>
      <w:r>
        <w:rPr>
          <w:b/>
          <w:color w:val="FF0000"/>
        </w:rPr>
        <w:t>:</w:t>
      </w:r>
      <w:r>
        <w:t xml:space="preserve"> Chương này trình bày các lý thuyết mà sinh viên đã tìm hiểu, nghiên cứu và ứng dụng trong đề tài. </w:t>
      </w:r>
    </w:p>
    <w:p w:rsidR="006F1226" w:rsidRDefault="005735CC">
      <w:r>
        <w:t>File mẫu này trình bày các cách định dạng trong tài liệu báo cáo, hướng dẫn cách cập nhật nội dung trong bài báo cáo theo cách soạn thảo văn bản WORD.</w:t>
      </w:r>
    </w:p>
    <w:p w:rsidR="006F1226" w:rsidDel="002410C7" w:rsidRDefault="005735CC">
      <w:pPr>
        <w:pStyle w:val="Heading2"/>
        <w:numPr>
          <w:ilvl w:val="1"/>
          <w:numId w:val="3"/>
        </w:numPr>
        <w:rPr>
          <w:del w:id="441" w:author="Minh Đức Lê" w:date="2018-05-08T12:36:00Z"/>
        </w:rPr>
      </w:pPr>
      <w:del w:id="442" w:author="Minh Đức Lê" w:date="2018-05-08T12:36:00Z">
        <w:r w:rsidDel="002410C7">
          <w:delText>Hướng dẫn sử dụng mẫu đồ án tốt nghiệp (</w:delText>
        </w:r>
        <w:bookmarkStart w:id="443" w:name="_Toc169424240"/>
        <w:r w:rsidDel="002410C7">
          <w:delText>Tiêu đề mục</w:delText>
        </w:r>
        <w:bookmarkEnd w:id="443"/>
        <w:r w:rsidDel="002410C7">
          <w:delText xml:space="preserve"> – Style Heading 2)</w:delText>
        </w:r>
      </w:del>
    </w:p>
    <w:p w:rsidR="006F1226" w:rsidDel="002410C7" w:rsidRDefault="005735CC">
      <w:pPr>
        <w:rPr>
          <w:del w:id="444" w:author="Minh Đức Lê" w:date="2018-05-08T12:36:00Z"/>
        </w:rPr>
      </w:pPr>
      <w:del w:id="445" w:author="Minh Đức Lê" w:date="2018-05-08T12:36:00Z">
        <w:r w:rsidDel="002410C7">
          <w:delText xml:space="preserve">Font Unicode trong mẫu này là bắt buộc, không thay đổi font </w:delText>
        </w:r>
        <w:r w:rsidDel="002410C7">
          <w:rPr>
            <w:color w:val="FF0000"/>
          </w:rPr>
          <w:delText xml:space="preserve">(Times New Roman, size 13). </w:delText>
        </w:r>
      </w:del>
    </w:p>
    <w:p w:rsidR="006F1226" w:rsidDel="002410C7" w:rsidRDefault="005735CC">
      <w:pPr>
        <w:rPr>
          <w:del w:id="446" w:author="Minh Đức Lê" w:date="2018-05-08T12:36:00Z"/>
        </w:rPr>
      </w:pPr>
      <w:del w:id="447" w:author="Minh Đức Lê" w:date="2018-05-08T12:36:00Z">
        <w:r w:rsidDel="002410C7">
          <w:rPr>
            <w:highlight w:val="yellow"/>
          </w:rPr>
          <w:delText>Quy định về sử dụng các Style (3 cấp) trong văn bản thuyết minh đồ án là bắt buộc (giống như trong tài liệu này).</w:delText>
        </w:r>
      </w:del>
    </w:p>
    <w:p w:rsidR="006F1226" w:rsidDel="002410C7" w:rsidRDefault="005735CC">
      <w:pPr>
        <w:rPr>
          <w:del w:id="448" w:author="Minh Đức Lê" w:date="2018-05-08T12:36:00Z"/>
        </w:rPr>
      </w:pPr>
      <w:del w:id="449" w:author="Minh Đức Lê" w:date="2018-05-08T12:36:00Z">
        <w:r w:rsidDel="002410C7">
          <w:delText>Trong file mẫu này, chúng tôi đã thiết kế khá đầy đủ các cấu trúc, các style. Sinh viên chỉ cần làm theo hướng dẫn trong phần này sẽ có được bản thuyết minh đồ án một cách bài bản.</w:delText>
        </w:r>
      </w:del>
    </w:p>
    <w:p w:rsidR="006F1226" w:rsidDel="002410C7" w:rsidRDefault="005735CC">
      <w:pPr>
        <w:rPr>
          <w:del w:id="450" w:author="Minh Đức Lê" w:date="2018-05-08T12:36:00Z"/>
        </w:rPr>
      </w:pPr>
      <w:del w:id="451" w:author="Minh Đức Lê" w:date="2018-05-08T12:36:00Z">
        <w:r w:rsidDel="002410C7">
          <w:rPr>
            <w:highlight w:val="yellow"/>
          </w:rPr>
          <w:delText xml:space="preserve">Paragraph mặc định có style là Normal (phím tắt </w:delText>
        </w:r>
        <w:r w:rsidDel="002410C7">
          <w:rPr>
            <w:b/>
            <w:color w:val="FF0000"/>
            <w:highlight w:val="yellow"/>
          </w:rPr>
          <w:delText>Ctrl+Shift+N</w:delText>
        </w:r>
        <w:r w:rsidDel="002410C7">
          <w:rPr>
            <w:highlight w:val="yellow"/>
          </w:rPr>
          <w:delText>)</w:delText>
        </w:r>
        <w:r w:rsidDel="002410C7">
          <w:delText>. Khi sử dụng trên 2 lần một paragraph có style khác với style Normal hoặc style đó chưa được thiết kế thì nên thiết kế mới một style. Hạn chế tối đa định dạng thủ công, tránh bị lỗi và thay đổi định dạng văn bản nhanh hơn, các nhãn hình, bảng biểu, công thức, mục lục, danh mục hình vẽ và bảng biểu được thực hiện một cách tự động, không sợ bị nhảy số.</w:delText>
        </w:r>
      </w:del>
    </w:p>
    <w:p w:rsidR="006F1226" w:rsidDel="002410C7" w:rsidRDefault="005735CC">
      <w:pPr>
        <w:rPr>
          <w:del w:id="452" w:author="Minh Đức Lê" w:date="2018-05-08T12:36:00Z"/>
        </w:rPr>
      </w:pPr>
      <w:del w:id="453" w:author="Minh Đức Lê" w:date="2018-05-08T12:36:00Z">
        <w:r w:rsidDel="002410C7">
          <w:rPr>
            <w:highlight w:val="yellow"/>
          </w:rPr>
          <w:delText>MỤC LỤC, DANH MỤC CÁC HÌNH VẼ, DANH MỤC CÁC BẢNG BIỂU</w:delText>
        </w:r>
        <w:r w:rsidDel="002410C7">
          <w:delText xml:space="preserve">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w:delText>
        </w:r>
        <w:r w:rsidDel="002410C7">
          <w:rPr>
            <w:rFonts w:ascii="Wingdings" w:eastAsia="Wingdings" w:hAnsi="Wingdings" w:cs="Wingdings"/>
          </w:rPr>
          <w:delText></w:delText>
        </w:r>
        <w:r w:rsidDel="002410C7">
          <w:delText xml:space="preserve"> OK như ở </w:delText>
        </w:r>
        <w:r w:rsidDel="002410C7">
          <w:fldChar w:fldCharType="begin"/>
        </w:r>
        <w:r w:rsidDel="002410C7">
          <w:delInstrText>REF _Ref262306637 \h</w:delInstrText>
        </w:r>
        <w:r w:rsidDel="002410C7">
          <w:fldChar w:fldCharType="separate"/>
        </w:r>
        <w:r w:rsidDel="002410C7">
          <w:delText>Error: Reference source not found</w:delText>
        </w:r>
        <w:r w:rsidDel="002410C7">
          <w:fldChar w:fldCharType="end"/>
        </w:r>
        <w:r w:rsidDel="002410C7">
          <w:delText xml:space="preserve">. </w:delText>
        </w:r>
      </w:del>
    </w:p>
    <w:p w:rsidR="006F1226" w:rsidDel="002410C7" w:rsidRDefault="006F1226">
      <w:pPr>
        <w:ind w:firstLine="0"/>
        <w:rPr>
          <w:del w:id="454" w:author="Minh Đức Lê" w:date="2018-05-08T12:36:00Z"/>
        </w:rPr>
      </w:pPr>
    </w:p>
    <w:p w:rsidR="006F1226" w:rsidDel="002410C7" w:rsidRDefault="005735CC">
      <w:pPr>
        <w:ind w:firstLine="0"/>
        <w:jc w:val="center"/>
        <w:rPr>
          <w:del w:id="455" w:author="Minh Đức Lê" w:date="2018-05-08T12:36:00Z"/>
        </w:rPr>
      </w:pPr>
      <w:del w:id="456" w:author="Minh Đức Lê" w:date="2018-05-08T12:36:00Z">
        <w:r w:rsidDel="002410C7">
          <w:object w:dxaOrig="7290" w:dyaOrig="3180">
            <v:shape id="ole_rId4" o:spid="_x0000_i1025" style="width:364.5pt;height:159pt" coordsize="" o:spt="100" adj="0,,0" path="" stroked="f">
              <v:stroke joinstyle="miter"/>
              <v:imagedata r:id="rId10" o:title=""/>
              <v:formulas/>
              <v:path o:connecttype="segments"/>
            </v:shape>
            <o:OLEObject Type="Embed" ProgID="PBrush" ShapeID="ole_rId4" DrawAspect="Content" ObjectID="_1587288872" r:id="rId11"/>
          </w:object>
        </w:r>
      </w:del>
    </w:p>
    <w:p w:rsidR="006F1226" w:rsidRDefault="005735CC" w:rsidP="002410C7">
      <w:pPr>
        <w:ind w:firstLine="0"/>
        <w:jc w:val="center"/>
        <w:pPrChange w:id="457" w:author="Minh Đức Lê" w:date="2018-05-08T12:36:00Z">
          <w:pPr>
            <w:keepNext/>
            <w:ind w:firstLine="0"/>
            <w:jc w:val="center"/>
          </w:pPr>
        </w:pPrChange>
      </w:pPr>
      <w:r>
        <w:object w:dxaOrig="4185" w:dyaOrig="2190">
          <v:shape id="ole_rId6" o:spid="_x0000_i1026" style="width:209.25pt;height:109.5pt" coordsize="" o:spt="100" adj="0,,0" path="" stroked="f">
            <v:stroke joinstyle="miter"/>
            <v:imagedata r:id="rId12" o:title=""/>
            <v:formulas/>
            <v:path o:connecttype="segments"/>
          </v:shape>
          <o:OLEObject Type="Embed" ProgID="PBrush" ShapeID="ole_rId6" DrawAspect="Content" ObjectID="_1587288873" r:id="rId13"/>
        </w:object>
      </w:r>
    </w:p>
    <w:p w:rsidR="006F1226" w:rsidRDefault="005735CC">
      <w:pPr>
        <w:pStyle w:val="Caption"/>
      </w:pPr>
      <w:bookmarkStart w:id="458" w:name="_Toc513546662"/>
      <w:r>
        <w:t xml:space="preserve">Hình  </w:t>
      </w:r>
      <w:r>
        <w:fldChar w:fldCharType="begin"/>
      </w:r>
      <w:r>
        <w:instrText>STYLEREF 1 \s</w:instrText>
      </w:r>
      <w:r>
        <w:fldChar w:fldCharType="separate"/>
      </w:r>
      <w:bookmarkStart w:id="459" w:name="__Fieldmark__828_1277242366"/>
      <w:r>
        <w:t>2</w:t>
      </w:r>
      <w:bookmarkStart w:id="460" w:name="__Fieldmark__834_1964721362"/>
      <w:r>
        <w:fldChar w:fldCharType="end"/>
      </w:r>
      <w:bookmarkStart w:id="461" w:name="__Fieldmark__870_710326160"/>
      <w:bookmarkEnd w:id="459"/>
      <w:bookmarkEnd w:id="460"/>
      <w:bookmarkEnd w:id="461"/>
      <w:r>
        <w:noBreakHyphen/>
      </w:r>
      <w:r>
        <w:fldChar w:fldCharType="begin"/>
      </w:r>
      <w:r>
        <w:instrText>SEQ Hình_ \* ARABIC</w:instrText>
      </w:r>
      <w:r>
        <w:fldChar w:fldCharType="separate"/>
      </w:r>
      <w:r>
        <w:t>1</w:t>
      </w:r>
      <w:r>
        <w:fldChar w:fldCharType="end"/>
      </w:r>
      <w:r>
        <w:t xml:space="preserve"> Thao tác cập nhật mục lục</w:t>
      </w:r>
      <w:bookmarkEnd w:id="458"/>
    </w:p>
    <w:p w:rsidR="006F1226" w:rsidRDefault="006F1226">
      <w:pPr>
        <w:pStyle w:val="Caption"/>
      </w:pPr>
    </w:p>
    <w:p w:rsidR="006F1226" w:rsidRDefault="005735CC">
      <w:r>
        <w:rPr>
          <w:highlight w:val="yellow"/>
        </w:rPr>
        <w:t xml:space="preserve">Phần Header: </w:t>
      </w:r>
      <w:r>
        <w:t>thay đổi chuyên ngành cho phù hợp</w:t>
      </w:r>
    </w:p>
    <w:p w:rsidR="006F1226" w:rsidRDefault="005735CC">
      <w:r>
        <w:rPr>
          <w:highlight w:val="yellow"/>
        </w:rPr>
        <w:t>Phần Footer</w:t>
      </w:r>
      <w:r>
        <w:t xml:space="preserve"> – phần chữ có nền màu vàng, sinh viên click chuột vào và thay đổi nội dung cho đúng với của thông tin của mình như Họ và tên, Khóa đào tạo.</w:t>
      </w:r>
    </w:p>
    <w:p w:rsidR="006F1226" w:rsidRDefault="005735CC">
      <w:r>
        <w:rPr>
          <w:highlight w:val="yellow"/>
        </w:rPr>
        <w:t>MỞ ĐẦU</w:t>
      </w:r>
      <w:r>
        <w:t xml:space="preserve"> – Phần này bắt buộc phải có, các tiêu đề mục giữ nguyên, nội dung viết theo hướng dẫn</w:t>
      </w:r>
    </w:p>
    <w:p w:rsidR="006F1226" w:rsidRDefault="005735CC">
      <w:r>
        <w:rPr>
          <w:b/>
          <w:highlight w:val="yellow"/>
        </w:rPr>
        <w:t>Heading 1</w:t>
      </w:r>
      <w:r>
        <w:t xml:space="preserve"> là tiêu đề gốc (cấp 1, </w:t>
      </w:r>
      <w:r>
        <w:rPr>
          <w:highlight w:val="yellow"/>
        </w:rPr>
        <w:t xml:space="preserve">phím tắt định dạng là </w:t>
      </w:r>
      <w:r>
        <w:rPr>
          <w:b/>
          <w:color w:val="FF0000"/>
          <w:highlight w:val="yellow"/>
        </w:rPr>
        <w:t>Ctrl +1</w:t>
      </w:r>
      <w:r>
        <w:t>), thường sử dụng để định nghĩa cho tiêu đề của MỤC LỤC, tiêu đề CHƯƠNG, tiêu đề TÀI LIỆU THAM KHẢO, tiêu đề PHỤ LỤC và một số tiêu đề cùng cấp khác (nếu có).</w:t>
      </w:r>
    </w:p>
    <w:p w:rsidR="006F1226" w:rsidRDefault="005735CC">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6F1226" w:rsidRDefault="005735CC">
      <w:r>
        <w:t xml:space="preserve">Style cấp 1 được đánh số mặc định là Chương và số chương. Nếu sử dụng style Heading 1 cho tiêu đề Mục lục thì gõ chữ “mục lục” sau đó chọn style </w:t>
      </w:r>
      <w:r>
        <w:lastRenderedPageBreak/>
        <w:t>Heading 1. Lúc này đoạn văn sẽ thành “CHƯƠNG 1 MỤC LỤC” sau đó phải xóa phần số đi bằng cách đưa con trỏ đến đầu chữ Mục lục và nhấn Backspace. Nếu sử dụng style Heading 1 cho tiêu đề Chương thì gõ nội dung của tiêu đề chương VD “GIỚI THIỆU” sau đó chọn style Heading 1. Lúc này đoạn văn sẽ thành</w:t>
      </w:r>
    </w:p>
    <w:p w:rsidR="006F1226" w:rsidRDefault="005735CC">
      <w:r>
        <w:t xml:space="preserve"> “CHƯƠNG 1 GIỚI THIỆU” </w:t>
      </w:r>
    </w:p>
    <w:p w:rsidR="006F1226" w:rsidRDefault="005735CC">
      <w:r>
        <w:t>Nếu muốn thành hai dòng như trình bày ở chương này thì đưa con trỏ đến đầu chữ GIỚI THIỆU.... rồi nhấn SHIFT+ENTER.</w:t>
      </w:r>
    </w:p>
    <w:p w:rsidR="006F1226" w:rsidRDefault="005735CC">
      <w:r>
        <w:rPr>
          <w:b/>
          <w:highlight w:val="yellow"/>
        </w:rPr>
        <w:t>Heading 2</w:t>
      </w:r>
      <w:r>
        <w:rPr>
          <w:b/>
        </w:rPr>
        <w:t xml:space="preserve"> </w:t>
      </w:r>
      <w:r>
        <w:t xml:space="preserve">là tiêu đề con (cấp 2, </w:t>
      </w:r>
      <w:r>
        <w:rPr>
          <w:highlight w:val="yellow"/>
        </w:rPr>
        <w:t xml:space="preserve">phím tắt định dạng là </w:t>
      </w:r>
      <w:r>
        <w:rPr>
          <w:b/>
          <w:color w:val="FF0000"/>
          <w:highlight w:val="yellow"/>
        </w:rPr>
        <w:t>Ctrl +2</w:t>
      </w:r>
      <w:r>
        <w:t>)</w:t>
      </w:r>
    </w:p>
    <w:p w:rsidR="006F1226" w:rsidRDefault="005735CC">
      <w:r>
        <w:rPr>
          <w:b/>
          <w:highlight w:val="yellow"/>
        </w:rPr>
        <w:t>Heading 3</w:t>
      </w:r>
      <w:r>
        <w:t xml:space="preserve"> là tiêu đề cấp 3 (</w:t>
      </w:r>
      <w:r>
        <w:rPr>
          <w:highlight w:val="yellow"/>
        </w:rPr>
        <w:t xml:space="preserve">phím tắt định dạng là </w:t>
      </w:r>
      <w:r>
        <w:rPr>
          <w:b/>
          <w:color w:val="FF0000"/>
          <w:highlight w:val="yellow"/>
        </w:rPr>
        <w:t>Ctrl +3</w:t>
      </w:r>
      <w:r>
        <w:t>)</w:t>
      </w:r>
    </w:p>
    <w:p w:rsidR="006F1226" w:rsidRDefault="005735CC">
      <w:r>
        <w:t>Đối với nhãn của bảng biểu, hình vẽ và công thức nên tạo như sau:</w:t>
      </w:r>
    </w:p>
    <w:p w:rsidR="006F1226" w:rsidRDefault="005735CC" w:rsidP="002410C7">
      <w:pPr>
        <w:pStyle w:val="Heading3"/>
        <w:pPrChange w:id="462" w:author="Minh Đức Lê" w:date="2018-05-08T12:35:00Z">
          <w:pPr>
            <w:pStyle w:val="Heading3"/>
            <w:numPr>
              <w:numId w:val="3"/>
            </w:numPr>
          </w:pPr>
        </w:pPrChange>
      </w:pPr>
      <w:bookmarkStart w:id="463" w:name="_Toc513546622"/>
      <w:r>
        <w:t>Cách chèn nhãn cho bảng biểu và hình vẽ</w:t>
      </w:r>
      <w:bookmarkEnd w:id="463"/>
    </w:p>
    <w:p w:rsidR="006F1226" w:rsidRDefault="005735CC">
      <w:r>
        <w:t xml:space="preserve">Để tạo nhãn bảng, xem kết quả ở </w:t>
      </w:r>
      <w:r>
        <w:fldChar w:fldCharType="begin"/>
      </w:r>
      <w:r>
        <w:instrText>REF _Ref262290974 \h</w:instrText>
      </w:r>
      <w:r>
        <w:fldChar w:fldCharType="separate"/>
      </w:r>
      <w:r>
        <w:t>Error: Reference source not found</w:t>
      </w:r>
      <w:r>
        <w:fldChar w:fldCharType="end"/>
      </w:r>
      <w:r>
        <w:t>: Chọn bảng cần gán nhãn, Click chuột phải chọn Insert Caption và chọn mẫu của nhãn (nếu chưa có thì tạo mới và thiết lập kiểu hiển thị và kiểu đánh số)</w:t>
      </w:r>
    </w:p>
    <w:p w:rsidR="006F1226" w:rsidRDefault="005735CC">
      <w:pPr>
        <w:keepNext/>
        <w:ind w:firstLine="0"/>
        <w:jc w:val="center"/>
      </w:pPr>
      <w:r>
        <w:object w:dxaOrig="8205" w:dyaOrig="6375">
          <v:shape id="ole_rId8" o:spid="_x0000_i1027" style="width:410.25pt;height:318.75pt" coordsize="" o:spt="100" adj="0,,0" path="" stroked="f">
            <v:stroke joinstyle="miter"/>
            <v:imagedata r:id="rId14" o:title=""/>
            <v:formulas/>
            <v:path o:connecttype="segments"/>
          </v:shape>
          <o:OLEObject Type="Embed" ProgID="PBrush" ShapeID="ole_rId8" DrawAspect="Content" ObjectID="_1587288874" r:id="rId15"/>
        </w:object>
      </w:r>
    </w:p>
    <w:p w:rsidR="006F1226" w:rsidRDefault="005735CC">
      <w:pPr>
        <w:pStyle w:val="Caption"/>
      </w:pPr>
      <w:bookmarkStart w:id="464" w:name="_Toc513546663"/>
      <w:r>
        <w:t xml:space="preserve">Hình  </w:t>
      </w:r>
      <w:r>
        <w:fldChar w:fldCharType="begin"/>
      </w:r>
      <w:r>
        <w:instrText>STYLEREF 1 \s</w:instrText>
      </w:r>
      <w:r>
        <w:fldChar w:fldCharType="separate"/>
      </w:r>
      <w:bookmarkStart w:id="465" w:name="__Fieldmark__884_1277242366"/>
      <w:r>
        <w:t>2</w:t>
      </w:r>
      <w:bookmarkStart w:id="466" w:name="__Fieldmark__887_1964721362"/>
      <w:r>
        <w:fldChar w:fldCharType="end"/>
      </w:r>
      <w:bookmarkStart w:id="467" w:name="__Fieldmark__950_710326160"/>
      <w:bookmarkEnd w:id="465"/>
      <w:bookmarkEnd w:id="466"/>
      <w:bookmarkEnd w:id="467"/>
      <w:r>
        <w:noBreakHyphen/>
      </w:r>
      <w:r>
        <w:fldChar w:fldCharType="begin"/>
      </w:r>
      <w:r>
        <w:instrText>SEQ Hình_ \* ARABIC</w:instrText>
      </w:r>
      <w:r>
        <w:fldChar w:fldCharType="separate"/>
      </w:r>
      <w:r>
        <w:t>2</w:t>
      </w:r>
      <w:r>
        <w:fldChar w:fldCharType="end"/>
      </w:r>
      <w:r>
        <w:t xml:space="preserve"> Cách chèn nhãn cho hình</w:t>
      </w:r>
      <w:bookmarkEnd w:id="464"/>
    </w:p>
    <w:p w:rsidR="006F1226" w:rsidRDefault="006F1226"/>
    <w:p w:rsidR="006F1226" w:rsidRDefault="005735CC">
      <w:r>
        <w:t>Nếu chưa có nhãn Bảng thì thì chọn New Label rồi làm nhưn hình dưới đây</w:t>
      </w:r>
    </w:p>
    <w:p w:rsidR="006F1226" w:rsidRDefault="005735CC">
      <w:pPr>
        <w:keepNext/>
        <w:ind w:firstLine="0"/>
        <w:jc w:val="center"/>
      </w:pPr>
      <w:r>
        <w:object w:dxaOrig="4635" w:dyaOrig="3645">
          <v:shape id="ole_rId10" o:spid="_x0000_i1028" style="width:231.75pt;height:182.25pt" coordsize="" o:spt="100" adj="0,,0" path="" stroked="f">
            <v:stroke joinstyle="miter"/>
            <v:imagedata r:id="rId16" o:title=""/>
            <v:formulas/>
            <v:path o:connecttype="segments"/>
          </v:shape>
          <o:OLEObject Type="Embed" ProgID="PBrush" ShapeID="ole_rId10" DrawAspect="Content" ObjectID="_1587288875" r:id="rId17"/>
        </w:object>
      </w:r>
    </w:p>
    <w:p w:rsidR="006F1226" w:rsidRDefault="005735CC">
      <w:pPr>
        <w:pStyle w:val="Caption"/>
      </w:pPr>
      <w:bookmarkStart w:id="468" w:name="_Toc513546664"/>
      <w:r>
        <w:t xml:space="preserve">Hình  </w:t>
      </w:r>
      <w:r>
        <w:fldChar w:fldCharType="begin"/>
      </w:r>
      <w:r>
        <w:instrText>STYLEREF 1 \s</w:instrText>
      </w:r>
      <w:r>
        <w:fldChar w:fldCharType="separate"/>
      </w:r>
      <w:bookmarkStart w:id="469" w:name="__Fieldmark__904_1277242366"/>
      <w:r>
        <w:t>2</w:t>
      </w:r>
      <w:bookmarkStart w:id="470" w:name="__Fieldmark__904_1964721362"/>
      <w:r>
        <w:fldChar w:fldCharType="end"/>
      </w:r>
      <w:bookmarkStart w:id="471" w:name="__Fieldmark__966_710326160"/>
      <w:bookmarkEnd w:id="469"/>
      <w:bookmarkEnd w:id="470"/>
      <w:bookmarkEnd w:id="471"/>
      <w:r>
        <w:noBreakHyphen/>
      </w:r>
      <w:r>
        <w:fldChar w:fldCharType="begin"/>
      </w:r>
      <w:r>
        <w:instrText>SEQ Hình_ \* ARABIC</w:instrText>
      </w:r>
      <w:r>
        <w:fldChar w:fldCharType="separate"/>
      </w:r>
      <w:r>
        <w:t>3</w:t>
      </w:r>
      <w:r>
        <w:fldChar w:fldCharType="end"/>
      </w:r>
      <w:r>
        <w:t xml:space="preserve"> Cách tạo một nhãn mới</w:t>
      </w:r>
      <w:bookmarkEnd w:id="468"/>
    </w:p>
    <w:p w:rsidR="006F1226" w:rsidRDefault="005735CC">
      <w:r>
        <w:t xml:space="preserve">Để tham chiếu đến nhãn của bảng nào đó thì chọn Insert-&gt;Cross preference và chọn đến nhãn bảng cần liên kết xem </w:t>
      </w:r>
      <w:r>
        <w:fldChar w:fldCharType="begin"/>
      </w:r>
      <w:r>
        <w:instrText>REF _Ref262290974 \h</w:instrText>
      </w:r>
      <w:r>
        <w:fldChar w:fldCharType="separate"/>
      </w:r>
      <w:r>
        <w:t>Error: Reference source not found</w:t>
      </w:r>
      <w:r>
        <w:fldChar w:fldCharType="end"/>
      </w:r>
      <w:r>
        <w:t xml:space="preserve">. Cách làm tương tự với hình vẽ, công thức, mục, tài liệu tham khảo. </w:t>
      </w:r>
    </w:p>
    <w:p w:rsidR="006F1226" w:rsidRDefault="005735CC">
      <w:pPr>
        <w:keepNext/>
        <w:ind w:firstLine="0"/>
        <w:jc w:val="center"/>
      </w:pPr>
      <w:r>
        <w:object w:dxaOrig="7095" w:dyaOrig="5610">
          <v:shape id="ole_rId12" o:spid="_x0000_i1029" style="width:354.75pt;height:280.5pt" coordsize="" o:spt="100" adj="0,,0" path="" stroked="f">
            <v:stroke joinstyle="miter"/>
            <v:imagedata r:id="rId18" o:title=""/>
            <v:formulas/>
            <v:path o:connecttype="segments"/>
          </v:shape>
          <o:OLEObject Type="Embed" ProgID="PBrush" ShapeID="ole_rId12" DrawAspect="Content" ObjectID="_1587288876" r:id="rId19"/>
        </w:object>
      </w:r>
    </w:p>
    <w:p w:rsidR="006F1226" w:rsidRDefault="005735CC">
      <w:pPr>
        <w:pStyle w:val="Caption"/>
      </w:pPr>
      <w:bookmarkStart w:id="472" w:name="_Toc513546665"/>
      <w:r>
        <w:t xml:space="preserve">Hình  </w:t>
      </w:r>
      <w:r>
        <w:fldChar w:fldCharType="begin"/>
      </w:r>
      <w:r>
        <w:instrText>STYLEREF 1 \s</w:instrText>
      </w:r>
      <w:r>
        <w:fldChar w:fldCharType="separate"/>
      </w:r>
      <w:bookmarkStart w:id="473" w:name="__Fieldmark__928_1277242366"/>
      <w:r>
        <w:t>2</w:t>
      </w:r>
      <w:bookmarkStart w:id="474" w:name="__Fieldmark__925_1964721362"/>
      <w:r>
        <w:fldChar w:fldCharType="end"/>
      </w:r>
      <w:bookmarkStart w:id="475" w:name="__Fieldmark__994_710326160"/>
      <w:bookmarkEnd w:id="473"/>
      <w:bookmarkEnd w:id="474"/>
      <w:bookmarkEnd w:id="475"/>
      <w:r>
        <w:noBreakHyphen/>
      </w:r>
      <w:r>
        <w:fldChar w:fldCharType="begin"/>
      </w:r>
      <w:r>
        <w:instrText>SEQ Hình_ \* ARABIC</w:instrText>
      </w:r>
      <w:r>
        <w:fldChar w:fldCharType="separate"/>
      </w:r>
      <w:r>
        <w:t>4</w:t>
      </w:r>
      <w:r>
        <w:fldChar w:fldCharType="end"/>
      </w:r>
      <w:r>
        <w:t xml:space="preserve"> Cách tham chiếu đến một nhãn</w:t>
      </w:r>
      <w:bookmarkEnd w:id="472"/>
    </w:p>
    <w:p w:rsidR="006F1226" w:rsidRDefault="006F1226"/>
    <w:p w:rsidR="006F1226" w:rsidRDefault="006F1226"/>
    <w:p w:rsidR="006F1226" w:rsidRDefault="006F1226"/>
    <w:p w:rsidR="006F1226" w:rsidRDefault="006F1226">
      <w:pPr>
        <w:pStyle w:val="Caption"/>
        <w:keepNext/>
      </w:pPr>
    </w:p>
    <w:tbl>
      <w:tblPr>
        <w:tblStyle w:val="TableGrid"/>
        <w:tblW w:w="8902" w:type="dxa"/>
        <w:tblInd w:w="-10" w:type="dxa"/>
        <w:tblCellMar>
          <w:left w:w="98" w:type="dxa"/>
          <w:right w:w="108" w:type="dxa"/>
        </w:tblCellMar>
        <w:tblLook w:val="04A0" w:firstRow="1" w:lastRow="0" w:firstColumn="1" w:lastColumn="0" w:noHBand="0" w:noVBand="1"/>
      </w:tblPr>
      <w:tblGrid>
        <w:gridCol w:w="4452"/>
        <w:gridCol w:w="4450"/>
      </w:tblGrid>
      <w:tr w:rsidR="006F1226">
        <w:tc>
          <w:tcPr>
            <w:tcW w:w="4451" w:type="dxa"/>
            <w:tcMar>
              <w:left w:w="98" w:type="dxa"/>
            </w:tcMar>
          </w:tcPr>
          <w:p w:rsidR="006F1226" w:rsidRDefault="006F1226">
            <w:pPr>
              <w:spacing w:before="100" w:after="100"/>
              <w:ind w:firstLine="0"/>
            </w:pPr>
          </w:p>
        </w:tc>
        <w:tc>
          <w:tcPr>
            <w:tcW w:w="4450" w:type="dxa"/>
            <w:tcMar>
              <w:left w:w="98" w:type="dxa"/>
            </w:tcMar>
          </w:tcPr>
          <w:p w:rsidR="006F1226" w:rsidRDefault="006F1226">
            <w:pPr>
              <w:spacing w:before="100" w:after="100"/>
              <w:ind w:firstLine="0"/>
            </w:pPr>
          </w:p>
        </w:tc>
      </w:tr>
      <w:tr w:rsidR="006F1226">
        <w:tc>
          <w:tcPr>
            <w:tcW w:w="4451" w:type="dxa"/>
            <w:tcMar>
              <w:left w:w="98" w:type="dxa"/>
            </w:tcMar>
          </w:tcPr>
          <w:p w:rsidR="006F1226" w:rsidRDefault="006F1226">
            <w:pPr>
              <w:spacing w:before="100" w:after="100"/>
              <w:ind w:firstLine="0"/>
            </w:pPr>
          </w:p>
        </w:tc>
        <w:tc>
          <w:tcPr>
            <w:tcW w:w="4450" w:type="dxa"/>
            <w:tcMar>
              <w:left w:w="98" w:type="dxa"/>
            </w:tcMar>
          </w:tcPr>
          <w:p w:rsidR="006F1226" w:rsidRDefault="006F1226">
            <w:pPr>
              <w:spacing w:before="100" w:after="100"/>
              <w:ind w:firstLine="0"/>
            </w:pPr>
          </w:p>
        </w:tc>
      </w:tr>
      <w:tr w:rsidR="006F1226">
        <w:tc>
          <w:tcPr>
            <w:tcW w:w="4451" w:type="dxa"/>
            <w:tcMar>
              <w:left w:w="98" w:type="dxa"/>
            </w:tcMar>
          </w:tcPr>
          <w:p w:rsidR="006F1226" w:rsidRDefault="006F1226">
            <w:pPr>
              <w:spacing w:before="100" w:after="100"/>
              <w:ind w:firstLine="0"/>
            </w:pPr>
          </w:p>
        </w:tc>
        <w:tc>
          <w:tcPr>
            <w:tcW w:w="4450" w:type="dxa"/>
            <w:tcMar>
              <w:left w:w="98" w:type="dxa"/>
            </w:tcMar>
          </w:tcPr>
          <w:p w:rsidR="006F1226" w:rsidRDefault="006F1226">
            <w:pPr>
              <w:keepNext/>
              <w:spacing w:before="100" w:after="100"/>
              <w:ind w:firstLine="0"/>
            </w:pPr>
          </w:p>
        </w:tc>
      </w:tr>
    </w:tbl>
    <w:p w:rsidR="006F1226" w:rsidRDefault="005735CC">
      <w:pPr>
        <w:pStyle w:val="Caption"/>
      </w:pPr>
      <w:bookmarkStart w:id="476" w:name="_Toc513545001"/>
      <w:r>
        <w:t xml:space="preserve">Bảng </w:t>
      </w:r>
      <w:r>
        <w:fldChar w:fldCharType="begin"/>
      </w:r>
      <w:r>
        <w:instrText>STYLEREF 1 \s</w:instrText>
      </w:r>
      <w:r>
        <w:fldChar w:fldCharType="separate"/>
      </w:r>
      <w:bookmarkStart w:id="477" w:name="__Fieldmark__945_1277242366"/>
      <w:r>
        <w:t>2</w:t>
      </w:r>
      <w:bookmarkStart w:id="478" w:name="__Fieldmark__939_1964721362"/>
      <w:r>
        <w:fldChar w:fldCharType="end"/>
      </w:r>
      <w:bookmarkStart w:id="479" w:name="__Fieldmark__1007_710326160"/>
      <w:bookmarkEnd w:id="477"/>
      <w:bookmarkEnd w:id="478"/>
      <w:bookmarkEnd w:id="479"/>
      <w:r>
        <w:noBreakHyphen/>
      </w:r>
      <w:r>
        <w:fldChar w:fldCharType="begin"/>
      </w:r>
      <w:r>
        <w:instrText>SEQ Bảng \* ARABIC</w:instrText>
      </w:r>
      <w:r>
        <w:fldChar w:fldCharType="separate"/>
      </w:r>
      <w:r>
        <w:t>1</w:t>
      </w:r>
      <w:r>
        <w:fldChar w:fldCharType="end"/>
      </w:r>
      <w:r>
        <w:t xml:space="preserve"> Tên bảng</w:t>
      </w:r>
      <w:bookmarkEnd w:id="476"/>
    </w:p>
    <w:p w:rsidR="006F1226" w:rsidRDefault="006F1226">
      <w:pPr>
        <w:pStyle w:val="Caption"/>
      </w:pPr>
    </w:p>
    <w:p w:rsidR="006F1226" w:rsidRDefault="005735CC">
      <w:pPr>
        <w:pStyle w:val="Heading3"/>
        <w:numPr>
          <w:ilvl w:val="2"/>
          <w:numId w:val="3"/>
        </w:numPr>
      </w:pPr>
      <w:bookmarkStart w:id="480" w:name="_Toc513546623"/>
      <w:r>
        <w:t>Hướng dẫn chèn công thức và nhãn</w:t>
      </w:r>
      <w:bookmarkEnd w:id="480"/>
    </w:p>
    <w:tbl>
      <w:tblPr>
        <w:tblStyle w:val="TableGrid"/>
        <w:tblW w:w="8902" w:type="dxa"/>
        <w:tblCellMar>
          <w:left w:w="118" w:type="dxa"/>
          <w:right w:w="108" w:type="dxa"/>
        </w:tblCellMar>
        <w:tblLook w:val="04A0" w:firstRow="1" w:lastRow="0" w:firstColumn="1" w:lastColumn="0" w:noHBand="0" w:noVBand="1"/>
      </w:tblPr>
      <w:tblGrid>
        <w:gridCol w:w="8138"/>
        <w:gridCol w:w="764"/>
      </w:tblGrid>
      <w:tr w:rsidR="006F1226">
        <w:tc>
          <w:tcPr>
            <w:tcW w:w="8137" w:type="dxa"/>
            <w:tcBorders>
              <w:top w:val="nil"/>
              <w:left w:val="nil"/>
              <w:bottom w:val="nil"/>
              <w:right w:val="nil"/>
            </w:tcBorders>
          </w:tcPr>
          <w:p w:rsidR="006F1226" w:rsidRDefault="005735CC">
            <w:pPr>
              <w:spacing w:before="100" w:after="100" w:line="240" w:lineRule="auto"/>
            </w:pPr>
            <w:r>
              <w:object w:dxaOrig="1230" w:dyaOrig="735">
                <v:shape id="ole_rId14" o:spid="_x0000_i1030" style="width:61.5pt;height:36.75pt" coordsize="" o:spt="100" adj="0,,0" path="" stroked="f">
                  <v:stroke joinstyle="miter"/>
                  <v:imagedata r:id="rId20" o:title=""/>
                  <v:formulas/>
                  <v:path o:connecttype="segments"/>
                </v:shape>
                <o:OLEObject Type="Embed" ProgID="Equation.DSMT4" ShapeID="ole_rId14" DrawAspect="Content" ObjectID="_1587288877" r:id="rId21"/>
              </w:object>
            </w:r>
          </w:p>
        </w:tc>
        <w:tc>
          <w:tcPr>
            <w:tcW w:w="764" w:type="dxa"/>
            <w:tcBorders>
              <w:top w:val="nil"/>
              <w:left w:val="nil"/>
              <w:bottom w:val="nil"/>
              <w:right w:val="nil"/>
            </w:tcBorders>
          </w:tcPr>
          <w:p w:rsidR="006F1226" w:rsidRDefault="005735CC">
            <w:pPr>
              <w:keepNext/>
              <w:spacing w:before="100" w:after="100" w:line="240" w:lineRule="auto"/>
              <w:ind w:firstLine="0"/>
              <w:jc w:val="right"/>
            </w:pPr>
            <w:bookmarkStart w:id="481" w:name="_Ref262309719"/>
            <w:r>
              <w:t>(</w:t>
            </w:r>
            <w:r>
              <w:fldChar w:fldCharType="begin"/>
            </w:r>
            <w:r>
              <w:instrText>STYLEREF 1 \s</w:instrText>
            </w:r>
            <w:r>
              <w:fldChar w:fldCharType="separate"/>
            </w:r>
            <w:bookmarkStart w:id="482" w:name="__Fieldmark__981_1277242366"/>
            <w:r>
              <w:t>1</w:t>
            </w:r>
            <w:bookmarkStart w:id="483" w:name="__Fieldmark__972_1964721362"/>
            <w:r>
              <w:fldChar w:fldCharType="end"/>
            </w:r>
            <w:bookmarkStart w:id="484" w:name="__Fieldmark__1038_710326160"/>
            <w:bookmarkEnd w:id="482"/>
            <w:bookmarkEnd w:id="483"/>
            <w:bookmarkEnd w:id="484"/>
            <w:r>
              <w:t>.</w:t>
            </w:r>
            <w:r>
              <w:fldChar w:fldCharType="begin"/>
            </w:r>
            <w:r>
              <w:instrText>SEQ Công_thức \* ARABIC</w:instrText>
            </w:r>
            <w:r>
              <w:fldChar w:fldCharType="separate"/>
            </w:r>
            <w:r>
              <w:t>1</w:t>
            </w:r>
            <w:r>
              <w:fldChar w:fldCharType="end"/>
            </w:r>
            <w:bookmarkEnd w:id="481"/>
            <w:r>
              <w:t>)</w:t>
            </w:r>
          </w:p>
        </w:tc>
      </w:tr>
    </w:tbl>
    <w:p w:rsidR="006F1226" w:rsidRDefault="005735CC">
      <w:r>
        <w:t>Cũng tương tự như cách chèn nhãn của hình vẽ và bảng biểu, chèn nhãn cho công thức có phần hơi phức tạp. Trong văn bản này, giải pháp đơn giản là tạo một bảng có 2 cột, cột 1 là công thức, cột 2 là nhãn công thức.</w:t>
      </w:r>
    </w:p>
    <w:p w:rsidR="006F1226" w:rsidRDefault="005735CC">
      <w:r>
        <w:t xml:space="preserve">Khi thêm công thức mới chỉ cần copy nhãn đã tạo ở công thức mẫu </w:t>
      </w:r>
      <w:r>
        <w:fldChar w:fldCharType="begin"/>
      </w:r>
      <w:r>
        <w:instrText>REF _Ref262309719 \h</w:instrText>
      </w:r>
      <w:r>
        <w:fldChar w:fldCharType="separate"/>
      </w:r>
      <w:r>
        <w:t>( 1 .1</w:t>
      </w:r>
      <w:r>
        <w:fldChar w:fldCharType="end"/>
      </w:r>
      <w:r>
        <w:t xml:space="preserve"> rồi paste và o cột thứ 2 của bảng chứa công thức, nhãn công thức sẽ tự động cập nật khi in hoặc có thể click chuột phải vào số cần cập nhật rồi chọn Update Field.</w:t>
      </w:r>
    </w:p>
    <w:p w:rsidR="00BD66E2" w:rsidRDefault="00A62650" w:rsidP="00BD66E2">
      <w:pPr>
        <w:pStyle w:val="Heading1"/>
        <w:jc w:val="left"/>
        <w:rPr>
          <w:ins w:id="485" w:author="Minh Đức Lê" w:date="2018-05-08T12:23:00Z"/>
        </w:rPr>
        <w:pPrChange w:id="486" w:author="Minh Đức Lê" w:date="2018-05-08T12:23:00Z">
          <w:pPr>
            <w:pStyle w:val="Heading1"/>
            <w:numPr>
              <w:numId w:val="22"/>
            </w:numPr>
            <w:ind w:left="3119"/>
          </w:pPr>
        </w:pPrChange>
      </w:pPr>
      <w:bookmarkStart w:id="487" w:name="_Toc513546624"/>
      <w:ins w:id="488" w:author="Minh Đức Lê" w:date="2018-05-08T12:34:00Z">
        <w:r>
          <w:rPr>
            <w:lang w:val="vi-VN"/>
          </w:rPr>
          <w:t>:</w:t>
        </w:r>
      </w:ins>
      <w:ins w:id="489" w:author="Minh Đức Lê" w:date="2018-05-08T12:23:00Z">
        <w:r w:rsidR="00BD66E2">
          <w:rPr>
            <w:lang w:val="vi-VN"/>
          </w:rPr>
          <w:t xml:space="preserve"> </w:t>
        </w:r>
        <w:r w:rsidR="00BD66E2">
          <w:t>CƠ SỞ LÝ THUYẾT</w:t>
        </w:r>
        <w:bookmarkEnd w:id="487"/>
      </w:ins>
    </w:p>
    <w:p w:rsidR="006F1226" w:rsidRDefault="006F1226">
      <w:pPr>
        <w:ind w:firstLine="0"/>
      </w:pPr>
    </w:p>
    <w:p w:rsidR="006F1226" w:rsidRDefault="005735CC" w:rsidP="00F15AAA">
      <w:pPr>
        <w:pStyle w:val="Heading2"/>
        <w:rPr>
          <w:lang w:val="vi-VN"/>
        </w:rPr>
        <w:pPrChange w:id="490" w:author="Minh Đức Lê" w:date="2018-05-08T12:23:00Z">
          <w:pPr/>
        </w:pPrChange>
      </w:pPr>
      <w:bookmarkStart w:id="491" w:name="_Toc513546625"/>
      <w:r>
        <w:rPr>
          <w:lang w:val="vi-VN"/>
        </w:rPr>
        <w:t>Ngôn ngữ lập trình JAVA</w:t>
      </w:r>
      <w:bookmarkEnd w:id="491"/>
    </w:p>
    <w:p w:rsidR="006F1226" w:rsidRDefault="006F1226">
      <w:pPr>
        <w:rPr>
          <w:lang w:val="vi-VN"/>
        </w:rPr>
      </w:pPr>
    </w:p>
    <w:p w:rsidR="006F1226" w:rsidRDefault="005735CC">
      <w:pPr>
        <w:rPr>
          <w:lang w:val="vi-VN"/>
        </w:rPr>
      </w:pPr>
      <w:ins w:id="492" w:author="Minh Đức Lê" w:date="2018-04-08T08:39:00Z">
        <w:r>
          <w:rPr>
            <w:lang w:val="vi-VN"/>
          </w:rPr>
          <w:t>Là  một ngôn ngữ  hoàn to</w:t>
        </w:r>
      </w:ins>
      <w:ins w:id="493" w:author="Minh Đức Lê" w:date="2018-04-08T08:40:00Z">
        <w:r>
          <w:rPr>
            <w:lang w:val="vi-VN"/>
          </w:rPr>
          <w:t>àn hướng đối tượng. Ngôn ngữ đa nền cho phép một chương trình có thể thực thi trên các hệ điều hành khác nhau (MS Windows, UNIS, Linux)</w:t>
        </w:r>
      </w:ins>
      <w:ins w:id="494" w:author="Minh Đức Lê" w:date="2018-04-08T08:41:00Z">
        <w:r>
          <w:rPr>
            <w:lang w:val="vi-VN"/>
          </w:rPr>
          <w:t xml:space="preserve"> mà không phải biên dịch lại chương trình. Phương châm của java là “Viết một lần, </w:t>
        </w:r>
      </w:ins>
      <w:ins w:id="495" w:author="Minh Đức Lê" w:date="2018-04-08T08:42:00Z">
        <w:r>
          <w:rPr>
            <w:lang w:val="vi-VN"/>
          </w:rPr>
          <w:t>chạy trên nhiều nền “ (Write Once, Run Anywhere).</w:t>
        </w:r>
      </w:ins>
    </w:p>
    <w:p w:rsidR="006F1226" w:rsidRDefault="006F1226">
      <w:pPr>
        <w:rPr>
          <w:lang w:val="vi-VN"/>
        </w:rPr>
      </w:pPr>
    </w:p>
    <w:p w:rsidR="006F1226" w:rsidRDefault="005735CC">
      <w:pPr>
        <w:rPr>
          <w:lang w:val="vi-VN"/>
        </w:rPr>
      </w:pPr>
      <w:ins w:id="496" w:author="Minh Đức Lê" w:date="2018-04-08T08:42:00Z">
        <w:r>
          <w:rPr>
            <w:lang w:val="vi-VN"/>
          </w:rPr>
          <w:t xml:space="preserve">Ngôn ngữ đa luồng, cho phép </w:t>
        </w:r>
      </w:ins>
      <w:ins w:id="497" w:author="Minh Đức Lê" w:date="2018-04-08T08:43:00Z">
        <w:r>
          <w:rPr>
            <w:lang w:val="vi-VN"/>
          </w:rPr>
          <w:t xml:space="preserve">trong một chương trình có thể có nhiều luồng điều khiển được thực thi song song nhau, rất hữu </w:t>
        </w:r>
      </w:ins>
      <w:ins w:id="498" w:author="Minh Đức Lê" w:date="2018-04-08T08:44:00Z">
        <w:r>
          <w:rPr>
            <w:lang w:val="vi-VN"/>
          </w:rPr>
          <w:t>ích cho các xử lý song song.</w:t>
        </w:r>
      </w:ins>
    </w:p>
    <w:p w:rsidR="006F1226" w:rsidRDefault="006F1226">
      <w:pPr>
        <w:rPr>
          <w:lang w:val="vi-VN"/>
        </w:rPr>
      </w:pPr>
    </w:p>
    <w:p w:rsidR="006F1226" w:rsidRDefault="005735CC">
      <w:pPr>
        <w:rPr>
          <w:lang w:val="vi-VN"/>
        </w:rPr>
      </w:pPr>
      <w:ins w:id="499" w:author="Minh Đức Lê" w:date="2018-04-08T08:44:00Z">
        <w:r>
          <w:rPr>
            <w:lang w:val="vi-VN"/>
          </w:rPr>
          <w:t xml:space="preserve">Ngôn ngữ phân tán, cho phép trong các đối tượng của một </w:t>
        </w:r>
      </w:ins>
      <w:ins w:id="500" w:author="Minh Đức Lê" w:date="2018-04-08T08:45:00Z">
        <w:r>
          <w:rPr>
            <w:lang w:val="vi-VN"/>
          </w:rPr>
          <w:t>ứng dụng được phân bố và thực thi trên các máy tính kh</w:t>
        </w:r>
      </w:ins>
      <w:ins w:id="501" w:author="Minh Đức Lê" w:date="2018-04-08T08:46:00Z">
        <w:r>
          <w:rPr>
            <w:lang w:val="vi-VN"/>
          </w:rPr>
          <w:t>ác nhau.</w:t>
        </w:r>
      </w:ins>
    </w:p>
    <w:p w:rsidR="006F1226" w:rsidRDefault="006F1226">
      <w:pPr>
        <w:rPr>
          <w:lang w:val="vi-VN"/>
        </w:rPr>
      </w:pPr>
    </w:p>
    <w:p w:rsidR="006F1226" w:rsidRDefault="005735CC">
      <w:ins w:id="502" w:author="Minh Đức Lê" w:date="2018-04-08T08:47:00Z">
        <w:r>
          <w:rPr>
            <w:lang w:val="vi-VN"/>
          </w:rPr>
          <w:t>Ngôn ngữ động, cho phép mã lệnh của một chương trình được tải từ một m</w:t>
        </w:r>
      </w:ins>
      <w:ins w:id="503" w:author="Minh Đức Lê" w:date="2018-04-08T08:48:00Z">
        <w:r>
          <w:rPr>
            <w:lang w:val="vi-VN"/>
          </w:rPr>
          <w:t>áy tính về máy của người yêu cầu thực thi chương trình.</w:t>
        </w:r>
      </w:ins>
    </w:p>
    <w:p w:rsidR="006F1226" w:rsidRDefault="006F1226">
      <w:pPr>
        <w:rPr>
          <w:lang w:val="vi-VN"/>
        </w:rPr>
      </w:pPr>
    </w:p>
    <w:p w:rsidR="006F1226" w:rsidRDefault="005735CC">
      <w:pPr>
        <w:rPr>
          <w:lang w:val="vi-VN"/>
        </w:rPr>
      </w:pPr>
      <w:ins w:id="504" w:author="Minh Đức Lê" w:date="2018-04-08T08:49:00Z">
        <w:r>
          <w:rPr>
            <w:lang w:val="vi-VN"/>
          </w:rPr>
          <w:t xml:space="preserve">Ngôn ngữ an toàn, tất cả các thao tác truy xuất vào các thiết bị vào ra đều được thực hiện trên máy ảo </w:t>
        </w:r>
      </w:ins>
      <w:ins w:id="505" w:author="Minh Đức Lê" w:date="2018-04-08T08:50:00Z">
        <w:r>
          <w:rPr>
            <w:lang w:val="vi-VN"/>
          </w:rPr>
          <w:t>nhờ đó hạn chế các thao tác ngủy hiểm cho máy tính thật.</w:t>
        </w:r>
      </w:ins>
    </w:p>
    <w:p w:rsidR="006F1226" w:rsidRDefault="006F1226">
      <w:pPr>
        <w:rPr>
          <w:lang w:val="vi-VN"/>
        </w:rPr>
      </w:pPr>
    </w:p>
    <w:p w:rsidR="006F1226" w:rsidRDefault="005735CC" w:rsidP="00F15AAA">
      <w:pPr>
        <w:pStyle w:val="Heading2"/>
        <w:rPr>
          <w:lang w:val="vi-VN"/>
        </w:rPr>
        <w:pPrChange w:id="506" w:author="Minh Đức Lê" w:date="2018-05-08T12:23:00Z">
          <w:pPr/>
        </w:pPrChange>
      </w:pPr>
      <w:bookmarkStart w:id="507" w:name="_Toc513546626"/>
      <w:r>
        <w:rPr>
          <w:lang w:val="vi-VN"/>
        </w:rPr>
        <w:t>Kết nồi JDBC</w:t>
      </w:r>
      <w:bookmarkEnd w:id="507"/>
    </w:p>
    <w:p w:rsidR="006F1226" w:rsidRDefault="006F1226">
      <w:pPr>
        <w:rPr>
          <w:lang w:val="vi-VN"/>
        </w:rPr>
      </w:pPr>
    </w:p>
    <w:p w:rsidR="006F1226" w:rsidRDefault="005735CC">
      <w:ins w:id="508" w:author="Minh Đức Lê" w:date="2018-04-08T08:56:00Z">
        <w:r>
          <w:rPr>
            <w:b/>
            <w:bCs/>
          </w:rPr>
          <w:t>JDBC</w:t>
        </w:r>
        <w:r>
          <w:t> (Java Database Connectivity) là một API tiêu chuẩn dùng để tương tác với các loại cơ sở dữ liệu quan hệ. </w:t>
        </w:r>
        <w:r>
          <w:rPr>
            <w:b/>
            <w:bCs/>
          </w:rPr>
          <w:t>JDBC</w:t>
        </w:r>
        <w:r>
          <w:t> có một tập hợp các class và các Interface dùng cho ứng dụng </w:t>
        </w:r>
        <w:r>
          <w:rPr>
            <w:b/>
            <w:bCs/>
          </w:rPr>
          <w:t>Java</w:t>
        </w:r>
        <w:r>
          <w:t> có thể nói chuyện với các cơ sở dữ liệu.</w:t>
        </w:r>
      </w:ins>
    </w:p>
    <w:p w:rsidR="00DF7D97" w:rsidRPr="00234A66" w:rsidRDefault="005735CC" w:rsidP="00234A66">
      <w:pPr>
        <w:pStyle w:val="Caption"/>
        <w:keepNext/>
        <w:rPr>
          <w:ins w:id="509" w:author="Minh Đức Lê" w:date="2018-05-08T12:36:00Z"/>
          <w:lang w:val="vi-VN"/>
          <w:rPrChange w:id="510" w:author="Minh Đức Lê" w:date="2018-05-08T12:42:00Z">
            <w:rPr>
              <w:ins w:id="511" w:author="Minh Đức Lê" w:date="2018-05-08T12:36:00Z"/>
            </w:rPr>
          </w:rPrChange>
        </w:rPr>
        <w:pPrChange w:id="512" w:author="Minh Đức Lê" w:date="2018-05-08T12:42:00Z">
          <w:pPr/>
        </w:pPrChange>
      </w:pPr>
      <w:r>
        <w:rPr>
          <w:noProof/>
        </w:rPr>
        <w:drawing>
          <wp:inline distT="0" distB="0" distL="0" distR="0" wp14:anchorId="48CBFE34" wp14:editId="54E3F6A4">
            <wp:extent cx="4505960" cy="1931035"/>
            <wp:effectExtent l="0" t="0" r="0" b="0"/>
            <wp:docPr id="1" name="Picture 42"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http://viettuts.vn/images/java/java-jdbc/java-jdbc.png"/>
                    <pic:cNvPicPr>
                      <a:picLocks noChangeAspect="1" noChangeArrowheads="1"/>
                    </pic:cNvPicPr>
                  </pic:nvPicPr>
                  <pic:blipFill>
                    <a:blip r:embed="rId22"/>
                    <a:stretch>
                      <a:fillRect/>
                    </a:stretch>
                  </pic:blipFill>
                  <pic:spPr bwMode="auto">
                    <a:xfrm>
                      <a:off x="0" y="0"/>
                      <a:ext cx="4505960" cy="1931035"/>
                    </a:xfrm>
                    <a:prstGeom prst="rect">
                      <a:avLst/>
                    </a:prstGeom>
                  </pic:spPr>
                </pic:pic>
              </a:graphicData>
            </a:graphic>
          </wp:inline>
        </w:drawing>
      </w:r>
    </w:p>
    <w:p w:rsidR="006F1226" w:rsidRPr="00DF7D97" w:rsidRDefault="00DF7D97" w:rsidP="00DF7D97">
      <w:pPr>
        <w:pStyle w:val="Caption"/>
        <w:rPr>
          <w:ins w:id="513" w:author="Minh Đức Lê" w:date="2018-04-08T08:56:00Z"/>
          <w:lang w:val="vi-VN"/>
          <w:rPrChange w:id="514" w:author="Minh Đức Lê" w:date="2018-05-08T12:37:00Z">
            <w:rPr>
              <w:ins w:id="515" w:author="Minh Đức Lê" w:date="2018-04-08T08:56:00Z"/>
              <w:lang w:val="vi-VN"/>
            </w:rPr>
          </w:rPrChange>
        </w:rPr>
        <w:pPrChange w:id="516" w:author="Minh Đức Lê" w:date="2018-05-08T12:37:00Z">
          <w:pPr/>
        </w:pPrChange>
      </w:pPr>
      <w:ins w:id="517" w:author="Minh Đức Lê" w:date="2018-05-08T12:36:00Z">
        <w:r>
          <w:t xml:space="preserve">Hình </w:t>
        </w:r>
        <w:r>
          <w:fldChar w:fldCharType="begin"/>
        </w:r>
        <w:r>
          <w:instrText xml:space="preserve"> STYLEREF 1 \s </w:instrText>
        </w:r>
      </w:ins>
      <w:r>
        <w:fldChar w:fldCharType="separate"/>
      </w:r>
      <w:r>
        <w:rPr>
          <w:noProof/>
        </w:rPr>
        <w:t>2</w:t>
      </w:r>
      <w:ins w:id="518" w:author="Minh Đức Lê" w:date="2018-05-08T12:36:00Z">
        <w:r>
          <w:fldChar w:fldCharType="end"/>
        </w:r>
        <w:r>
          <w:noBreakHyphen/>
        </w:r>
        <w:r>
          <w:fldChar w:fldCharType="begin"/>
        </w:r>
        <w:r>
          <w:instrText xml:space="preserve"> SEQ Figure \* ARABIC \s 1 </w:instrText>
        </w:r>
      </w:ins>
      <w:r>
        <w:fldChar w:fldCharType="separate"/>
      </w:r>
      <w:ins w:id="519" w:author="Minh Đức Lê" w:date="2018-05-08T12:36:00Z">
        <w:r>
          <w:rPr>
            <w:noProof/>
          </w:rPr>
          <w:t>1</w:t>
        </w:r>
        <w:r>
          <w:fldChar w:fldCharType="end"/>
        </w:r>
      </w:ins>
      <w:ins w:id="520" w:author="Minh Đức Lê" w:date="2018-05-08T12:37:00Z">
        <w:r>
          <w:rPr>
            <w:lang w:val="vi-VN"/>
          </w:rPr>
          <w:t xml:space="preserve"> Sơ đồ JDBC</w:t>
        </w:r>
      </w:ins>
    </w:p>
    <w:p w:rsidR="006F1226" w:rsidRDefault="006F1226">
      <w:pPr>
        <w:rPr>
          <w:lang w:val="vi-VN"/>
        </w:rPr>
      </w:pPr>
    </w:p>
    <w:p w:rsidR="006F1226" w:rsidRDefault="006F1226">
      <w:pPr>
        <w:rPr>
          <w:lang w:val="vi-VN"/>
        </w:rPr>
      </w:pPr>
    </w:p>
    <w:p w:rsidR="006F1226" w:rsidRDefault="005735CC">
      <w:ins w:id="521" w:author="Minh Đức Lê" w:date="2018-04-08T08:57:00Z">
        <w:r>
          <w:t>Các thành phần của JDBC Api về cơ bản bao gồm:</w:t>
        </w:r>
      </w:ins>
    </w:p>
    <w:p w:rsidR="006F1226" w:rsidRDefault="005735CC" w:rsidP="00F15AAA">
      <w:pPr>
        <w:pStyle w:val="Heading3"/>
        <w:pPrChange w:id="522" w:author="Minh Đức Lê" w:date="2018-05-08T12:24:00Z">
          <w:pPr>
            <w:tabs>
              <w:tab w:val="left" w:pos="720"/>
            </w:tabs>
            <w:ind w:left="720" w:hanging="360"/>
          </w:pPr>
        </w:pPrChange>
      </w:pPr>
      <w:bookmarkStart w:id="523" w:name="_Toc513546627"/>
      <w:r>
        <w:lastRenderedPageBreak/>
        <w:t>DriverManager:</w:t>
      </w:r>
      <w:bookmarkEnd w:id="523"/>
    </w:p>
    <w:p w:rsidR="006F1226" w:rsidRDefault="005735CC">
      <w:pPr>
        <w:numPr>
          <w:ilvl w:val="1"/>
          <w:numId w:val="19"/>
        </w:numPr>
      </w:pPr>
      <w:ins w:id="524" w:author="Minh Đức Lê" w:date="2018-04-08T08:57:00Z">
        <w:r>
          <w:t>Là một class, nó dùng để quản lý danh sách các </w:t>
        </w:r>
        <w:r>
          <w:rPr>
            <w:b/>
            <w:bCs/>
          </w:rPr>
          <w:t>Driver </w:t>
        </w:r>
        <w:r>
          <w:t>(database drivers). </w:t>
        </w:r>
      </w:ins>
    </w:p>
    <w:p w:rsidR="006F1226" w:rsidRDefault="005735CC" w:rsidP="00F15AAA">
      <w:pPr>
        <w:pStyle w:val="Heading3"/>
        <w:pPrChange w:id="525" w:author="Minh Đức Lê" w:date="2018-05-08T12:24:00Z">
          <w:pPr>
            <w:tabs>
              <w:tab w:val="left" w:pos="720"/>
            </w:tabs>
            <w:ind w:left="720" w:hanging="360"/>
          </w:pPr>
        </w:pPrChange>
      </w:pPr>
      <w:bookmarkStart w:id="526" w:name="_Toc513546628"/>
      <w:r>
        <w:rPr>
          <w:iCs/>
        </w:rPr>
        <w:t>Driver</w:t>
      </w:r>
      <w:ins w:id="527" w:author="Minh Đức Lê" w:date="2018-04-08T08:57:00Z">
        <w:r>
          <w:t>:</w:t>
        </w:r>
      </w:ins>
      <w:bookmarkEnd w:id="526"/>
    </w:p>
    <w:p w:rsidR="006F1226" w:rsidRDefault="005735CC">
      <w:pPr>
        <w:numPr>
          <w:ilvl w:val="1"/>
          <w:numId w:val="19"/>
        </w:numPr>
      </w:pPr>
      <w:ins w:id="528" w:author="Minh Đức Lê" w:date="2018-04-08T08:57:00Z">
        <w:r>
          <w:t>Là một Interface, nó dùng để liên kết các liên lạc với cơ sở dữ liệu, điều khiển các liên lạc với database. Một khi Driver được tải lên, lập trình viên không cần phải gọi nó một cách cụ thể.</w:t>
        </w:r>
      </w:ins>
    </w:p>
    <w:p w:rsidR="006F1226" w:rsidRDefault="005735CC" w:rsidP="00F15AAA">
      <w:pPr>
        <w:pStyle w:val="Heading3"/>
        <w:pPrChange w:id="529" w:author="Minh Đức Lê" w:date="2018-05-08T12:24:00Z">
          <w:pPr>
            <w:tabs>
              <w:tab w:val="left" w:pos="720"/>
            </w:tabs>
            <w:ind w:left="720" w:hanging="360"/>
          </w:pPr>
        </w:pPrChange>
      </w:pPr>
      <w:bookmarkStart w:id="530" w:name="_Toc513546629"/>
      <w:r>
        <w:rPr>
          <w:iCs/>
        </w:rPr>
        <w:t>Connection </w:t>
      </w:r>
      <w:ins w:id="531" w:author="Minh Đức Lê" w:date="2018-04-08T08:57:00Z">
        <w:r>
          <w:t>:</w:t>
        </w:r>
      </w:ins>
      <w:bookmarkEnd w:id="530"/>
    </w:p>
    <w:p w:rsidR="006F1226" w:rsidRDefault="005735CC">
      <w:pPr>
        <w:numPr>
          <w:ilvl w:val="1"/>
          <w:numId w:val="19"/>
        </w:numPr>
      </w:pPr>
      <w:ins w:id="532" w:author="Minh Đức Lê" w:date="2018-04-08T08:57:00Z">
        <w:r>
          <w:t>Là một Interface với tất cả các method cho việc liên lạc với database. Nó mô tả nội dung liên lạc. tất cả các thông tin liên lạc với cơ sở dữ liệu là thông qua chỉ có đối tượng </w:t>
        </w:r>
        <w:r>
          <w:rPr>
            <w:b/>
            <w:bCs/>
            <w:i/>
            <w:iCs/>
          </w:rPr>
          <w:t>Connection</w:t>
        </w:r>
        <w:r>
          <w:t>.</w:t>
        </w:r>
      </w:ins>
    </w:p>
    <w:p w:rsidR="006F1226" w:rsidRDefault="005735CC" w:rsidP="00F15AAA">
      <w:pPr>
        <w:pStyle w:val="Heading3"/>
        <w:pPrChange w:id="533" w:author="Minh Đức Lê" w:date="2018-05-08T12:24:00Z">
          <w:pPr>
            <w:tabs>
              <w:tab w:val="left" w:pos="720"/>
            </w:tabs>
            <w:ind w:left="720" w:hanging="360"/>
          </w:pPr>
        </w:pPrChange>
      </w:pPr>
      <w:bookmarkStart w:id="534" w:name="_Toc513546630"/>
      <w:r>
        <w:rPr>
          <w:iCs/>
        </w:rPr>
        <w:t>Statement </w:t>
      </w:r>
      <w:ins w:id="535" w:author="Minh Đức Lê" w:date="2018-04-08T08:57:00Z">
        <w:r>
          <w:t>:</w:t>
        </w:r>
      </w:ins>
      <w:bookmarkEnd w:id="534"/>
    </w:p>
    <w:p w:rsidR="006F1226" w:rsidRDefault="005735CC">
      <w:pPr>
        <w:numPr>
          <w:ilvl w:val="1"/>
          <w:numId w:val="19"/>
        </w:numPr>
      </w:pPr>
      <w:ins w:id="536" w:author="Minh Đức Lê" w:date="2018-04-08T08:57:00Z">
        <w:r>
          <w:t>Là một Interface, gói gọn một câu lệnh SQL gửi tới cơ sở dữ liệu được phân tích, tổng hợp, lập kế hoạch và thực hiện.</w:t>
        </w:r>
      </w:ins>
    </w:p>
    <w:p w:rsidR="006F1226" w:rsidRDefault="005735CC" w:rsidP="00F15AAA">
      <w:pPr>
        <w:pStyle w:val="Heading3"/>
        <w:pPrChange w:id="537" w:author="Minh Đức Lê" w:date="2018-05-08T12:24:00Z">
          <w:pPr>
            <w:tabs>
              <w:tab w:val="left" w:pos="720"/>
            </w:tabs>
            <w:ind w:left="720" w:hanging="360"/>
          </w:pPr>
        </w:pPrChange>
      </w:pPr>
      <w:bookmarkStart w:id="538" w:name="_Toc513546631"/>
      <w:r>
        <w:rPr>
          <w:iCs/>
        </w:rPr>
        <w:t>ResultSet</w:t>
      </w:r>
      <w:ins w:id="539" w:author="Minh Đức Lê" w:date="2018-04-08T08:57:00Z">
        <w:r>
          <w:t>:</w:t>
        </w:r>
      </w:ins>
      <w:bookmarkEnd w:id="538"/>
    </w:p>
    <w:p w:rsidR="006F1226" w:rsidRDefault="005735CC">
      <w:pPr>
        <w:numPr>
          <w:ilvl w:val="1"/>
          <w:numId w:val="19"/>
        </w:numPr>
      </w:pPr>
      <w:ins w:id="540" w:author="Minh Đức Lê" w:date="2018-04-08T08:57:00Z">
        <w:r>
          <w:rPr>
            <w:b/>
            <w:bCs/>
            <w:i/>
            <w:iCs/>
          </w:rPr>
          <w:t>ResultSet</w:t>
        </w:r>
        <w:r>
          <w:t> đại diện cho tập hợp các bản ghi lấy do thực hiện truy vấn.</w:t>
        </w:r>
      </w:ins>
    </w:p>
    <w:p w:rsidR="006F1226" w:rsidRDefault="006F1226">
      <w:pPr>
        <w:rPr>
          <w:ins w:id="541" w:author="Minh Đức Lê" w:date="2018-04-08T09:00:00Z"/>
          <w:lang w:val="vi-VN"/>
        </w:rPr>
      </w:pPr>
    </w:p>
    <w:p w:rsidR="006F1226" w:rsidRDefault="005735CC" w:rsidP="00F15AAA">
      <w:pPr>
        <w:pStyle w:val="Heading2"/>
        <w:rPr>
          <w:ins w:id="542" w:author="Minh Đức Lê" w:date="2018-04-08T09:01:00Z"/>
          <w:lang w:val="vi-VN"/>
        </w:rPr>
        <w:pPrChange w:id="543" w:author="Minh Đức Lê" w:date="2018-05-08T12:24:00Z">
          <w:pPr/>
        </w:pPrChange>
      </w:pPr>
      <w:bookmarkStart w:id="544" w:name="_Toc513546632"/>
      <w:r>
        <w:rPr>
          <w:lang w:val="vi-VN"/>
        </w:rPr>
        <w:t>Spring MVC</w:t>
      </w:r>
      <w:bookmarkEnd w:id="544"/>
    </w:p>
    <w:p w:rsidR="006F1226" w:rsidRDefault="005735CC">
      <w:ins w:id="545" w:author="Minh Đức Lê" w:date="2018-04-08T09:20:00Z">
        <w:r>
          <w:t>Spring MVC là một Framework / 1 Project mã nguồn mở của Spring.</w:t>
        </w:r>
      </w:ins>
    </w:p>
    <w:p w:rsidR="006F1226" w:rsidRDefault="005735CC">
      <w:ins w:id="546" w:author="Minh Đức Lê" w:date="2018-04-08T09:20:00Z">
        <w:r>
          <w:t>Spring MVC Framewrok cung cấp kiến truc MVC (Model-View-Controller) và các component được sử dụng để phát triển các ứng dụng web một cách linh hoạt và giảm sư</w:t>
        </w:r>
      </w:ins>
    </w:p>
    <w:p w:rsidR="006F1226" w:rsidRDefault="006F1226">
      <w:pPr>
        <w:rPr>
          <w:lang w:val="vi-VN"/>
        </w:rPr>
      </w:pPr>
    </w:p>
    <w:p w:rsidR="006F1226" w:rsidRDefault="005735CC">
      <w:pPr>
        <w:numPr>
          <w:ilvl w:val="0"/>
          <w:numId w:val="20"/>
        </w:numPr>
      </w:pPr>
      <w:ins w:id="547" w:author="Minh Đức Lê" w:date="2018-04-08T09:21:00Z">
        <w:r>
          <w:t>Bất kỳ request nào tới ứng dụng web đều sẽ được gửi tới Front Controller (Dispatcher Servlet)</w:t>
        </w:r>
      </w:ins>
    </w:p>
    <w:p w:rsidR="006F1226" w:rsidRDefault="005735CC">
      <w:pPr>
        <w:numPr>
          <w:ilvl w:val="0"/>
          <w:numId w:val="20"/>
        </w:numPr>
      </w:pPr>
      <w:ins w:id="548" w:author="Minh Đức Lê" w:date="2018-04-08T09:21:00Z">
        <w:r>
          <w:t>Front Controller sẽ sử dụng Handler Mapping để biết được controller nào sẽ xử lý request đó</w:t>
        </w:r>
      </w:ins>
    </w:p>
    <w:p w:rsidR="006F1226" w:rsidRDefault="005735CC">
      <w:pPr>
        <w:numPr>
          <w:ilvl w:val="0"/>
          <w:numId w:val="20"/>
        </w:numPr>
      </w:pPr>
      <w:ins w:id="549" w:author="Minh Đức Lê" w:date="2018-04-08T09:21:00Z">
        <w:r>
          <w:t>Controller nhận request, gọi tới các class service thích hợp để xử lý yêu cầu.</w:t>
        </w:r>
      </w:ins>
    </w:p>
    <w:p w:rsidR="006F1226" w:rsidRDefault="005735CC">
      <w:pPr>
        <w:numPr>
          <w:ilvl w:val="0"/>
          <w:numId w:val="20"/>
        </w:numPr>
      </w:pPr>
      <w:ins w:id="550" w:author="Minh Đức Lê" w:date="2018-04-08T09:21:00Z">
        <w:r>
          <w:lastRenderedPageBreak/>
          <w:t>Sau khi xử lý xong, Controller sẽ nhận được model từ tầng Service hoặc tầng DAO.</w:t>
        </w:r>
      </w:ins>
    </w:p>
    <w:p w:rsidR="006F1226" w:rsidRDefault="005735CC">
      <w:pPr>
        <w:numPr>
          <w:ilvl w:val="0"/>
          <w:numId w:val="20"/>
        </w:numPr>
      </w:pPr>
      <w:ins w:id="551" w:author="Minh Đức Lê" w:date="2018-04-08T09:21:00Z">
        <w:r>
          <w:t>Controller gửi model vừa nhận được tới Front Controller (Dispatcher Servlet)</w:t>
        </w:r>
      </w:ins>
    </w:p>
    <w:p w:rsidR="006F1226" w:rsidRDefault="005735CC">
      <w:pPr>
        <w:numPr>
          <w:ilvl w:val="0"/>
          <w:numId w:val="20"/>
        </w:numPr>
      </w:pPr>
      <w:ins w:id="552" w:author="Minh Đức Lê" w:date="2018-04-08T09:21:00Z">
        <w:r>
          <w:t>Dispatcher Servlet sẽ tìm các mẫu view, sử dụng view resolver và truyền model vào nó.</w:t>
        </w:r>
      </w:ins>
    </w:p>
    <w:p w:rsidR="006F1226" w:rsidRDefault="005735CC">
      <w:pPr>
        <w:numPr>
          <w:ilvl w:val="0"/>
          <w:numId w:val="20"/>
        </w:numPr>
      </w:pPr>
      <w:ins w:id="553" w:author="Minh Đức Lê" w:date="2018-04-08T09:21:00Z">
        <w:r>
          <w:t>View template, model, view page được build và gửi trả lại Front Controller</w:t>
        </w:r>
      </w:ins>
    </w:p>
    <w:p w:rsidR="001A0A11" w:rsidRDefault="005735CC" w:rsidP="006F1226">
      <w:pPr>
        <w:numPr>
          <w:ilvl w:val="0"/>
          <w:numId w:val="20"/>
        </w:numPr>
        <w:rPr>
          <w:ins w:id="554" w:author="Minh Đức Lê" w:date="2018-05-08T12:44:00Z"/>
        </w:rPr>
        <w:pPrChange w:id="555" w:author="Minh Đức Lê" w:date="2018-04-08T09:21:00Z">
          <w:pPr/>
        </w:pPrChange>
      </w:pPr>
      <w:r>
        <w:t>Front Controller gửi một page view tới trình duyệt để hiển thị nó cho người dùng.</w:t>
      </w:r>
      <w:ins w:id="556" w:author="Minh Đức Lê" w:date="2018-05-08T12:44:00Z">
        <w:r w:rsidR="00536777" w:rsidRPr="00536777">
          <w:rPr>
            <w:noProof/>
          </w:rPr>
          <w:t xml:space="preserve"> </w:t>
        </w:r>
      </w:ins>
    </w:p>
    <w:p w:rsidR="006F1226" w:rsidRDefault="00536777" w:rsidP="001A0A11">
      <w:pPr>
        <w:numPr>
          <w:ilvl w:val="0"/>
          <w:numId w:val="20"/>
        </w:numPr>
        <w:jc w:val="center"/>
        <w:pPrChange w:id="557" w:author="Minh Đức Lê" w:date="2018-05-08T12:45:00Z">
          <w:pPr/>
        </w:pPrChange>
      </w:pPr>
      <w:moveToRangeStart w:id="558" w:author="Minh Đức Lê" w:date="2018-05-08T12:44:00Z" w:name="move513546817"/>
      <w:moveTo w:id="559" w:author="Minh Đức Lê" w:date="2018-05-08T12:44:00Z">
        <w:r>
          <w:rPr>
            <w:noProof/>
          </w:rPr>
          <w:drawing>
            <wp:inline distT="0" distB="0" distL="0" distR="0" wp14:anchorId="75DEFD63" wp14:editId="06ABB129">
              <wp:extent cx="5237480" cy="3307715"/>
              <wp:effectExtent l="0" t="0" r="0" b="0"/>
              <wp:docPr id="45"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descr="Spring MVC - Pháº§n 1: Kiáº¿n trÃºc cá»§a Spring MVC, Flow trong Spring MVC"/>
                      <pic:cNvPicPr>
                        <a:picLocks noChangeAspect="1" noChangeArrowheads="1"/>
                      </pic:cNvPicPr>
                    </pic:nvPicPr>
                    <pic:blipFill>
                      <a:blip r:embed="rId23"/>
                      <a:stretch>
                        <a:fillRect/>
                      </a:stretch>
                    </pic:blipFill>
                    <pic:spPr bwMode="auto">
                      <a:xfrm>
                        <a:off x="0" y="0"/>
                        <a:ext cx="5237480" cy="3307715"/>
                      </a:xfrm>
                      <a:prstGeom prst="rect">
                        <a:avLst/>
                      </a:prstGeom>
                    </pic:spPr>
                  </pic:pic>
                </a:graphicData>
              </a:graphic>
            </wp:inline>
          </w:drawing>
        </w:r>
      </w:moveTo>
      <w:moveToRangeEnd w:id="558"/>
    </w:p>
    <w:p w:rsidR="00536777" w:rsidRPr="00536777" w:rsidRDefault="00536777" w:rsidP="00536777">
      <w:pPr>
        <w:pStyle w:val="Caption"/>
        <w:keepNext/>
        <w:rPr>
          <w:ins w:id="560" w:author="Minh Đức Lê" w:date="2018-05-08T12:44:00Z"/>
          <w:lang w:val="vi-VN"/>
          <w:rPrChange w:id="561" w:author="Minh Đức Lê" w:date="2018-05-08T12:44:00Z">
            <w:rPr>
              <w:ins w:id="562" w:author="Minh Đức Lê" w:date="2018-05-08T12:44:00Z"/>
            </w:rPr>
          </w:rPrChange>
        </w:rPr>
        <w:pPrChange w:id="563" w:author="Minh Đức Lê" w:date="2018-05-08T12:44:00Z">
          <w:pPr>
            <w:pStyle w:val="Caption"/>
          </w:pPr>
        </w:pPrChange>
      </w:pPr>
      <w:ins w:id="564" w:author="Minh Đức Lê" w:date="2018-05-08T12:44:00Z">
        <w:r>
          <w:t xml:space="preserve">Hình </w:t>
        </w:r>
        <w:r>
          <w:fldChar w:fldCharType="begin"/>
        </w:r>
        <w:r>
          <w:instrText xml:space="preserve"> STYLEREF 1 \s </w:instrText>
        </w:r>
      </w:ins>
      <w:r>
        <w:fldChar w:fldCharType="separate"/>
      </w:r>
      <w:r>
        <w:rPr>
          <w:noProof/>
        </w:rPr>
        <w:t>2</w:t>
      </w:r>
      <w:ins w:id="565" w:author="Minh Đức Lê" w:date="2018-05-08T12:44:00Z">
        <w:r>
          <w:fldChar w:fldCharType="end"/>
        </w:r>
        <w:r>
          <w:noBreakHyphen/>
        </w:r>
        <w:r>
          <w:fldChar w:fldCharType="begin"/>
        </w:r>
        <w:r>
          <w:instrText xml:space="preserve"> SEQ Hình \* ARABIC \s 1 </w:instrText>
        </w:r>
      </w:ins>
      <w:r>
        <w:fldChar w:fldCharType="separate"/>
      </w:r>
      <w:ins w:id="566" w:author="Minh Đức Lê" w:date="2018-05-08T12:44:00Z">
        <w:r>
          <w:rPr>
            <w:noProof/>
          </w:rPr>
          <w:t>1</w:t>
        </w:r>
        <w:r>
          <w:fldChar w:fldCharType="end"/>
        </w:r>
        <w:r>
          <w:rPr>
            <w:lang w:val="vi-VN"/>
          </w:rPr>
          <w:t xml:space="preserve"> Mô hình Spring MVC</w:t>
        </w:r>
      </w:ins>
    </w:p>
    <w:p w:rsidR="006F1226" w:rsidRDefault="005735CC">
      <w:pPr>
        <w:ind w:left="720" w:firstLine="0"/>
        <w:rPr>
          <w:ins w:id="567" w:author="Minh Đức Lê" w:date="2018-05-08T12:43:00Z"/>
        </w:rPr>
      </w:pPr>
      <w:moveFromRangeStart w:id="568" w:author="Minh Đức Lê" w:date="2018-05-08T12:44:00Z" w:name="move513546817"/>
      <w:moveFrom w:id="569" w:author="Minh Đức Lê" w:date="2018-05-08T12:44:00Z">
        <w:r w:rsidDel="00536777">
          <w:rPr>
            <w:noProof/>
          </w:rPr>
          <w:drawing>
            <wp:inline distT="0" distB="0" distL="0" distR="0" wp14:anchorId="03B81E7B" wp14:editId="49760B15">
              <wp:extent cx="5237480" cy="3307715"/>
              <wp:effectExtent l="0" t="0" r="0" b="0"/>
              <wp:docPr id="2"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descr="Spring MVC - Pháº§n 1: Kiáº¿n trÃºc cá»§a Spring MVC, Flow trong Spring MVC"/>
                      <pic:cNvPicPr>
                        <a:picLocks noChangeAspect="1" noChangeArrowheads="1"/>
                      </pic:cNvPicPr>
                    </pic:nvPicPr>
                    <pic:blipFill>
                      <a:blip r:embed="rId23"/>
                      <a:stretch>
                        <a:fillRect/>
                      </a:stretch>
                    </pic:blipFill>
                    <pic:spPr bwMode="auto">
                      <a:xfrm>
                        <a:off x="0" y="0"/>
                        <a:ext cx="5237480" cy="3307715"/>
                      </a:xfrm>
                      <a:prstGeom prst="rect">
                        <a:avLst/>
                      </a:prstGeom>
                    </pic:spPr>
                  </pic:pic>
                </a:graphicData>
              </a:graphic>
            </wp:inline>
          </w:drawing>
        </w:r>
      </w:moveFrom>
      <w:moveFromRangeEnd w:id="568"/>
    </w:p>
    <w:p w:rsidR="00536777" w:rsidRDefault="00536777">
      <w:pPr>
        <w:ind w:left="720" w:firstLine="0"/>
      </w:pPr>
    </w:p>
    <w:p w:rsidR="006F1226" w:rsidRDefault="005735CC">
      <w:ins w:id="570" w:author="Minh Đức Lê" w:date="2018-04-08T09:21:00Z">
        <w:r>
          <w:t>Trong Mô hình MVC thì:</w:t>
        </w:r>
      </w:ins>
    </w:p>
    <w:p w:rsidR="006F1226" w:rsidRDefault="005735CC">
      <w:pPr>
        <w:numPr>
          <w:ilvl w:val="0"/>
          <w:numId w:val="21"/>
        </w:numPr>
      </w:pPr>
      <w:ins w:id="571" w:author="Minh Đức Lê" w:date="2018-04-08T09:21:00Z">
        <w:r>
          <w:rPr>
            <w:b/>
            <w:bCs/>
          </w:rPr>
          <w:t>Model</w:t>
        </w:r>
        <w:r>
          <w:t>: là các file POJO, Service, DAO thực hiện truy cập database, xử lý business</w:t>
        </w:r>
      </w:ins>
    </w:p>
    <w:p w:rsidR="006F1226" w:rsidRDefault="005735CC">
      <w:pPr>
        <w:numPr>
          <w:ilvl w:val="0"/>
          <w:numId w:val="21"/>
        </w:numPr>
      </w:pPr>
      <w:ins w:id="572" w:author="Minh Đức Lê" w:date="2018-04-08T09:21:00Z">
        <w:r>
          <w:rPr>
            <w:b/>
            <w:bCs/>
          </w:rPr>
          <w:t>View</w:t>
        </w:r>
        <w:r>
          <w:t>: là các file JSP, html…</w:t>
        </w:r>
      </w:ins>
    </w:p>
    <w:p w:rsidR="006F1226" w:rsidRDefault="005735CC">
      <w:pPr>
        <w:numPr>
          <w:ilvl w:val="0"/>
          <w:numId w:val="21"/>
        </w:numPr>
        <w:sectPr w:rsidR="006F1226">
          <w:headerReference w:type="default" r:id="rId24"/>
          <w:footerReference w:type="default" r:id="rId25"/>
          <w:pgSz w:w="11906" w:h="16838"/>
          <w:pgMar w:top="1701" w:right="1134" w:bottom="1701" w:left="1985" w:header="709" w:footer="709" w:gutter="0"/>
          <w:cols w:space="720"/>
          <w:formProt w:val="0"/>
          <w:docGrid w:linePitch="360" w:charSpace="-10241"/>
        </w:sectPr>
      </w:pPr>
      <w:ins w:id="573" w:author="Minh Đức Lê" w:date="2018-04-08T09:21:00Z">
        <w:r>
          <w:rPr>
            <w:b/>
            <w:bCs/>
          </w:rPr>
          <w:lastRenderedPageBreak/>
          <w:t>Control</w:t>
        </w:r>
        <w:r>
          <w:t>: là Dispatcher Controller, Handler Mapping, Controller – thực hiện điều hướn các request.</w:t>
        </w:r>
      </w:ins>
    </w:p>
    <w:p w:rsidR="006F1226" w:rsidRDefault="00A62650" w:rsidP="00000732">
      <w:pPr>
        <w:pStyle w:val="Heading1"/>
        <w:jc w:val="left"/>
        <w:rPr>
          <w:color w:val="FF0000"/>
        </w:rPr>
        <w:pPrChange w:id="574" w:author="Minh Đức Lê" w:date="2018-05-08T12:34:00Z">
          <w:pPr>
            <w:pStyle w:val="Heading1"/>
            <w:numPr>
              <w:numId w:val="3"/>
            </w:numPr>
            <w:jc w:val="both"/>
          </w:pPr>
        </w:pPrChange>
      </w:pPr>
      <w:bookmarkStart w:id="575" w:name="_Toc513546633"/>
      <w:ins w:id="576" w:author="Minh Đức Lê" w:date="2018-05-08T12:34:00Z">
        <w:r>
          <w:rPr>
            <w:lang w:val="vi-VN"/>
          </w:rPr>
          <w:lastRenderedPageBreak/>
          <w:t>:</w:t>
        </w:r>
      </w:ins>
      <w:del w:id="577" w:author="Minh Đức Lê" w:date="2018-05-08T12:34:00Z">
        <w:r w:rsidR="005735CC" w:rsidDel="00A03561">
          <w:delText>:</w:delText>
        </w:r>
      </w:del>
      <w:r w:rsidR="005735CC">
        <w:t xml:space="preserve"> PHÂN TÍCH</w:t>
      </w:r>
      <w:bookmarkEnd w:id="575"/>
      <w:r w:rsidR="005735CC">
        <w:t xml:space="preserve"> </w:t>
      </w:r>
    </w:p>
    <w:p w:rsidR="006F1226" w:rsidRDefault="005735CC">
      <w:del w:id="578" w:author="Minh Đức Lê" w:date="2018-03-11T23:21:00Z">
        <w:r>
          <w:delText>Chương này sinh viên trình bày quá trình phân tích bài toán hoặc hệ thống từ việc thu thập thông tin, thu nhận yêu cầu ban đầu. Sinh viên có thể trình bày các lược đồ (UML, ERD, …)</w:delText>
        </w:r>
      </w:del>
    </w:p>
    <w:p w:rsidR="006F1226" w:rsidRDefault="005735CC" w:rsidP="00B32896">
      <w:pPr>
        <w:pStyle w:val="Heading2"/>
        <w:pPrChange w:id="579" w:author="Minh Đức Lê" w:date="2018-05-08T12:26:00Z">
          <w:pPr>
            <w:numPr>
              <w:ilvl w:val="1"/>
              <w:numId w:val="2"/>
            </w:numPr>
            <w:ind w:left="576" w:hanging="576"/>
          </w:pPr>
        </w:pPrChange>
      </w:pPr>
      <w:del w:id="580" w:author="Minh Đức Lê" w:date="2018-03-11T23:21:00Z">
        <w:r>
          <w:delText xml:space="preserve">Tiêu đề mục </w:delText>
        </w:r>
      </w:del>
      <w:bookmarkStart w:id="581" w:name="_Toc513546634"/>
      <w:ins w:id="582" w:author="Minh Đức Lê" w:date="2018-03-11T23:21:00Z">
        <w:r>
          <w:t>Sơ đồ Usecase</w:t>
        </w:r>
      </w:ins>
      <w:bookmarkEnd w:id="581"/>
    </w:p>
    <w:p w:rsidR="006F1226" w:rsidRDefault="005735CC">
      <w:r>
        <w:rPr>
          <w:noProof/>
        </w:rPr>
        <w:drawing>
          <wp:inline distT="0" distB="0" distL="0" distR="0">
            <wp:extent cx="5581650" cy="51435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6"/>
                    <a:stretch>
                      <a:fillRect/>
                    </a:stretch>
                  </pic:blipFill>
                  <pic:spPr bwMode="auto">
                    <a:xfrm>
                      <a:off x="0" y="0"/>
                      <a:ext cx="5581650" cy="5143500"/>
                    </a:xfrm>
                    <a:prstGeom prst="rect">
                      <a:avLst/>
                    </a:prstGeom>
                  </pic:spPr>
                </pic:pic>
              </a:graphicData>
            </a:graphic>
          </wp:inline>
        </w:drawing>
      </w:r>
    </w:p>
    <w:p w:rsidR="006F1226" w:rsidRDefault="006F1226"/>
    <w:p w:rsidR="006F1226" w:rsidRDefault="005735CC">
      <w:del w:id="583" w:author="Minh Đức Lê" w:date="2018-03-11T23:38:00Z">
        <w:r>
          <w:delText xml:space="preserve">Tiêu đề tiểu mục </w:delText>
        </w:r>
      </w:del>
    </w:p>
    <w:p w:rsidR="006F1226" w:rsidRDefault="005735CC">
      <w:del w:id="584" w:author="Minh Đức Lê" w:date="2018-03-11T23:38:00Z">
        <w:r>
          <w:delText xml:space="preserve">Nội dung tiểu  mục </w:delText>
        </w:r>
      </w:del>
    </w:p>
    <w:p w:rsidR="006F1226" w:rsidRDefault="003B7CDC" w:rsidP="00B32896">
      <w:pPr>
        <w:pStyle w:val="Heading3"/>
        <w:pPrChange w:id="585" w:author="Minh Đức Lê" w:date="2018-05-08T12:26:00Z">
          <w:pPr>
            <w:pStyle w:val="Heading3"/>
            <w:numPr>
              <w:numId w:val="3"/>
            </w:numPr>
          </w:pPr>
        </w:pPrChange>
      </w:pPr>
      <w:bookmarkStart w:id="586" w:name="_Toc513546635"/>
      <w:ins w:id="587" w:author="Minh Đức Lê" w:date="2018-05-08T12:25:00Z">
        <w:r>
          <w:rPr>
            <w:lang w:val="vi-VN"/>
          </w:rPr>
          <w:t>Đặc tả Use Case</w:t>
        </w:r>
      </w:ins>
      <w:bookmarkEnd w:id="586"/>
      <w:del w:id="588" w:author="Minh Đức Lê" w:date="2018-03-11T23:38:00Z">
        <w:r w:rsidR="005735CC">
          <w:delText>Tiêu đề tiểu mục</w:delText>
        </w:r>
      </w:del>
    </w:p>
    <w:p w:rsidR="006F1226" w:rsidRDefault="005735CC">
      <w:del w:id="589" w:author="Minh Đức Lê" w:date="2018-03-11T23:38:00Z">
        <w:r>
          <w:delText>Nội dung tiểu  mục</w:delText>
        </w:r>
      </w:del>
    </w:p>
    <w:p w:rsidR="006F1226" w:rsidRDefault="005735CC" w:rsidP="00521A83">
      <w:pPr>
        <w:pStyle w:val="Heading4"/>
        <w:numPr>
          <w:ilvl w:val="0"/>
          <w:numId w:val="0"/>
        </w:numPr>
        <w:ind w:left="142"/>
        <w:pPrChange w:id="590" w:author="Minh Đức Lê" w:date="2018-05-08T12:27:00Z">
          <w:pPr>
            <w:numPr>
              <w:ilvl w:val="1"/>
              <w:numId w:val="2"/>
            </w:numPr>
            <w:ind w:left="576" w:hanging="576"/>
          </w:pPr>
        </w:pPrChange>
      </w:pPr>
      <w:del w:id="591" w:author="Minh Đức Lê" w:date="2018-03-11T23:38:00Z">
        <w:r>
          <w:lastRenderedPageBreak/>
          <w:delText>Tiêu đề mục</w:delText>
        </w:r>
      </w:del>
      <w:ins w:id="592" w:author="Minh Đức Lê" w:date="2018-03-11T23:38:00Z">
        <w:r>
          <w:t>Đặc tả các yêu cầu chức năng</w:t>
        </w:r>
      </w:ins>
    </w:p>
    <w:p w:rsidR="006F1226" w:rsidRDefault="005735CC" w:rsidP="00521A83">
      <w:pPr>
        <w:pStyle w:val="Heading5"/>
        <w:numPr>
          <w:ilvl w:val="0"/>
          <w:numId w:val="0"/>
        </w:numPr>
        <w:ind w:left="1008"/>
        <w:pPrChange w:id="593" w:author="Minh Đức Lê" w:date="2018-05-08T12:28:00Z">
          <w:pPr>
            <w:pStyle w:val="Heading3"/>
            <w:numPr>
              <w:numId w:val="3"/>
            </w:numPr>
          </w:pPr>
        </w:pPrChange>
      </w:pPr>
      <w:del w:id="594" w:author="Minh Đức Lê" w:date="2018-03-11T23:38:00Z">
        <w:r>
          <w:delText>Tiêu đề tiểu mục</w:delText>
        </w:r>
      </w:del>
      <w:ins w:id="595" w:author="Minh Đức Lê" w:date="2018-04-08T09:37:00Z">
        <w:r>
          <w:rPr>
            <w:lang w:val="vi-VN"/>
          </w:rPr>
          <w:t>Đ</w:t>
        </w:r>
      </w:ins>
      <w:ins w:id="596" w:author="Minh Đức Lê" w:date="2018-03-22T16:13:00Z">
        <w:r>
          <w:t>ăng nhập</w:t>
        </w:r>
      </w:ins>
    </w:p>
    <w:p w:rsidR="006F1226" w:rsidRDefault="005735CC">
      <w:del w:id="597" w:author="Minh Đức Lê" w:date="2018-04-06T00:51:00Z">
        <w:r>
          <w:delText>Nội dung tiểu  mục</w:delText>
        </w:r>
      </w:del>
      <w:ins w:id="598" w:author="Minh Đức Lê" w:date="2018-04-06T00:51:00Z">
        <w:r>
          <w:t xml:space="preserve"> </w:t>
        </w:r>
      </w:ins>
    </w:p>
    <w:tbl>
      <w:tblPr>
        <w:tblStyle w:val="TableGrid"/>
        <w:tblW w:w="9404" w:type="dxa"/>
        <w:tblInd w:w="-10" w:type="dxa"/>
        <w:tblCellMar>
          <w:left w:w="98" w:type="dxa"/>
          <w:right w:w="108" w:type="dxa"/>
        </w:tblCellMar>
        <w:tblLook w:val="01E0" w:firstRow="1" w:lastRow="1" w:firstColumn="1" w:lastColumn="1" w:noHBand="0" w:noVBand="0"/>
      </w:tblPr>
      <w:tblGrid>
        <w:gridCol w:w="2379"/>
        <w:gridCol w:w="7025"/>
      </w:tblGrid>
      <w:tr w:rsidR="006F1226">
        <w:trPr>
          <w:trHeight w:val="560"/>
          <w:ins w:id="599" w:author="Minh Đức Lê" w:date="2018-04-06T00:51:00Z"/>
        </w:trPr>
        <w:tc>
          <w:tcPr>
            <w:tcW w:w="9403" w:type="dxa"/>
            <w:gridSpan w:val="2"/>
            <w:tcMar>
              <w:left w:w="98" w:type="dxa"/>
            </w:tcMar>
          </w:tcPr>
          <w:p w:rsidR="006F1226" w:rsidRDefault="005735CC">
            <w:pPr>
              <w:spacing w:before="100" w:after="100" w:line="360" w:lineRule="auto"/>
              <w:rPr>
                <w:b/>
                <w:szCs w:val="26"/>
              </w:rPr>
            </w:pPr>
            <w:ins w:id="600" w:author="Minh Đức Lê" w:date="2018-04-06T00:51:00Z">
              <w:r>
                <w:rPr>
                  <w:b/>
                  <w:bCs/>
                  <w:szCs w:val="26"/>
                </w:rPr>
                <w:t xml:space="preserve">Use case: </w:t>
              </w:r>
              <w:r>
                <w:rPr>
                  <w:i/>
                  <w:iCs/>
                  <w:color w:val="0000FF"/>
                  <w:szCs w:val="26"/>
                </w:rPr>
                <w:t>Đăng nhập</w:t>
              </w:r>
            </w:ins>
          </w:p>
        </w:tc>
      </w:tr>
      <w:tr w:rsidR="006F1226">
        <w:trPr>
          <w:trHeight w:val="680"/>
          <w:ins w:id="601" w:author="Minh Đức Lê" w:date="2018-04-06T00:51: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02" w:author="Minh Đức Lê" w:date="2018-04-06T00:51:00Z">
              <w:r>
                <w:rPr>
                  <w:rFonts w:ascii="Times New Roman" w:hAnsi="Times New Roman" w:cs="Times New Roman"/>
                  <w:b w:val="0"/>
                  <w:bCs w:val="0"/>
                  <w:sz w:val="26"/>
                  <w:szCs w:val="26"/>
                </w:rPr>
                <w:t>Mục đích:</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03" w:author="Minh Đức Lê" w:date="2018-04-06T00:51:00Z">
              <w:r>
                <w:rPr>
                  <w:rFonts w:ascii="Times New Roman" w:hAnsi="Times New Roman"/>
                  <w:sz w:val="26"/>
                  <w:szCs w:val="26"/>
                </w:rPr>
                <w:t>Xử lí đăng nhập cho Khách hàng</w:t>
              </w:r>
            </w:ins>
          </w:p>
        </w:tc>
      </w:tr>
      <w:tr w:rsidR="006F1226">
        <w:trPr>
          <w:trHeight w:val="692"/>
          <w:ins w:id="604" w:author="Minh Đức Lê" w:date="2018-04-06T00:51:00Z"/>
        </w:trPr>
        <w:tc>
          <w:tcPr>
            <w:tcW w:w="2379" w:type="dxa"/>
            <w:tcMar>
              <w:left w:w="98" w:type="dxa"/>
            </w:tcMar>
          </w:tcPr>
          <w:p w:rsidR="006F1226" w:rsidRDefault="006F1226">
            <w:pPr>
              <w:pStyle w:val="TableHeader"/>
              <w:spacing w:before="100" w:after="100" w:line="360" w:lineRule="auto"/>
              <w:rPr>
                <w:rFonts w:ascii="Times New Roman" w:hAnsi="Times New Roman" w:cs="Times New Roman"/>
                <w:b w:val="0"/>
                <w:sz w:val="26"/>
                <w:szCs w:val="26"/>
              </w:rPr>
            </w:pPr>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05" w:author="Minh Đức Lê" w:date="2018-04-06T00:51:00Z">
              <w:r>
                <w:rPr>
                  <w:rFonts w:ascii="Times New Roman" w:hAnsi="Times New Roman"/>
                  <w:sz w:val="26"/>
                  <w:szCs w:val="26"/>
                </w:rPr>
                <w:t xml:space="preserve">Khách hàng </w:t>
              </w:r>
              <w:r>
                <w:rPr>
                  <w:rFonts w:ascii="Times New Roman" w:hAnsi="Times New Roman"/>
                  <w:sz w:val="26"/>
                  <w:szCs w:val="26"/>
                  <w:lang w:val="vi-VN"/>
                </w:rPr>
                <w:t>điền thông tin</w:t>
              </w:r>
              <w:r>
                <w:rPr>
                  <w:rFonts w:ascii="Times New Roman" w:hAnsi="Times New Roman"/>
                  <w:sz w:val="26"/>
                  <w:szCs w:val="26"/>
                </w:rPr>
                <w:t xml:space="preserve"> tài khoản</w:t>
              </w:r>
              <w:r>
                <w:rPr>
                  <w:rFonts w:ascii="Times New Roman" w:hAnsi="Times New Roman"/>
                  <w:sz w:val="26"/>
                  <w:szCs w:val="26"/>
                  <w:lang w:val="vi-VN"/>
                </w:rPr>
                <w:t xml:space="preserve"> </w:t>
              </w:r>
              <w:r>
                <w:rPr>
                  <w:rFonts w:ascii="Times New Roman" w:hAnsi="Times New Roman"/>
                  <w:sz w:val="26"/>
                  <w:szCs w:val="26"/>
                </w:rPr>
                <w:t>đăng nhập</w:t>
              </w:r>
            </w:ins>
          </w:p>
        </w:tc>
      </w:tr>
      <w:tr w:rsidR="006F1226">
        <w:trPr>
          <w:trHeight w:val="680"/>
          <w:ins w:id="606" w:author="Minh Đức Lê" w:date="2018-04-06T00:51: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07" w:author="Minh Đức Lê" w:date="2018-04-06T00:51:00Z">
              <w:r>
                <w:rPr>
                  <w:rFonts w:ascii="Times New Roman" w:hAnsi="Times New Roman" w:cs="Times New Roman"/>
                  <w:b w:val="0"/>
                  <w:bCs w:val="0"/>
                  <w:sz w:val="26"/>
                  <w:szCs w:val="26"/>
                </w:rPr>
                <w:t>Tác nhân:</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608" w:author="Minh Đức Lê" w:date="2018-04-06T11:16:00Z">
              <w:r>
                <w:rPr>
                  <w:rFonts w:ascii="Times New Roman" w:hAnsi="Times New Roman"/>
                  <w:sz w:val="26"/>
                  <w:szCs w:val="26"/>
                </w:rPr>
                <w:t>Người dùng</w:t>
              </w:r>
            </w:ins>
            <w:ins w:id="609" w:author="Minh Đức Lê" w:date="2018-04-06T00:51:00Z">
              <w:r>
                <w:rPr>
                  <w:rFonts w:ascii="Times New Roman" w:hAnsi="Times New Roman"/>
                  <w:sz w:val="26"/>
                  <w:szCs w:val="26"/>
                </w:rPr>
                <w:t xml:space="preserve"> (</w:t>
              </w:r>
            </w:ins>
            <w:ins w:id="610" w:author="Minh Đức Lê" w:date="2018-04-06T10:39:00Z">
              <w:r>
                <w:rPr>
                  <w:rFonts w:ascii="Times New Roman" w:hAnsi="Times New Roman"/>
                  <w:sz w:val="26"/>
                  <w:szCs w:val="26"/>
                </w:rPr>
                <w:t>Guest</w:t>
              </w:r>
            </w:ins>
            <w:ins w:id="611" w:author="Minh Đức Lê" w:date="2018-04-06T00:51:00Z">
              <w:r>
                <w:rPr>
                  <w:rFonts w:ascii="Times New Roman" w:hAnsi="Times New Roman"/>
                  <w:sz w:val="26"/>
                  <w:szCs w:val="26"/>
                </w:rPr>
                <w:t>)</w:t>
              </w:r>
            </w:ins>
          </w:p>
        </w:tc>
      </w:tr>
      <w:tr w:rsidR="006F1226">
        <w:trPr>
          <w:trHeight w:val="680"/>
          <w:ins w:id="612" w:author="Minh Đức Lê" w:date="2018-04-06T00:51: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13" w:author="Minh Đức Lê" w:date="2018-04-06T00:51:00Z">
              <w:r>
                <w:rPr>
                  <w:rFonts w:ascii="Times New Roman" w:hAnsi="Times New Roman" w:cs="Times New Roman"/>
                  <w:b w:val="0"/>
                  <w:bCs w:val="0"/>
                  <w:sz w:val="26"/>
                  <w:szCs w:val="26"/>
                </w:rPr>
                <w:t>Điều kiện sau:</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14" w:author="Minh Đức Lê" w:date="2018-04-06T10:38:00Z">
              <w:r>
                <w:rPr>
                  <w:rFonts w:ascii="Times New Roman" w:hAnsi="Times New Roman"/>
                  <w:sz w:val="26"/>
                  <w:szCs w:val="26"/>
                </w:rPr>
                <w:t>Cấp quyền cho ‘</w:t>
              </w:r>
            </w:ins>
            <w:ins w:id="615" w:author="Minh Đức Lê" w:date="2018-04-06T11:17:00Z">
              <w:r>
                <w:rPr>
                  <w:rFonts w:ascii="Times New Roman" w:hAnsi="Times New Roman"/>
                  <w:sz w:val="26"/>
                  <w:szCs w:val="26"/>
                </w:rPr>
                <w:t>Người dùng</w:t>
              </w:r>
            </w:ins>
            <w:ins w:id="616" w:author="Minh Đức Lê" w:date="2018-04-06T10:39:00Z">
              <w:r>
                <w:rPr>
                  <w:rFonts w:ascii="Times New Roman" w:hAnsi="Times New Roman"/>
                  <w:sz w:val="26"/>
                  <w:szCs w:val="26"/>
                </w:rPr>
                <w:t>’</w:t>
              </w:r>
            </w:ins>
            <w:ins w:id="617" w:author="Minh Đức Lê" w:date="2018-04-06T10:42:00Z">
              <w:r>
                <w:rPr>
                  <w:rFonts w:ascii="Times New Roman" w:hAnsi="Times New Roman"/>
                  <w:sz w:val="26"/>
                  <w:szCs w:val="26"/>
                </w:rPr>
                <w:t xml:space="preserve"> theo quyền của tài khoản</w:t>
              </w:r>
            </w:ins>
            <w:ins w:id="618" w:author="Minh Đức Lê" w:date="2018-04-06T10:38:00Z">
              <w:r>
                <w:rPr>
                  <w:rFonts w:ascii="Times New Roman" w:hAnsi="Times New Roman"/>
                  <w:sz w:val="26"/>
                  <w:szCs w:val="26"/>
                </w:rPr>
                <w:t xml:space="preserve">, </w:t>
              </w:r>
            </w:ins>
            <w:ins w:id="619" w:author="Minh Đức Lê" w:date="2018-04-06T10:43:00Z">
              <w:r>
                <w:rPr>
                  <w:rFonts w:ascii="Times New Roman" w:hAnsi="Times New Roman"/>
                  <w:sz w:val="26"/>
                  <w:szCs w:val="26"/>
                </w:rPr>
                <w:t xml:space="preserve">trả về </w:t>
              </w:r>
            </w:ins>
            <w:ins w:id="620" w:author="Minh Đức Lê" w:date="2018-04-06T10:38:00Z">
              <w:r>
                <w:rPr>
                  <w:rFonts w:ascii="Times New Roman" w:hAnsi="Times New Roman"/>
                  <w:sz w:val="26"/>
                  <w:szCs w:val="26"/>
                </w:rPr>
                <w:t>g</w:t>
              </w:r>
            </w:ins>
            <w:ins w:id="621" w:author="Minh Đức Lê" w:date="2018-04-06T00:51:00Z">
              <w:r>
                <w:rPr>
                  <w:rFonts w:ascii="Times New Roman" w:hAnsi="Times New Roman"/>
                  <w:sz w:val="26"/>
                  <w:szCs w:val="26"/>
                </w:rPr>
                <w:t xml:space="preserve">iao diện </w:t>
              </w:r>
            </w:ins>
            <w:ins w:id="622" w:author="Minh Đức Lê" w:date="2018-04-06T10:38:00Z">
              <w:r>
                <w:rPr>
                  <w:rFonts w:ascii="Times New Roman" w:hAnsi="Times New Roman"/>
                  <w:sz w:val="26"/>
                  <w:szCs w:val="26"/>
                </w:rPr>
                <w:t>trước</w:t>
              </w:r>
            </w:ins>
            <w:ins w:id="623" w:author="Minh Đức Lê" w:date="2018-04-06T10:43:00Z">
              <w:r>
                <w:rPr>
                  <w:rFonts w:ascii="Times New Roman" w:hAnsi="Times New Roman"/>
                  <w:sz w:val="26"/>
                  <w:szCs w:val="26"/>
                </w:rPr>
                <w:t xml:space="preserve"> bước</w:t>
              </w:r>
            </w:ins>
            <w:ins w:id="624" w:author="Minh Đức Lê" w:date="2018-04-06T10:38:00Z">
              <w:r>
                <w:rPr>
                  <w:rFonts w:ascii="Times New Roman" w:hAnsi="Times New Roman"/>
                  <w:sz w:val="26"/>
                  <w:szCs w:val="26"/>
                </w:rPr>
                <w:t xml:space="preserve"> đăng nhập.</w:t>
              </w:r>
            </w:ins>
          </w:p>
        </w:tc>
      </w:tr>
      <w:tr w:rsidR="006F1226">
        <w:trPr>
          <w:trHeight w:val="2951"/>
          <w:ins w:id="625" w:author="Minh Đức Lê" w:date="2018-04-06T00:51: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26" w:author="Minh Đức Lê" w:date="2018-04-06T00:51:00Z">
              <w:r>
                <w:rPr>
                  <w:rFonts w:ascii="Times New Roman" w:hAnsi="Times New Roman" w:cs="Times New Roman"/>
                  <w:b w:val="0"/>
                  <w:bCs w:val="0"/>
                  <w:sz w:val="26"/>
                  <w:szCs w:val="26"/>
                </w:rPr>
                <w:t>Luồng sự kiện chính (Basic flows)</w:t>
              </w:r>
            </w:ins>
          </w:p>
        </w:tc>
        <w:tc>
          <w:tcPr>
            <w:tcW w:w="7024" w:type="dxa"/>
            <w:tcMar>
              <w:left w:w="98" w:type="dxa"/>
            </w:tcMar>
          </w:tcPr>
          <w:p w:rsidR="006F1226" w:rsidRDefault="005735CC">
            <w:pPr>
              <w:pStyle w:val="InfoBlue"/>
              <w:numPr>
                <w:ilvl w:val="0"/>
                <w:numId w:val="17"/>
              </w:numPr>
              <w:spacing w:before="100" w:after="100" w:line="360" w:lineRule="auto"/>
              <w:rPr>
                <w:rFonts w:ascii="Times New Roman" w:hAnsi="Times New Roman"/>
                <w:sz w:val="26"/>
                <w:szCs w:val="26"/>
                <w:lang w:val="vi-VN"/>
              </w:rPr>
            </w:pPr>
            <w:ins w:id="627" w:author="Minh Đức Lê" w:date="2018-04-06T11:17:00Z">
              <w:r>
                <w:rPr>
                  <w:rFonts w:ascii="Times New Roman" w:hAnsi="Times New Roman"/>
                  <w:sz w:val="26"/>
                  <w:szCs w:val="26"/>
                </w:rPr>
                <w:t xml:space="preserve">Người dùng </w:t>
              </w:r>
            </w:ins>
            <w:ins w:id="628" w:author="Minh Đức Lê" w:date="2018-04-06T00:51:00Z">
              <w:r>
                <w:rPr>
                  <w:rFonts w:ascii="Times New Roman" w:hAnsi="Times New Roman"/>
                  <w:sz w:val="26"/>
                  <w:szCs w:val="26"/>
                </w:rPr>
                <w:t>nhập tài khoản và mật khẩu</w:t>
              </w:r>
            </w:ins>
          </w:p>
          <w:p w:rsidR="006F1226" w:rsidRDefault="005735CC">
            <w:pPr>
              <w:pStyle w:val="InfoBlue"/>
              <w:numPr>
                <w:ilvl w:val="0"/>
                <w:numId w:val="17"/>
              </w:numPr>
              <w:spacing w:before="100" w:after="100" w:line="360" w:lineRule="auto"/>
              <w:rPr>
                <w:rFonts w:ascii="Times New Roman" w:hAnsi="Times New Roman"/>
                <w:sz w:val="26"/>
                <w:szCs w:val="26"/>
                <w:lang w:val="vi-VN"/>
              </w:rPr>
            </w:pPr>
            <w:ins w:id="629" w:author="Minh Đức Lê" w:date="2018-04-06T00:51:00Z">
              <w:r>
                <w:rPr>
                  <w:rFonts w:ascii="Times New Roman" w:hAnsi="Times New Roman"/>
                  <w:sz w:val="26"/>
                  <w:szCs w:val="26"/>
                </w:rPr>
                <w:t>Khách chọn chức năng “đăng nhập”</w:t>
              </w:r>
            </w:ins>
          </w:p>
          <w:p w:rsidR="006F1226" w:rsidRDefault="005735CC">
            <w:pPr>
              <w:pStyle w:val="InfoBlue"/>
              <w:numPr>
                <w:ilvl w:val="0"/>
                <w:numId w:val="17"/>
              </w:numPr>
              <w:spacing w:before="100" w:after="100" w:line="360" w:lineRule="auto"/>
              <w:rPr>
                <w:rFonts w:ascii="Times New Roman" w:hAnsi="Times New Roman"/>
                <w:sz w:val="26"/>
                <w:szCs w:val="26"/>
                <w:lang w:val="vi-VN"/>
              </w:rPr>
            </w:pPr>
            <w:ins w:id="630" w:author="Minh Đức Lê" w:date="2018-04-06T00:51:00Z">
              <w:r>
                <w:rPr>
                  <w:rFonts w:ascii="Times New Roman" w:hAnsi="Times New Roman"/>
                  <w:sz w:val="26"/>
                  <w:szCs w:val="26"/>
                </w:rPr>
                <w:t>Hệ thống kiểm tra thông tin đăng nhập</w:t>
              </w:r>
            </w:ins>
          </w:p>
          <w:p w:rsidR="006F1226" w:rsidRDefault="005735CC">
            <w:pPr>
              <w:pStyle w:val="InfoBlue"/>
              <w:numPr>
                <w:ilvl w:val="0"/>
                <w:numId w:val="17"/>
              </w:numPr>
              <w:spacing w:before="100" w:after="100" w:line="360" w:lineRule="auto"/>
              <w:rPr>
                <w:rFonts w:ascii="Times New Roman" w:hAnsi="Times New Roman"/>
                <w:sz w:val="26"/>
                <w:szCs w:val="26"/>
                <w:lang w:val="vi-VN"/>
              </w:rPr>
            </w:pPr>
            <w:ins w:id="631" w:author="Minh Đức Lê" w:date="2018-04-06T00:51:00Z">
              <w:r>
                <w:rPr>
                  <w:rFonts w:ascii="Times New Roman" w:hAnsi="Times New Roman"/>
                  <w:sz w:val="26"/>
                  <w:szCs w:val="26"/>
                </w:rPr>
                <w:t xml:space="preserve">Hệ thống lấy dữ liệu và giao diện trước đó cho người dùng </w:t>
              </w:r>
            </w:ins>
          </w:p>
          <w:p w:rsidR="006F1226" w:rsidRDefault="005735CC">
            <w:pPr>
              <w:pStyle w:val="InfoBlue"/>
              <w:numPr>
                <w:ilvl w:val="0"/>
                <w:numId w:val="17"/>
              </w:numPr>
              <w:spacing w:before="100" w:after="100" w:line="360" w:lineRule="auto"/>
              <w:rPr>
                <w:rFonts w:ascii="Times New Roman" w:hAnsi="Times New Roman"/>
                <w:sz w:val="26"/>
                <w:szCs w:val="26"/>
                <w:lang w:val="vi-VN"/>
              </w:rPr>
            </w:pPr>
            <w:ins w:id="632" w:author="Minh Đức Lê" w:date="2018-04-06T00:51:00Z">
              <w:r>
                <w:rPr>
                  <w:rFonts w:ascii="Times New Roman" w:hAnsi="Times New Roman"/>
                  <w:sz w:val="26"/>
                  <w:szCs w:val="26"/>
                  <w:lang w:val="vi-VN"/>
                </w:rPr>
                <w:t>Hệ thống</w:t>
              </w:r>
            </w:ins>
            <w:ins w:id="633" w:author="Minh Đức Lê" w:date="2018-04-06T10:42:00Z">
              <w:r>
                <w:rPr>
                  <w:rFonts w:ascii="Times New Roman" w:hAnsi="Times New Roman"/>
                  <w:sz w:val="26"/>
                  <w:szCs w:val="26"/>
                </w:rPr>
                <w:t xml:space="preserve"> cấp quyền và</w:t>
              </w:r>
            </w:ins>
            <w:ins w:id="634" w:author="Minh Đức Lê" w:date="2018-04-06T00:51:00Z">
              <w:r>
                <w:rPr>
                  <w:rFonts w:ascii="Times New Roman" w:hAnsi="Times New Roman"/>
                  <w:sz w:val="26"/>
                  <w:szCs w:val="26"/>
                  <w:lang w:val="vi-VN"/>
                </w:rPr>
                <w:t xml:space="preserve"> </w:t>
              </w:r>
              <w:r>
                <w:rPr>
                  <w:rFonts w:ascii="Times New Roman" w:hAnsi="Times New Roman"/>
                  <w:sz w:val="26"/>
                  <w:szCs w:val="26"/>
                </w:rPr>
                <w:t xml:space="preserve">hiển thị giao diện </w:t>
              </w:r>
            </w:ins>
            <w:ins w:id="635" w:author="Minh Đức Lê" w:date="2018-04-06T10:41:00Z">
              <w:r>
                <w:rPr>
                  <w:rFonts w:ascii="Times New Roman" w:hAnsi="Times New Roman"/>
                  <w:sz w:val="26"/>
                  <w:szCs w:val="26"/>
                </w:rPr>
                <w:t>trước</w:t>
              </w:r>
            </w:ins>
            <w:ins w:id="636" w:author="Minh Đức Lê" w:date="2018-04-06T10:42:00Z">
              <w:r>
                <w:rPr>
                  <w:rFonts w:ascii="Times New Roman" w:hAnsi="Times New Roman"/>
                  <w:sz w:val="26"/>
                  <w:szCs w:val="26"/>
                </w:rPr>
                <w:t xml:space="preserve"> đó</w:t>
              </w:r>
            </w:ins>
            <w:ins w:id="637" w:author="Minh Đức Lê" w:date="2018-04-06T10:41:00Z">
              <w:r>
                <w:rPr>
                  <w:rFonts w:ascii="Times New Roman" w:hAnsi="Times New Roman"/>
                  <w:sz w:val="26"/>
                  <w:szCs w:val="26"/>
                </w:rPr>
                <w:t xml:space="preserve"> cho </w:t>
              </w:r>
            </w:ins>
            <w:ins w:id="638" w:author="Minh Đức Lê" w:date="2018-04-06T11:17:00Z">
              <w:r>
                <w:rPr>
                  <w:rFonts w:ascii="Times New Roman" w:hAnsi="Times New Roman"/>
                  <w:sz w:val="26"/>
                  <w:szCs w:val="26"/>
                </w:rPr>
                <w:t>Người dùng</w:t>
              </w:r>
            </w:ins>
            <w:ins w:id="639" w:author="Minh Đức Lê" w:date="2018-04-06T10:41:00Z">
              <w:r>
                <w:rPr>
                  <w:rFonts w:ascii="Times New Roman" w:hAnsi="Times New Roman"/>
                  <w:sz w:val="26"/>
                  <w:szCs w:val="26"/>
                </w:rPr>
                <w:t>.</w:t>
              </w:r>
            </w:ins>
          </w:p>
        </w:tc>
      </w:tr>
      <w:tr w:rsidR="006F1226">
        <w:trPr>
          <w:trHeight w:val="2951"/>
          <w:ins w:id="640" w:author="Minh Đức Lê" w:date="2018-04-06T00:51: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bCs w:val="0"/>
                <w:sz w:val="26"/>
                <w:szCs w:val="26"/>
              </w:rPr>
            </w:pPr>
            <w:ins w:id="641" w:author="Minh Đức Lê" w:date="2018-04-06T00:51:00Z">
              <w:r>
                <w:rPr>
                  <w:rFonts w:ascii="Times New Roman" w:hAnsi="Times New Roman" w:cs="Times New Roman"/>
                  <w:b w:val="0"/>
                  <w:sz w:val="26"/>
                  <w:szCs w:val="26"/>
                </w:rPr>
                <w:t>Luồng sự kiện phụ (Alternative Flows):</w:t>
              </w:r>
            </w:ins>
          </w:p>
        </w:tc>
        <w:tc>
          <w:tcPr>
            <w:tcW w:w="7024" w:type="dxa"/>
            <w:tcMar>
              <w:left w:w="98" w:type="dxa"/>
            </w:tcMar>
          </w:tcPr>
          <w:p w:rsidR="006F1226" w:rsidRDefault="005735CC">
            <w:pPr>
              <w:pStyle w:val="InfoBlue"/>
              <w:numPr>
                <w:ilvl w:val="0"/>
                <w:numId w:val="12"/>
              </w:numPr>
              <w:spacing w:before="100" w:after="100" w:line="360" w:lineRule="auto"/>
              <w:jc w:val="both"/>
              <w:rPr>
                <w:rFonts w:ascii="Times New Roman" w:hAnsi="Times New Roman"/>
                <w:sz w:val="26"/>
                <w:szCs w:val="26"/>
              </w:rPr>
            </w:pPr>
            <w:ins w:id="642" w:author="Minh Đức Lê" w:date="2018-04-06T00:51:00Z">
              <w:r>
                <w:rPr>
                  <w:rFonts w:ascii="Times New Roman" w:hAnsi="Times New Roman"/>
                  <w:sz w:val="26"/>
                  <w:szCs w:val="26"/>
                </w:rPr>
                <w:t xml:space="preserve"> Nếu thông tin đăng nhập sai hệ thống hiển thị thông báo cho khách hàng. Còn nếu trên 3 lần sai hệ thống sẽ khóa tài khoản và gởi mail cảnh báo về chủ tài khoản sau đó hiển thị giao diện cảnh báo.</w:t>
              </w:r>
            </w:ins>
          </w:p>
        </w:tc>
      </w:tr>
    </w:tbl>
    <w:p w:rsidR="006F1226" w:rsidRDefault="006F1226"/>
    <w:p w:rsidR="006F1226" w:rsidRDefault="006F1226"/>
    <w:p w:rsidR="006F1226" w:rsidRDefault="005735CC">
      <w:r>
        <w:rPr>
          <w:noProof/>
        </w:rPr>
        <w:lastRenderedPageBreak/>
        <w:drawing>
          <wp:inline distT="0" distB="0" distL="0" distR="0">
            <wp:extent cx="5580380" cy="3814445"/>
            <wp:effectExtent l="0" t="0" r="0" b="0"/>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4"/>
                    <pic:cNvPicPr>
                      <a:picLocks noChangeAspect="1" noChangeArrowheads="1"/>
                    </pic:cNvPicPr>
                  </pic:nvPicPr>
                  <pic:blipFill>
                    <a:blip r:embed="rId27"/>
                    <a:stretch>
                      <a:fillRect/>
                    </a:stretch>
                  </pic:blipFill>
                  <pic:spPr bwMode="auto">
                    <a:xfrm>
                      <a:off x="0" y="0"/>
                      <a:ext cx="5580380" cy="3814445"/>
                    </a:xfrm>
                    <a:prstGeom prst="rect">
                      <a:avLst/>
                    </a:prstGeom>
                  </pic:spPr>
                </pic:pic>
              </a:graphicData>
            </a:graphic>
          </wp:inline>
        </w:drawing>
      </w:r>
    </w:p>
    <w:p w:rsidR="006F1226" w:rsidRDefault="005735CC">
      <w:pPr>
        <w:pStyle w:val="ListParagraph"/>
        <w:ind w:left="927" w:firstLine="0"/>
        <w:rPr>
          <w:ins w:id="643" w:author="Minh Đức Lê" w:date="2018-04-05T18:53:00Z"/>
          <w:b/>
        </w:rPr>
      </w:pPr>
      <w:r>
        <w:rPr>
          <w:noProof/>
        </w:rPr>
        <w:drawing>
          <wp:inline distT="0" distB="0" distL="0" distR="0">
            <wp:extent cx="5580380" cy="2849880"/>
            <wp:effectExtent l="0" t="0" r="0"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pic:cNvPicPr>
                      <a:picLocks noChangeAspect="1" noChangeArrowheads="1"/>
                    </pic:cNvPicPr>
                  </pic:nvPicPr>
                  <pic:blipFill>
                    <a:blip r:embed="rId28"/>
                    <a:stretch>
                      <a:fillRect/>
                    </a:stretch>
                  </pic:blipFill>
                  <pic:spPr bwMode="auto">
                    <a:xfrm>
                      <a:off x="0" y="0"/>
                      <a:ext cx="5580380" cy="2849880"/>
                    </a:xfrm>
                    <a:prstGeom prst="rect">
                      <a:avLst/>
                    </a:prstGeom>
                  </pic:spPr>
                </pic:pic>
              </a:graphicData>
            </a:graphic>
          </wp:inline>
        </w:drawing>
      </w:r>
    </w:p>
    <w:p w:rsidR="006F1226" w:rsidRDefault="005735CC" w:rsidP="00521A83">
      <w:pPr>
        <w:pStyle w:val="Heading5"/>
        <w:numPr>
          <w:ilvl w:val="0"/>
          <w:numId w:val="0"/>
        </w:numPr>
        <w:ind w:left="1008"/>
        <w:pPrChange w:id="644" w:author="Minh Đức Lê" w:date="2018-05-08T12:28:00Z">
          <w:pPr>
            <w:pStyle w:val="Heading3"/>
            <w:numPr>
              <w:numId w:val="3"/>
            </w:numPr>
          </w:pPr>
        </w:pPrChange>
      </w:pPr>
      <w:ins w:id="645" w:author="Minh Đức Lê" w:date="2018-03-25T23:13:00Z">
        <w:r>
          <w:t>Tạo tài khoản</w:t>
        </w:r>
      </w:ins>
    </w:p>
    <w:p w:rsidR="006F1226" w:rsidRDefault="006F1226"/>
    <w:tbl>
      <w:tblPr>
        <w:tblStyle w:val="TableGrid"/>
        <w:tblW w:w="9404" w:type="dxa"/>
        <w:tblInd w:w="-10" w:type="dxa"/>
        <w:tblCellMar>
          <w:left w:w="98" w:type="dxa"/>
          <w:right w:w="108" w:type="dxa"/>
        </w:tblCellMar>
        <w:tblLook w:val="01E0" w:firstRow="1" w:lastRow="1" w:firstColumn="1" w:lastColumn="1" w:noHBand="0" w:noVBand="0"/>
      </w:tblPr>
      <w:tblGrid>
        <w:gridCol w:w="2379"/>
        <w:gridCol w:w="7025"/>
      </w:tblGrid>
      <w:tr w:rsidR="006F1226">
        <w:trPr>
          <w:trHeight w:val="560"/>
          <w:ins w:id="646" w:author="Minh Đức Lê" w:date="2018-03-25T23:13:00Z"/>
        </w:trPr>
        <w:tc>
          <w:tcPr>
            <w:tcW w:w="9403" w:type="dxa"/>
            <w:gridSpan w:val="2"/>
            <w:tcMar>
              <w:left w:w="98" w:type="dxa"/>
            </w:tcMar>
          </w:tcPr>
          <w:p w:rsidR="006F1226" w:rsidRDefault="005735CC">
            <w:pPr>
              <w:spacing w:before="100" w:after="100" w:line="360" w:lineRule="auto"/>
              <w:rPr>
                <w:b/>
                <w:szCs w:val="26"/>
              </w:rPr>
            </w:pPr>
            <w:ins w:id="647" w:author="Minh Đức Lê" w:date="2018-03-25T23:13:00Z">
              <w:r>
                <w:rPr>
                  <w:b/>
                  <w:bCs/>
                  <w:szCs w:val="26"/>
                </w:rPr>
                <w:t xml:space="preserve">Use case: </w:t>
              </w:r>
              <w:r>
                <w:rPr>
                  <w:i/>
                  <w:iCs/>
                  <w:color w:val="0000FF"/>
                  <w:szCs w:val="26"/>
                </w:rPr>
                <w:t>Tạo tài khoản</w:t>
              </w:r>
            </w:ins>
          </w:p>
        </w:tc>
      </w:tr>
      <w:tr w:rsidR="006F1226">
        <w:trPr>
          <w:trHeight w:val="680"/>
          <w:ins w:id="648" w:author="Minh Đức Lê" w:date="2018-03-25T23:13: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49" w:author="Minh Đức Lê" w:date="2018-03-25T23:13:00Z">
              <w:r>
                <w:rPr>
                  <w:rFonts w:ascii="Times New Roman" w:hAnsi="Times New Roman" w:cs="Times New Roman"/>
                  <w:b w:val="0"/>
                  <w:bCs w:val="0"/>
                  <w:sz w:val="26"/>
                  <w:szCs w:val="26"/>
                </w:rPr>
                <w:t>Mục đích:</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50" w:author="Minh Đức Lê" w:date="2018-03-25T23:13:00Z">
              <w:r>
                <w:rPr>
                  <w:rFonts w:ascii="Times New Roman" w:hAnsi="Times New Roman"/>
                  <w:sz w:val="26"/>
                  <w:szCs w:val="26"/>
                </w:rPr>
                <w:t>Xử lí tạo tài khoản cho khách</w:t>
              </w:r>
            </w:ins>
          </w:p>
        </w:tc>
      </w:tr>
      <w:tr w:rsidR="006F1226">
        <w:trPr>
          <w:trHeight w:val="692"/>
          <w:ins w:id="651" w:author="Minh Đức Lê" w:date="2018-03-25T23:13: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52" w:author="Minh Đức Lê" w:date="2018-03-25T23:13:00Z">
              <w:r>
                <w:rPr>
                  <w:rFonts w:ascii="Times New Roman" w:hAnsi="Times New Roman" w:cs="Times New Roman"/>
                  <w:b w:val="0"/>
                  <w:bCs w:val="0"/>
                  <w:sz w:val="26"/>
                  <w:szCs w:val="26"/>
                </w:rPr>
                <w:lastRenderedPageBreak/>
                <w:t>Mô tả:</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53"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6F1226">
        <w:trPr>
          <w:trHeight w:val="680"/>
          <w:ins w:id="654" w:author="Minh Đức Lê" w:date="2018-03-25T23:13: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55" w:author="Minh Đức Lê" w:date="2018-03-25T23:13:00Z">
              <w:r>
                <w:rPr>
                  <w:rFonts w:ascii="Times New Roman" w:hAnsi="Times New Roman" w:cs="Times New Roman"/>
                  <w:b w:val="0"/>
                  <w:bCs w:val="0"/>
                  <w:sz w:val="26"/>
                  <w:szCs w:val="26"/>
                </w:rPr>
                <w:t>Tác nhân:</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656" w:author="Minh Đức Lê" w:date="2018-04-06T11:17:00Z">
              <w:r>
                <w:rPr>
                  <w:rFonts w:ascii="Times New Roman" w:hAnsi="Times New Roman"/>
                  <w:sz w:val="26"/>
                  <w:szCs w:val="26"/>
                </w:rPr>
                <w:t xml:space="preserve">Người dùng </w:t>
              </w:r>
            </w:ins>
            <w:ins w:id="657" w:author="Minh Đức Lê" w:date="2018-03-25T23:13:00Z">
              <w:r>
                <w:rPr>
                  <w:rFonts w:ascii="Times New Roman" w:hAnsi="Times New Roman"/>
                  <w:sz w:val="26"/>
                  <w:szCs w:val="26"/>
                </w:rPr>
                <w:t>(Guest)</w:t>
              </w:r>
            </w:ins>
          </w:p>
        </w:tc>
      </w:tr>
      <w:tr w:rsidR="006F1226">
        <w:trPr>
          <w:trHeight w:val="680"/>
          <w:ins w:id="658" w:author="Minh Đức Lê" w:date="2018-03-25T23:13: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59" w:author="Minh Đức Lê" w:date="2018-03-25T23:13:00Z">
              <w:r>
                <w:rPr>
                  <w:rFonts w:ascii="Times New Roman" w:hAnsi="Times New Roman" w:cs="Times New Roman"/>
                  <w:b w:val="0"/>
                  <w:bCs w:val="0"/>
                  <w:sz w:val="26"/>
                  <w:szCs w:val="26"/>
                </w:rPr>
                <w:t>Điều kiện sau:</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60" w:author="Minh Đức Lê" w:date="2018-03-25T23:13:00Z">
              <w:r>
                <w:rPr>
                  <w:rFonts w:ascii="Times New Roman" w:hAnsi="Times New Roman"/>
                  <w:sz w:val="26"/>
                  <w:szCs w:val="26"/>
                </w:rPr>
                <w:t>Khách sẽ được cấp tài khoản đăng nhập</w:t>
              </w:r>
            </w:ins>
          </w:p>
        </w:tc>
      </w:tr>
      <w:tr w:rsidR="006F1226">
        <w:trPr>
          <w:trHeight w:val="2951"/>
          <w:ins w:id="661" w:author="Minh Đức Lê" w:date="2018-03-25T23:13: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62" w:author="Minh Đức Lê" w:date="2018-03-25T23:13:00Z">
              <w:r>
                <w:rPr>
                  <w:rFonts w:ascii="Times New Roman" w:hAnsi="Times New Roman" w:cs="Times New Roman"/>
                  <w:b w:val="0"/>
                  <w:bCs w:val="0"/>
                  <w:sz w:val="26"/>
                  <w:szCs w:val="26"/>
                </w:rPr>
                <w:t>Luồng sự kiện chính (Basic flows)</w:t>
              </w:r>
            </w:ins>
          </w:p>
        </w:tc>
        <w:tc>
          <w:tcPr>
            <w:tcW w:w="7024" w:type="dxa"/>
            <w:tcMar>
              <w:left w:w="98" w:type="dxa"/>
            </w:tcMar>
          </w:tcPr>
          <w:p w:rsidR="006F1226" w:rsidRDefault="005735CC">
            <w:pPr>
              <w:pStyle w:val="InfoBlue"/>
              <w:numPr>
                <w:ilvl w:val="0"/>
                <w:numId w:val="11"/>
              </w:numPr>
              <w:spacing w:before="100" w:after="100" w:line="360" w:lineRule="auto"/>
              <w:rPr>
                <w:rFonts w:ascii="Times New Roman" w:hAnsi="Times New Roman"/>
                <w:sz w:val="26"/>
                <w:szCs w:val="26"/>
                <w:lang w:val="vi-VN"/>
              </w:rPr>
            </w:pPr>
            <w:ins w:id="663" w:author="Minh Đức Lê" w:date="2018-04-06T11:17:00Z">
              <w:r>
                <w:rPr>
                  <w:rFonts w:ascii="Times New Roman" w:hAnsi="Times New Roman"/>
                  <w:sz w:val="26"/>
                  <w:szCs w:val="26"/>
                </w:rPr>
                <w:t>Người dùng</w:t>
              </w:r>
            </w:ins>
            <w:ins w:id="664" w:author="Minh Đức Lê" w:date="2018-03-25T23:13:00Z">
              <w:r>
                <w:rPr>
                  <w:rFonts w:ascii="Times New Roman" w:hAnsi="Times New Roman"/>
                  <w:sz w:val="26"/>
                  <w:szCs w:val="26"/>
                </w:rPr>
                <w:t xml:space="preserve"> chọn chức năng “tạo tài khoản”</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65" w:author="Minh Đức Lê" w:date="2018-03-25T23:13:00Z">
              <w:r>
                <w:rPr>
                  <w:rFonts w:ascii="Times New Roman" w:hAnsi="Times New Roman"/>
                  <w:sz w:val="26"/>
                  <w:szCs w:val="26"/>
                </w:rPr>
                <w:t>Hệ thống hiển thị giao diện đăng kí</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66" w:author="Minh Đức Lê" w:date="2018-03-25T23:13:00Z">
              <w:r>
                <w:rPr>
                  <w:rFonts w:ascii="Times New Roman" w:hAnsi="Times New Roman"/>
                  <w:sz w:val="26"/>
                  <w:szCs w:val="26"/>
                </w:rPr>
                <w:t>Khách nhập thông tin đăng kí</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67" w:author="Minh Đức Lê" w:date="2018-03-25T23:13:00Z">
              <w:r>
                <w:rPr>
                  <w:rFonts w:ascii="Times New Roman" w:hAnsi="Times New Roman"/>
                  <w:sz w:val="26"/>
                  <w:szCs w:val="26"/>
                </w:rPr>
                <w:t xml:space="preserve">Khách chọn chức năng đăng kí </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68"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69" w:author="Minh Đức Lê" w:date="2018-03-25T23:13:00Z">
              <w:r>
                <w:rPr>
                  <w:rFonts w:ascii="Times New Roman" w:hAnsi="Times New Roman"/>
                  <w:sz w:val="26"/>
                  <w:szCs w:val="26"/>
                </w:rPr>
                <w:t>Hệ thống gởi mail xác nhận cho khách và lưu thông tin vào CSDL</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70" w:author="Minh Đức Lê" w:date="2018-03-25T23:13:00Z">
              <w:r>
                <w:rPr>
                  <w:rFonts w:ascii="Times New Roman" w:hAnsi="Times New Roman"/>
                  <w:sz w:val="26"/>
                  <w:szCs w:val="26"/>
                </w:rPr>
                <w:t>Hệ thống hiển thị thông báo đăng kí thành công</w:t>
              </w:r>
            </w:ins>
          </w:p>
          <w:p w:rsidR="006F1226" w:rsidRDefault="005735CC">
            <w:pPr>
              <w:pStyle w:val="InfoBlue"/>
              <w:numPr>
                <w:ilvl w:val="0"/>
                <w:numId w:val="11"/>
              </w:numPr>
              <w:spacing w:before="100" w:after="100" w:line="360" w:lineRule="auto"/>
              <w:rPr>
                <w:rFonts w:ascii="Times New Roman" w:hAnsi="Times New Roman"/>
                <w:sz w:val="26"/>
                <w:szCs w:val="26"/>
                <w:lang w:val="vi-VN"/>
              </w:rPr>
            </w:pPr>
            <w:ins w:id="671" w:author="Minh Đức Lê" w:date="2018-04-08T10:07:00Z">
              <w:r>
                <w:rPr>
                  <w:rFonts w:ascii="Times New Roman" w:hAnsi="Times New Roman"/>
                  <w:sz w:val="26"/>
                  <w:szCs w:val="26"/>
                  <w:lang w:val="vi-VN"/>
                </w:rPr>
                <w:t xml:space="preserve">Hệ thống </w:t>
              </w:r>
            </w:ins>
            <w:ins w:id="672" w:author="Minh Đức Lê" w:date="2018-04-08T10:08:00Z">
              <w:r>
                <w:rPr>
                  <w:rFonts w:ascii="Times New Roman" w:hAnsi="Times New Roman"/>
                  <w:sz w:val="26"/>
                  <w:szCs w:val="26"/>
                  <w:lang w:val="vi-VN"/>
                </w:rPr>
                <w:t>chuyển sang</w:t>
              </w:r>
            </w:ins>
            <w:ins w:id="673" w:author="Minh Đức Lê" w:date="2018-04-08T10:07:00Z">
              <w:r>
                <w:rPr>
                  <w:rFonts w:ascii="Times New Roman" w:hAnsi="Times New Roman"/>
                  <w:sz w:val="26"/>
                  <w:szCs w:val="26"/>
                  <w:lang w:val="vi-VN"/>
                </w:rPr>
                <w:t xml:space="preserve"> giao diện đăng nhập</w:t>
              </w:r>
            </w:ins>
          </w:p>
        </w:tc>
      </w:tr>
      <w:tr w:rsidR="006F1226">
        <w:trPr>
          <w:trHeight w:val="2951"/>
          <w:ins w:id="674" w:author="Minh Đức Lê" w:date="2018-03-25T23:13: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bCs w:val="0"/>
                <w:sz w:val="26"/>
                <w:szCs w:val="26"/>
              </w:rPr>
            </w:pPr>
            <w:ins w:id="675" w:author="Minh Đức Lê" w:date="2018-03-25T23:13:00Z">
              <w:r>
                <w:rPr>
                  <w:rFonts w:ascii="Times New Roman" w:hAnsi="Times New Roman" w:cs="Times New Roman"/>
                  <w:b w:val="0"/>
                  <w:sz w:val="26"/>
                  <w:szCs w:val="26"/>
                </w:rPr>
                <w:t>Luồng sự kiện phụ (Alternative Flows):</w:t>
              </w:r>
            </w:ins>
          </w:p>
        </w:tc>
        <w:tc>
          <w:tcPr>
            <w:tcW w:w="7024" w:type="dxa"/>
            <w:tcMar>
              <w:left w:w="98" w:type="dxa"/>
            </w:tcMar>
          </w:tcPr>
          <w:p w:rsidR="006F1226" w:rsidRDefault="005735CC">
            <w:pPr>
              <w:pStyle w:val="InfoBlue"/>
              <w:spacing w:before="100" w:after="100" w:line="360" w:lineRule="auto"/>
              <w:jc w:val="both"/>
              <w:rPr>
                <w:rFonts w:ascii="Times New Roman" w:hAnsi="Times New Roman"/>
                <w:sz w:val="26"/>
                <w:szCs w:val="26"/>
              </w:rPr>
            </w:pPr>
            <w:ins w:id="676" w:author="Minh Đức Lê" w:date="2018-03-25T23:13:00Z">
              <w:r>
                <w:rPr>
                  <w:rFonts w:ascii="Times New Roman" w:hAnsi="Times New Roman"/>
                  <w:sz w:val="26"/>
                  <w:szCs w:val="26"/>
                </w:rPr>
                <w:t xml:space="preserve">    4.1 Hệ thống thông báo thông tin đăng kí thông hợp lệ</w:t>
              </w:r>
            </w:ins>
          </w:p>
          <w:p w:rsidR="006F1226" w:rsidRDefault="005735CC">
            <w:pPr>
              <w:pStyle w:val="InfoBlue"/>
              <w:spacing w:before="100" w:after="100" w:line="360" w:lineRule="auto"/>
              <w:jc w:val="both"/>
              <w:rPr>
                <w:rFonts w:ascii="Times New Roman" w:hAnsi="Times New Roman"/>
                <w:sz w:val="26"/>
                <w:szCs w:val="26"/>
              </w:rPr>
            </w:pPr>
            <w:ins w:id="677" w:author="Minh Đức Lê" w:date="2018-03-25T23:13:00Z">
              <w:r>
                <w:rPr>
                  <w:rFonts w:ascii="Times New Roman" w:hAnsi="Times New Roman"/>
                  <w:sz w:val="26"/>
                  <w:szCs w:val="26"/>
                </w:rPr>
                <w:t xml:space="preserve">    4.2 Khách sửa lại thông tin đăng kí</w:t>
              </w:r>
            </w:ins>
          </w:p>
        </w:tc>
      </w:tr>
    </w:tbl>
    <w:p w:rsidR="006F1226" w:rsidRDefault="006F1226">
      <w:pPr>
        <w:rPr>
          <w:rFonts w:ascii="Arial" w:hAnsi="Arial" w:cs="Arial"/>
        </w:rPr>
      </w:pPr>
    </w:p>
    <w:p w:rsidR="006F1226" w:rsidRDefault="006F1226"/>
    <w:p w:rsidR="006F1226" w:rsidRDefault="005735CC">
      <w:r>
        <w:rPr>
          <w:noProof/>
        </w:rPr>
        <w:lastRenderedPageBreak/>
        <w:drawing>
          <wp:inline distT="0" distB="0" distL="0" distR="0">
            <wp:extent cx="5580380" cy="5006340"/>
            <wp:effectExtent l="0" t="0" r="0" b="0"/>
            <wp:docPr id="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5"/>
                    <pic:cNvPicPr>
                      <a:picLocks noChangeAspect="1" noChangeArrowheads="1"/>
                    </pic:cNvPicPr>
                  </pic:nvPicPr>
                  <pic:blipFill>
                    <a:blip r:embed="rId29"/>
                    <a:stretch>
                      <a:fillRect/>
                    </a:stretch>
                  </pic:blipFill>
                  <pic:spPr bwMode="auto">
                    <a:xfrm>
                      <a:off x="0" y="0"/>
                      <a:ext cx="5580380" cy="5006340"/>
                    </a:xfrm>
                    <a:prstGeom prst="rect">
                      <a:avLst/>
                    </a:prstGeom>
                  </pic:spPr>
                </pic:pic>
              </a:graphicData>
            </a:graphic>
          </wp:inline>
        </w:drawing>
      </w:r>
    </w:p>
    <w:p w:rsidR="006F1226" w:rsidRDefault="006F1226"/>
    <w:p w:rsidR="006F1226" w:rsidRDefault="006F1226"/>
    <w:p w:rsidR="006F1226" w:rsidRDefault="005735CC">
      <w:r>
        <w:rPr>
          <w:noProof/>
        </w:rPr>
        <w:lastRenderedPageBreak/>
        <w:drawing>
          <wp:inline distT="0" distB="0" distL="0" distR="0">
            <wp:extent cx="4114800" cy="374142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30"/>
                    <a:stretch>
                      <a:fillRect/>
                    </a:stretch>
                  </pic:blipFill>
                  <pic:spPr bwMode="auto">
                    <a:xfrm>
                      <a:off x="0" y="0"/>
                      <a:ext cx="4114800" cy="3741420"/>
                    </a:xfrm>
                    <a:prstGeom prst="rect">
                      <a:avLst/>
                    </a:prstGeom>
                  </pic:spPr>
                </pic:pic>
              </a:graphicData>
            </a:graphic>
          </wp:inline>
        </w:drawing>
      </w:r>
    </w:p>
    <w:p w:rsidR="006F1226" w:rsidRDefault="006F1226"/>
    <w:p w:rsidR="006F1226" w:rsidRDefault="005735CC" w:rsidP="00521A83">
      <w:pPr>
        <w:pStyle w:val="Heading5"/>
        <w:numPr>
          <w:ilvl w:val="0"/>
          <w:numId w:val="0"/>
        </w:numPr>
        <w:ind w:left="1008"/>
        <w:pPrChange w:id="678" w:author="Minh Đức Lê" w:date="2018-05-08T12:28:00Z">
          <w:pPr>
            <w:pStyle w:val="Heading3"/>
            <w:numPr>
              <w:numId w:val="3"/>
            </w:numPr>
          </w:pPr>
        </w:pPrChange>
      </w:pPr>
      <w:ins w:id="679" w:author="Minh Đức Lê" w:date="2018-04-08T09:37:00Z">
        <w:r>
          <w:rPr>
            <w:lang w:val="vi-VN"/>
          </w:rPr>
          <w:t>T</w:t>
        </w:r>
      </w:ins>
      <w:ins w:id="680" w:author="Minh Đức Lê" w:date="2018-03-25T23:14:00Z">
        <w:r>
          <w:t>ìm kiếm</w:t>
        </w:r>
      </w:ins>
      <w:ins w:id="681" w:author="Minh Đức Lê" w:date="2018-04-08T09:37:00Z">
        <w:r>
          <w:rPr>
            <w:lang w:val="vi-VN"/>
          </w:rPr>
          <w:t xml:space="preserve"> báo</w:t>
        </w:r>
      </w:ins>
    </w:p>
    <w:p w:rsidR="006F1226" w:rsidRDefault="006F1226"/>
    <w:tbl>
      <w:tblPr>
        <w:tblStyle w:val="TableGrid"/>
        <w:tblW w:w="9404" w:type="dxa"/>
        <w:tblInd w:w="-10" w:type="dxa"/>
        <w:tblCellMar>
          <w:left w:w="98" w:type="dxa"/>
          <w:right w:w="108" w:type="dxa"/>
        </w:tblCellMar>
        <w:tblLook w:val="01E0" w:firstRow="1" w:lastRow="1" w:firstColumn="1" w:lastColumn="1" w:noHBand="0" w:noVBand="0"/>
      </w:tblPr>
      <w:tblGrid>
        <w:gridCol w:w="2379"/>
        <w:gridCol w:w="7025"/>
      </w:tblGrid>
      <w:tr w:rsidR="006F1226">
        <w:trPr>
          <w:trHeight w:val="560"/>
          <w:ins w:id="682" w:author="Minh Đức Lê" w:date="2018-03-25T23:14:00Z"/>
        </w:trPr>
        <w:tc>
          <w:tcPr>
            <w:tcW w:w="9403" w:type="dxa"/>
            <w:gridSpan w:val="2"/>
            <w:tcMar>
              <w:left w:w="98" w:type="dxa"/>
            </w:tcMar>
          </w:tcPr>
          <w:p w:rsidR="006F1226" w:rsidRDefault="005735CC">
            <w:pPr>
              <w:spacing w:before="100" w:after="100" w:line="360" w:lineRule="auto"/>
              <w:rPr>
                <w:b/>
                <w:szCs w:val="26"/>
                <w:lang w:val="vi-VN"/>
              </w:rPr>
            </w:pPr>
            <w:ins w:id="683" w:author="Minh Đức Lê" w:date="2018-03-25T23:14:00Z">
              <w:r>
                <w:rPr>
                  <w:b/>
                  <w:bCs/>
                  <w:szCs w:val="26"/>
                </w:rPr>
                <w:t>Use case:</w:t>
              </w:r>
              <w:r>
                <w:rPr>
                  <w:i/>
                  <w:iCs/>
                  <w:color w:val="0000FF"/>
                  <w:szCs w:val="26"/>
                </w:rPr>
                <w:t xml:space="preserve"> Tìm kiếm</w:t>
              </w:r>
            </w:ins>
            <w:ins w:id="684" w:author="Minh Đức Lê" w:date="2018-04-08T09:37:00Z">
              <w:r>
                <w:rPr>
                  <w:i/>
                  <w:iCs/>
                  <w:color w:val="0000FF"/>
                  <w:szCs w:val="26"/>
                  <w:lang w:val="vi-VN"/>
                </w:rPr>
                <w:t xml:space="preserve"> báo</w:t>
              </w:r>
            </w:ins>
          </w:p>
        </w:tc>
      </w:tr>
      <w:tr w:rsidR="006F1226">
        <w:trPr>
          <w:trHeight w:val="680"/>
          <w:ins w:id="685" w:author="Minh Đức Lê" w:date="2018-03-25T23:14: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86" w:author="Minh Đức Lê" w:date="2018-03-25T23:14:00Z">
              <w:r>
                <w:rPr>
                  <w:rFonts w:ascii="Times New Roman" w:hAnsi="Times New Roman" w:cs="Times New Roman"/>
                  <w:b w:val="0"/>
                  <w:bCs w:val="0"/>
                  <w:sz w:val="26"/>
                  <w:szCs w:val="26"/>
                </w:rPr>
                <w:t>Mục đích:</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87" w:author="Minh Đức Lê" w:date="2018-03-25T23:14:00Z">
              <w:r>
                <w:rPr>
                  <w:rFonts w:ascii="Times New Roman" w:hAnsi="Times New Roman"/>
                  <w:sz w:val="26"/>
                  <w:szCs w:val="26"/>
                </w:rPr>
                <w:t>Thao tác tìm kiếm báo thuận tiện</w:t>
              </w:r>
            </w:ins>
          </w:p>
        </w:tc>
      </w:tr>
      <w:tr w:rsidR="006F1226">
        <w:trPr>
          <w:trHeight w:val="692"/>
          <w:ins w:id="688" w:author="Minh Đức Lê" w:date="2018-03-25T23:14: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89" w:author="Minh Đức Lê" w:date="2018-03-25T23:14:00Z">
              <w:r>
                <w:rPr>
                  <w:rFonts w:ascii="Times New Roman" w:hAnsi="Times New Roman" w:cs="Times New Roman"/>
                  <w:b w:val="0"/>
                  <w:bCs w:val="0"/>
                  <w:sz w:val="26"/>
                  <w:szCs w:val="26"/>
                </w:rPr>
                <w:t>Mô tả:</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90" w:author="Minh Đức Lê" w:date="2018-03-25T23:14:00Z">
              <w:r>
                <w:rPr>
                  <w:rFonts w:ascii="Times New Roman" w:hAnsi="Times New Roman"/>
                  <w:sz w:val="26"/>
                  <w:szCs w:val="26"/>
                </w:rPr>
                <w:t>Khách hàng nhập tên báo cần tìm</w:t>
              </w:r>
            </w:ins>
          </w:p>
        </w:tc>
      </w:tr>
      <w:tr w:rsidR="006F1226">
        <w:trPr>
          <w:trHeight w:val="680"/>
          <w:ins w:id="691" w:author="Minh Đức Lê" w:date="2018-03-25T23:14: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92" w:author="Minh Đức Lê" w:date="2018-03-25T23:14:00Z">
              <w:r>
                <w:rPr>
                  <w:rFonts w:ascii="Times New Roman" w:hAnsi="Times New Roman" w:cs="Times New Roman"/>
                  <w:b w:val="0"/>
                  <w:bCs w:val="0"/>
                  <w:sz w:val="26"/>
                  <w:szCs w:val="26"/>
                </w:rPr>
                <w:t>Tác nhân:</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693" w:author="Minh Đức Lê" w:date="2018-04-06T11:17:00Z">
              <w:r>
                <w:rPr>
                  <w:rFonts w:ascii="Times New Roman" w:hAnsi="Times New Roman"/>
                  <w:sz w:val="26"/>
                  <w:szCs w:val="26"/>
                </w:rPr>
                <w:t>Người dùng</w:t>
              </w:r>
            </w:ins>
            <w:ins w:id="694" w:author="Minh Đức Lê" w:date="2018-03-25T23:14:00Z">
              <w:r>
                <w:rPr>
                  <w:rFonts w:ascii="Times New Roman" w:hAnsi="Times New Roman"/>
                  <w:sz w:val="26"/>
                  <w:szCs w:val="26"/>
                </w:rPr>
                <w:t xml:space="preserve"> (Guest)</w:t>
              </w:r>
            </w:ins>
          </w:p>
        </w:tc>
      </w:tr>
      <w:tr w:rsidR="006F1226">
        <w:trPr>
          <w:trHeight w:val="680"/>
          <w:ins w:id="695" w:author="Minh Đức Lê" w:date="2018-03-25T23:14: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96" w:author="Minh Đức Lê" w:date="2018-03-25T23:14:00Z">
              <w:r>
                <w:rPr>
                  <w:rFonts w:ascii="Times New Roman" w:hAnsi="Times New Roman" w:cs="Times New Roman"/>
                  <w:b w:val="0"/>
                  <w:bCs w:val="0"/>
                  <w:sz w:val="26"/>
                  <w:szCs w:val="26"/>
                </w:rPr>
                <w:t>Điều kiện sau:</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697" w:author="Minh Đức Lê" w:date="2018-03-25T23:14:00Z">
              <w:r>
                <w:rPr>
                  <w:rFonts w:ascii="Times New Roman" w:hAnsi="Times New Roman"/>
                  <w:sz w:val="26"/>
                  <w:szCs w:val="26"/>
                </w:rPr>
                <w:t>Hiện thị kết quả tìm được</w:t>
              </w:r>
            </w:ins>
          </w:p>
        </w:tc>
      </w:tr>
      <w:tr w:rsidR="006F1226">
        <w:trPr>
          <w:trHeight w:val="2951"/>
          <w:ins w:id="698" w:author="Minh Đức Lê" w:date="2018-03-25T23:14: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699" w:author="Minh Đức Lê" w:date="2018-03-25T23:14:00Z">
              <w:r>
                <w:rPr>
                  <w:rFonts w:ascii="Times New Roman" w:hAnsi="Times New Roman" w:cs="Times New Roman"/>
                  <w:b w:val="0"/>
                  <w:bCs w:val="0"/>
                  <w:sz w:val="26"/>
                  <w:szCs w:val="26"/>
                </w:rPr>
                <w:lastRenderedPageBreak/>
                <w:t>Luồng sự kiện chính (Basic flows)</w:t>
              </w:r>
            </w:ins>
          </w:p>
        </w:tc>
        <w:tc>
          <w:tcPr>
            <w:tcW w:w="7024" w:type="dxa"/>
            <w:tcMar>
              <w:left w:w="98" w:type="dxa"/>
            </w:tcMar>
          </w:tcPr>
          <w:p w:rsidR="006F1226" w:rsidRDefault="005735CC">
            <w:pPr>
              <w:pStyle w:val="InfoBlue"/>
              <w:numPr>
                <w:ilvl w:val="0"/>
                <w:numId w:val="13"/>
              </w:numPr>
              <w:spacing w:before="100" w:after="100" w:line="360" w:lineRule="auto"/>
              <w:rPr>
                <w:rFonts w:ascii="Times New Roman" w:hAnsi="Times New Roman"/>
                <w:sz w:val="26"/>
                <w:szCs w:val="26"/>
                <w:lang w:val="vi-VN"/>
              </w:rPr>
            </w:pPr>
            <w:ins w:id="700" w:author="Minh Đức Lê" w:date="2018-04-06T11:17:00Z">
              <w:r>
                <w:rPr>
                  <w:rFonts w:ascii="Times New Roman" w:hAnsi="Times New Roman"/>
                  <w:sz w:val="26"/>
                  <w:szCs w:val="26"/>
                </w:rPr>
                <w:t>Người dùng</w:t>
              </w:r>
            </w:ins>
            <w:ins w:id="701" w:author="Minh Đức Lê" w:date="2018-03-25T23:14:00Z">
              <w:r>
                <w:rPr>
                  <w:rFonts w:ascii="Times New Roman" w:hAnsi="Times New Roman"/>
                  <w:sz w:val="26"/>
                  <w:szCs w:val="26"/>
                </w:rPr>
                <w:t xml:space="preserve"> nhập thông tin cần tìm</w:t>
              </w:r>
            </w:ins>
          </w:p>
          <w:p w:rsidR="006F1226" w:rsidRDefault="005735CC">
            <w:pPr>
              <w:pStyle w:val="InfoBlue"/>
              <w:numPr>
                <w:ilvl w:val="0"/>
                <w:numId w:val="13"/>
              </w:numPr>
              <w:spacing w:before="100" w:after="100" w:line="360" w:lineRule="auto"/>
              <w:rPr>
                <w:rFonts w:ascii="Times New Roman" w:hAnsi="Times New Roman"/>
                <w:sz w:val="26"/>
                <w:szCs w:val="26"/>
                <w:lang w:val="vi-VN"/>
              </w:rPr>
            </w:pPr>
            <w:ins w:id="702" w:author="Minh Đức Lê" w:date="2018-04-06T11:17:00Z">
              <w:r>
                <w:rPr>
                  <w:rFonts w:ascii="Times New Roman" w:hAnsi="Times New Roman"/>
                  <w:sz w:val="26"/>
                  <w:szCs w:val="26"/>
                </w:rPr>
                <w:t>Người dùng</w:t>
              </w:r>
            </w:ins>
            <w:ins w:id="703" w:author="Minh Đức Lê" w:date="2018-03-25T23:14:00Z">
              <w:r>
                <w:rPr>
                  <w:rFonts w:ascii="Times New Roman" w:hAnsi="Times New Roman"/>
                  <w:sz w:val="26"/>
                  <w:szCs w:val="26"/>
                </w:rPr>
                <w:t xml:space="preserve"> chọn chức năng “tìm kiếm”</w:t>
              </w:r>
            </w:ins>
          </w:p>
          <w:p w:rsidR="006F1226" w:rsidRDefault="005735CC">
            <w:pPr>
              <w:pStyle w:val="InfoBlue"/>
              <w:numPr>
                <w:ilvl w:val="0"/>
                <w:numId w:val="13"/>
              </w:numPr>
              <w:spacing w:before="100" w:after="100" w:line="360" w:lineRule="auto"/>
              <w:rPr>
                <w:rFonts w:ascii="Times New Roman" w:hAnsi="Times New Roman"/>
                <w:sz w:val="26"/>
                <w:szCs w:val="26"/>
                <w:lang w:val="vi-VN"/>
              </w:rPr>
            </w:pPr>
            <w:ins w:id="704" w:author="Minh Đức Lê" w:date="2018-03-25T23:14:00Z">
              <w:r>
                <w:rPr>
                  <w:rFonts w:ascii="Times New Roman" w:hAnsi="Times New Roman"/>
                  <w:sz w:val="26"/>
                  <w:szCs w:val="26"/>
                </w:rPr>
                <w:t>Hệ thống xác nhận và tìm kiếm thông tin</w:t>
              </w:r>
            </w:ins>
          </w:p>
          <w:p w:rsidR="006F1226" w:rsidRDefault="005735CC">
            <w:pPr>
              <w:pStyle w:val="InfoBlue"/>
              <w:numPr>
                <w:ilvl w:val="0"/>
                <w:numId w:val="13"/>
              </w:numPr>
              <w:spacing w:before="100" w:after="100" w:line="360" w:lineRule="auto"/>
              <w:rPr>
                <w:rFonts w:ascii="Times New Roman" w:hAnsi="Times New Roman"/>
                <w:sz w:val="26"/>
                <w:szCs w:val="26"/>
                <w:lang w:val="vi-VN"/>
              </w:rPr>
            </w:pPr>
            <w:ins w:id="705" w:author="Minh Đức Lê" w:date="2018-03-25T23:14:00Z">
              <w:r>
                <w:rPr>
                  <w:rFonts w:ascii="Times New Roman" w:hAnsi="Times New Roman"/>
                  <w:sz w:val="26"/>
                  <w:szCs w:val="26"/>
                </w:rPr>
                <w:t xml:space="preserve">Hệ thống hiển thị danh sách tìm được </w:t>
              </w:r>
            </w:ins>
          </w:p>
        </w:tc>
      </w:tr>
      <w:tr w:rsidR="006F1226">
        <w:trPr>
          <w:trHeight w:val="2951"/>
          <w:ins w:id="706" w:author="Minh Đức Lê" w:date="2018-03-25T23:14: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bCs w:val="0"/>
                <w:sz w:val="26"/>
                <w:szCs w:val="26"/>
              </w:rPr>
            </w:pPr>
            <w:ins w:id="707" w:author="Minh Đức Lê" w:date="2018-03-25T23:14:00Z">
              <w:r>
                <w:rPr>
                  <w:rFonts w:ascii="Times New Roman" w:hAnsi="Times New Roman" w:cs="Times New Roman"/>
                  <w:b w:val="0"/>
                  <w:sz w:val="26"/>
                  <w:szCs w:val="26"/>
                </w:rPr>
                <w:t>Luồng sự kiện phụ (Alternative Flows):</w:t>
              </w:r>
            </w:ins>
          </w:p>
        </w:tc>
        <w:tc>
          <w:tcPr>
            <w:tcW w:w="7024" w:type="dxa"/>
            <w:tcMar>
              <w:left w:w="98" w:type="dxa"/>
            </w:tcMar>
          </w:tcPr>
          <w:p w:rsidR="006F1226" w:rsidRDefault="005735CC">
            <w:pPr>
              <w:pStyle w:val="InfoBlue"/>
              <w:numPr>
                <w:ilvl w:val="0"/>
                <w:numId w:val="12"/>
              </w:numPr>
              <w:spacing w:before="100" w:after="100" w:line="360" w:lineRule="auto"/>
              <w:jc w:val="both"/>
              <w:rPr>
                <w:rFonts w:ascii="Times New Roman" w:hAnsi="Times New Roman"/>
                <w:sz w:val="26"/>
                <w:szCs w:val="26"/>
              </w:rPr>
            </w:pPr>
            <w:ins w:id="708" w:author="Minh Đức Lê" w:date="2018-03-25T23:14:00Z">
              <w:r>
                <w:rPr>
                  <w:rFonts w:ascii="Times New Roman" w:hAnsi="Times New Roman"/>
                  <w:sz w:val="26"/>
                  <w:szCs w:val="26"/>
                </w:rPr>
                <w:t xml:space="preserve"> Nếu không tìm thấy hiện thông báo với khách</w:t>
              </w:r>
            </w:ins>
          </w:p>
        </w:tc>
      </w:tr>
    </w:tbl>
    <w:p w:rsidR="006F1226" w:rsidRDefault="006F1226"/>
    <w:p w:rsidR="006F1226" w:rsidRDefault="005735CC">
      <w:r>
        <w:rPr>
          <w:noProof/>
        </w:rPr>
        <w:drawing>
          <wp:inline distT="0" distB="0" distL="0" distR="0">
            <wp:extent cx="5684520" cy="355092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31"/>
                    <a:stretch>
                      <a:fillRect/>
                    </a:stretch>
                  </pic:blipFill>
                  <pic:spPr bwMode="auto">
                    <a:xfrm>
                      <a:off x="0" y="0"/>
                      <a:ext cx="5684520" cy="3550920"/>
                    </a:xfrm>
                    <a:prstGeom prst="rect">
                      <a:avLst/>
                    </a:prstGeom>
                  </pic:spPr>
                </pic:pic>
              </a:graphicData>
            </a:graphic>
          </wp:inline>
        </w:drawing>
      </w:r>
    </w:p>
    <w:p w:rsidR="006F1226" w:rsidRDefault="005735CC">
      <w:r>
        <w:rPr>
          <w:noProof/>
        </w:rPr>
        <w:lastRenderedPageBreak/>
        <w:drawing>
          <wp:inline distT="0" distB="0" distL="0" distR="0">
            <wp:extent cx="5580380" cy="3950335"/>
            <wp:effectExtent l="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32"/>
                    <a:stretch>
                      <a:fillRect/>
                    </a:stretch>
                  </pic:blipFill>
                  <pic:spPr bwMode="auto">
                    <a:xfrm>
                      <a:off x="0" y="0"/>
                      <a:ext cx="5580380" cy="3950335"/>
                    </a:xfrm>
                    <a:prstGeom prst="rect">
                      <a:avLst/>
                    </a:prstGeom>
                  </pic:spPr>
                </pic:pic>
              </a:graphicData>
            </a:graphic>
          </wp:inline>
        </w:drawing>
      </w:r>
    </w:p>
    <w:p w:rsidR="006F1226" w:rsidRDefault="005735CC" w:rsidP="00521A83">
      <w:pPr>
        <w:pStyle w:val="Heading5"/>
        <w:numPr>
          <w:ilvl w:val="0"/>
          <w:numId w:val="0"/>
        </w:numPr>
        <w:ind w:left="1008"/>
        <w:pPrChange w:id="709" w:author="Minh Đức Lê" w:date="2018-05-08T12:28:00Z">
          <w:pPr>
            <w:pStyle w:val="Heading3"/>
            <w:numPr>
              <w:numId w:val="3"/>
            </w:numPr>
          </w:pPr>
        </w:pPrChange>
      </w:pPr>
      <w:ins w:id="710" w:author="Minh Đức Lê" w:date="2018-03-25T23:15:00Z">
        <w:r>
          <w:t>Xem danh mục</w:t>
        </w:r>
      </w:ins>
    </w:p>
    <w:p w:rsidR="006F1226" w:rsidRDefault="006F1226"/>
    <w:tbl>
      <w:tblPr>
        <w:tblStyle w:val="TableGrid"/>
        <w:tblW w:w="9404" w:type="dxa"/>
        <w:tblInd w:w="-10" w:type="dxa"/>
        <w:tblCellMar>
          <w:left w:w="98" w:type="dxa"/>
          <w:right w:w="108" w:type="dxa"/>
        </w:tblCellMar>
        <w:tblLook w:val="01E0" w:firstRow="1" w:lastRow="1" w:firstColumn="1" w:lastColumn="1" w:noHBand="0" w:noVBand="0"/>
      </w:tblPr>
      <w:tblGrid>
        <w:gridCol w:w="2379"/>
        <w:gridCol w:w="7025"/>
      </w:tblGrid>
      <w:tr w:rsidR="006F1226">
        <w:trPr>
          <w:trHeight w:val="560"/>
          <w:ins w:id="711" w:author="Minh Đức Lê" w:date="2018-03-25T23:15:00Z"/>
        </w:trPr>
        <w:tc>
          <w:tcPr>
            <w:tcW w:w="9403" w:type="dxa"/>
            <w:gridSpan w:val="2"/>
            <w:tcMar>
              <w:left w:w="98" w:type="dxa"/>
            </w:tcMar>
          </w:tcPr>
          <w:p w:rsidR="006F1226" w:rsidRDefault="005735CC">
            <w:pPr>
              <w:spacing w:before="100" w:after="100" w:line="360" w:lineRule="auto"/>
              <w:rPr>
                <w:b/>
                <w:szCs w:val="26"/>
              </w:rPr>
            </w:pPr>
            <w:ins w:id="712" w:author="Minh Đức Lê" w:date="2018-03-25T23:15:00Z">
              <w:r>
                <w:rPr>
                  <w:b/>
                  <w:bCs/>
                  <w:szCs w:val="26"/>
                </w:rPr>
                <w:t>Use case:</w:t>
              </w:r>
              <w:r>
                <w:rPr>
                  <w:i/>
                  <w:iCs/>
                  <w:color w:val="0000FF"/>
                  <w:szCs w:val="26"/>
                </w:rPr>
                <w:t xml:space="preserve"> Xem danh mục</w:t>
              </w:r>
            </w:ins>
          </w:p>
        </w:tc>
      </w:tr>
      <w:tr w:rsidR="006F1226">
        <w:trPr>
          <w:trHeight w:val="680"/>
          <w:ins w:id="713"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14" w:author="Minh Đức Lê" w:date="2018-03-25T23:15:00Z">
              <w:r>
                <w:rPr>
                  <w:rFonts w:ascii="Times New Roman" w:hAnsi="Times New Roman" w:cs="Times New Roman"/>
                  <w:b w:val="0"/>
                  <w:bCs w:val="0"/>
                  <w:sz w:val="26"/>
                  <w:szCs w:val="26"/>
                </w:rPr>
                <w:t>Mục đích:</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15" w:author="Minh Đức Lê" w:date="2018-03-25T23:15:00Z">
              <w:r>
                <w:rPr>
                  <w:rFonts w:ascii="Times New Roman" w:hAnsi="Times New Roman"/>
                  <w:sz w:val="26"/>
                  <w:szCs w:val="26"/>
                </w:rPr>
                <w:t>Khách thao tác với danh mục</w:t>
              </w:r>
            </w:ins>
          </w:p>
        </w:tc>
      </w:tr>
      <w:tr w:rsidR="006F1226">
        <w:trPr>
          <w:trHeight w:val="692"/>
          <w:ins w:id="716"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17" w:author="Minh Đức Lê" w:date="2018-03-25T23:15:00Z">
              <w:r>
                <w:rPr>
                  <w:rFonts w:ascii="Times New Roman" w:hAnsi="Times New Roman" w:cs="Times New Roman"/>
                  <w:b w:val="0"/>
                  <w:bCs w:val="0"/>
                  <w:sz w:val="26"/>
                  <w:szCs w:val="26"/>
                </w:rPr>
                <w:t>Mô tả:</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18" w:author="Minh Đức Lê" w:date="2018-03-25T23:15:00Z">
              <w:r>
                <w:rPr>
                  <w:rFonts w:ascii="Times New Roman" w:hAnsi="Times New Roman"/>
                  <w:sz w:val="26"/>
                  <w:szCs w:val="26"/>
                </w:rPr>
                <w:t>Khách tra cứu danh mục</w:t>
              </w:r>
            </w:ins>
          </w:p>
        </w:tc>
      </w:tr>
      <w:tr w:rsidR="006F1226">
        <w:trPr>
          <w:trHeight w:val="680"/>
          <w:ins w:id="719"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20" w:author="Minh Đức Lê" w:date="2018-03-25T23:15:00Z">
              <w:r>
                <w:rPr>
                  <w:rFonts w:ascii="Times New Roman" w:hAnsi="Times New Roman" w:cs="Times New Roman"/>
                  <w:b w:val="0"/>
                  <w:bCs w:val="0"/>
                  <w:sz w:val="26"/>
                  <w:szCs w:val="26"/>
                </w:rPr>
                <w:t>Tác nhân:</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721" w:author="Minh Đức Lê" w:date="2018-04-06T11:17:00Z">
              <w:r>
                <w:rPr>
                  <w:rFonts w:ascii="Times New Roman" w:hAnsi="Times New Roman"/>
                  <w:sz w:val="26"/>
                  <w:szCs w:val="26"/>
                </w:rPr>
                <w:t>Người dùng</w:t>
              </w:r>
            </w:ins>
            <w:ins w:id="722" w:author="Minh Đức Lê" w:date="2018-03-25T23:15:00Z">
              <w:r>
                <w:rPr>
                  <w:rFonts w:ascii="Times New Roman" w:hAnsi="Times New Roman"/>
                  <w:sz w:val="26"/>
                  <w:szCs w:val="26"/>
                </w:rPr>
                <w:t xml:space="preserve"> (Guest)</w:t>
              </w:r>
            </w:ins>
          </w:p>
        </w:tc>
      </w:tr>
      <w:tr w:rsidR="006F1226">
        <w:trPr>
          <w:trHeight w:val="680"/>
          <w:ins w:id="723"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24" w:author="Minh Đức Lê" w:date="2018-03-25T23:15:00Z">
              <w:r>
                <w:rPr>
                  <w:rFonts w:ascii="Times New Roman" w:hAnsi="Times New Roman" w:cs="Times New Roman"/>
                  <w:b w:val="0"/>
                  <w:bCs w:val="0"/>
                  <w:sz w:val="26"/>
                  <w:szCs w:val="26"/>
                </w:rPr>
                <w:t>Điều kiện sau:</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25" w:author="Minh Đức Lê" w:date="2018-03-25T23:15:00Z">
              <w:r>
                <w:rPr>
                  <w:rFonts w:ascii="Times New Roman" w:hAnsi="Times New Roman"/>
                  <w:sz w:val="26"/>
                  <w:szCs w:val="26"/>
                </w:rPr>
                <w:t>Hiện thị danh mục</w:t>
              </w:r>
            </w:ins>
          </w:p>
        </w:tc>
      </w:tr>
      <w:tr w:rsidR="006F1226">
        <w:trPr>
          <w:trHeight w:val="2951"/>
          <w:ins w:id="726"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27" w:author="Minh Đức Lê" w:date="2018-03-25T23:15:00Z">
              <w:r>
                <w:rPr>
                  <w:rFonts w:ascii="Times New Roman" w:hAnsi="Times New Roman" w:cs="Times New Roman"/>
                  <w:b w:val="0"/>
                  <w:bCs w:val="0"/>
                  <w:sz w:val="26"/>
                  <w:szCs w:val="26"/>
                </w:rPr>
                <w:lastRenderedPageBreak/>
                <w:t>Luồng sự kiện chính (Basic flows)</w:t>
              </w:r>
            </w:ins>
          </w:p>
        </w:tc>
        <w:tc>
          <w:tcPr>
            <w:tcW w:w="7024" w:type="dxa"/>
            <w:tcMar>
              <w:left w:w="98" w:type="dxa"/>
            </w:tcMar>
          </w:tcPr>
          <w:p w:rsidR="006F1226" w:rsidRDefault="005735CC">
            <w:pPr>
              <w:pStyle w:val="InfoBlue"/>
              <w:numPr>
                <w:ilvl w:val="0"/>
                <w:numId w:val="14"/>
              </w:numPr>
              <w:spacing w:before="100" w:after="100" w:line="360" w:lineRule="auto"/>
              <w:rPr>
                <w:rFonts w:ascii="Times New Roman" w:hAnsi="Times New Roman"/>
                <w:sz w:val="26"/>
                <w:szCs w:val="26"/>
                <w:lang w:val="vi-VN"/>
              </w:rPr>
            </w:pPr>
            <w:ins w:id="728" w:author="Minh Đức Lê" w:date="2018-04-06T11:17:00Z">
              <w:r>
                <w:rPr>
                  <w:rFonts w:ascii="Times New Roman" w:hAnsi="Times New Roman"/>
                  <w:sz w:val="26"/>
                  <w:szCs w:val="26"/>
                </w:rPr>
                <w:t>Người dùng</w:t>
              </w:r>
            </w:ins>
            <w:ins w:id="729" w:author="Minh Đức Lê" w:date="2018-03-25T23:15:00Z">
              <w:r>
                <w:rPr>
                  <w:rFonts w:ascii="Times New Roman" w:hAnsi="Times New Roman"/>
                  <w:sz w:val="26"/>
                  <w:szCs w:val="26"/>
                </w:rPr>
                <w:t xml:space="preserve"> chọn chức năng “Xem danh mục”</w:t>
              </w:r>
            </w:ins>
          </w:p>
          <w:p w:rsidR="006F1226" w:rsidRDefault="005735CC">
            <w:pPr>
              <w:pStyle w:val="InfoBlue"/>
              <w:numPr>
                <w:ilvl w:val="0"/>
                <w:numId w:val="14"/>
              </w:numPr>
              <w:spacing w:before="100" w:after="100" w:line="360" w:lineRule="auto"/>
              <w:rPr>
                <w:rFonts w:ascii="Times New Roman" w:hAnsi="Times New Roman"/>
                <w:sz w:val="26"/>
                <w:szCs w:val="26"/>
                <w:lang w:val="vi-VN"/>
              </w:rPr>
            </w:pPr>
            <w:ins w:id="730" w:author="Minh Đức Lê" w:date="2018-03-25T23:15:00Z">
              <w:r>
                <w:rPr>
                  <w:rFonts w:ascii="Times New Roman" w:hAnsi="Times New Roman"/>
                  <w:sz w:val="26"/>
                  <w:szCs w:val="26"/>
                  <w:lang w:val="vi-VN"/>
                </w:rPr>
                <w:t>Hệ thống lấy dữ liệu</w:t>
              </w:r>
            </w:ins>
          </w:p>
          <w:p w:rsidR="006F1226" w:rsidRDefault="005735CC">
            <w:pPr>
              <w:pStyle w:val="InfoBlue"/>
              <w:numPr>
                <w:ilvl w:val="0"/>
                <w:numId w:val="14"/>
              </w:numPr>
              <w:spacing w:before="100" w:after="100" w:line="360" w:lineRule="auto"/>
              <w:rPr>
                <w:rFonts w:ascii="Times New Roman" w:hAnsi="Times New Roman"/>
                <w:sz w:val="26"/>
                <w:szCs w:val="26"/>
                <w:lang w:val="vi-VN"/>
              </w:rPr>
            </w:pPr>
            <w:ins w:id="731" w:author="Minh Đức Lê" w:date="2018-03-25T23:15:00Z">
              <w:r>
                <w:rPr>
                  <w:rFonts w:ascii="Times New Roman" w:hAnsi="Times New Roman"/>
                  <w:sz w:val="26"/>
                  <w:szCs w:val="26"/>
                </w:rPr>
                <w:t>Hệ thống hiển thị danh</w:t>
              </w:r>
            </w:ins>
            <w:ins w:id="732" w:author="Minh Đức Lê" w:date="2018-04-06T10:31:00Z">
              <w:r>
                <w:rPr>
                  <w:rFonts w:ascii="Times New Roman" w:hAnsi="Times New Roman"/>
                  <w:sz w:val="26"/>
                  <w:szCs w:val="26"/>
                </w:rPr>
                <w:t xml:space="preserve"> sách báo của danh</w:t>
              </w:r>
            </w:ins>
            <w:ins w:id="733" w:author="Minh Đức Lê" w:date="2018-03-25T23:15:00Z">
              <w:r>
                <w:rPr>
                  <w:rFonts w:ascii="Times New Roman" w:hAnsi="Times New Roman"/>
                  <w:sz w:val="26"/>
                  <w:szCs w:val="26"/>
                </w:rPr>
                <w:t xml:space="preserve"> mục</w:t>
              </w:r>
            </w:ins>
          </w:p>
        </w:tc>
      </w:tr>
    </w:tbl>
    <w:p w:rsidR="006F1226" w:rsidRDefault="006F1226">
      <w:pPr>
        <w:ind w:firstLine="0"/>
      </w:pPr>
    </w:p>
    <w:p w:rsidR="006F1226" w:rsidRDefault="005735CC">
      <w:pPr>
        <w:ind w:firstLine="0"/>
      </w:pPr>
      <w:r>
        <w:rPr>
          <w:noProof/>
        </w:rPr>
        <w:drawing>
          <wp:inline distT="0" distB="0" distL="0" distR="0">
            <wp:extent cx="5580380" cy="280289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33"/>
                    <a:stretch>
                      <a:fillRect/>
                    </a:stretch>
                  </pic:blipFill>
                  <pic:spPr bwMode="auto">
                    <a:xfrm>
                      <a:off x="0" y="0"/>
                      <a:ext cx="5580380" cy="2802890"/>
                    </a:xfrm>
                    <a:prstGeom prst="rect">
                      <a:avLst/>
                    </a:prstGeom>
                  </pic:spPr>
                </pic:pic>
              </a:graphicData>
            </a:graphic>
          </wp:inline>
        </w:drawing>
      </w:r>
    </w:p>
    <w:p w:rsidR="006F1226" w:rsidRDefault="005735CC">
      <w:r>
        <w:rPr>
          <w:noProof/>
        </w:rPr>
        <w:drawing>
          <wp:inline distT="0" distB="0" distL="0" distR="0">
            <wp:extent cx="4988560" cy="2654300"/>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34"/>
                    <a:stretch>
                      <a:fillRect/>
                    </a:stretch>
                  </pic:blipFill>
                  <pic:spPr bwMode="auto">
                    <a:xfrm>
                      <a:off x="0" y="0"/>
                      <a:ext cx="4988560" cy="2654300"/>
                    </a:xfrm>
                    <a:prstGeom prst="rect">
                      <a:avLst/>
                    </a:prstGeom>
                  </pic:spPr>
                </pic:pic>
              </a:graphicData>
            </a:graphic>
          </wp:inline>
        </w:drawing>
      </w:r>
    </w:p>
    <w:p w:rsidR="006F1226" w:rsidRDefault="006F1226"/>
    <w:p w:rsidR="006F1226" w:rsidRDefault="005735CC" w:rsidP="00521A83">
      <w:pPr>
        <w:pStyle w:val="Heading5"/>
        <w:numPr>
          <w:ilvl w:val="0"/>
          <w:numId w:val="0"/>
        </w:numPr>
        <w:ind w:left="1008"/>
        <w:pPrChange w:id="734" w:author="Minh Đức Lê" w:date="2018-05-08T12:28:00Z">
          <w:pPr>
            <w:pStyle w:val="Heading3"/>
            <w:numPr>
              <w:numId w:val="3"/>
            </w:numPr>
          </w:pPr>
        </w:pPrChange>
      </w:pPr>
      <w:ins w:id="735" w:author="Minh Đức Lê" w:date="2018-03-25T23:15:00Z">
        <w:r>
          <w:lastRenderedPageBreak/>
          <w:t>Xem chi tiết</w:t>
        </w:r>
      </w:ins>
    </w:p>
    <w:p w:rsidR="006F1226" w:rsidRDefault="006F1226">
      <w:pPr>
        <w:ind w:firstLine="0"/>
      </w:pPr>
    </w:p>
    <w:tbl>
      <w:tblPr>
        <w:tblStyle w:val="TableGrid"/>
        <w:tblW w:w="9404" w:type="dxa"/>
        <w:tblInd w:w="-10" w:type="dxa"/>
        <w:tblCellMar>
          <w:left w:w="98" w:type="dxa"/>
          <w:right w:w="108" w:type="dxa"/>
        </w:tblCellMar>
        <w:tblLook w:val="01E0" w:firstRow="1" w:lastRow="1" w:firstColumn="1" w:lastColumn="1" w:noHBand="0" w:noVBand="0"/>
      </w:tblPr>
      <w:tblGrid>
        <w:gridCol w:w="2379"/>
        <w:gridCol w:w="7025"/>
      </w:tblGrid>
      <w:tr w:rsidR="006F1226">
        <w:trPr>
          <w:trHeight w:val="560"/>
          <w:ins w:id="736" w:author="Minh Đức Lê" w:date="2018-03-25T23:15:00Z"/>
        </w:trPr>
        <w:tc>
          <w:tcPr>
            <w:tcW w:w="9403" w:type="dxa"/>
            <w:gridSpan w:val="2"/>
            <w:tcMar>
              <w:left w:w="98" w:type="dxa"/>
            </w:tcMar>
          </w:tcPr>
          <w:p w:rsidR="006F1226" w:rsidRDefault="005735CC">
            <w:pPr>
              <w:spacing w:before="100" w:after="100" w:line="360" w:lineRule="auto"/>
              <w:rPr>
                <w:b/>
                <w:szCs w:val="26"/>
              </w:rPr>
            </w:pPr>
            <w:ins w:id="737" w:author="Minh Đức Lê" w:date="2018-03-25T23:15:00Z">
              <w:r>
                <w:rPr>
                  <w:b/>
                  <w:bCs/>
                  <w:szCs w:val="26"/>
                </w:rPr>
                <w:t>Use case:</w:t>
              </w:r>
              <w:r>
                <w:rPr>
                  <w:i/>
                  <w:iCs/>
                  <w:color w:val="0000FF"/>
                  <w:szCs w:val="26"/>
                </w:rPr>
                <w:t xml:space="preserve"> Xem chi tiết</w:t>
              </w:r>
            </w:ins>
          </w:p>
        </w:tc>
      </w:tr>
      <w:tr w:rsidR="006F1226">
        <w:trPr>
          <w:trHeight w:val="680"/>
          <w:ins w:id="738"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39" w:author="Minh Đức Lê" w:date="2018-03-25T23:15:00Z">
              <w:r>
                <w:rPr>
                  <w:rFonts w:ascii="Times New Roman" w:hAnsi="Times New Roman" w:cs="Times New Roman"/>
                  <w:b w:val="0"/>
                  <w:bCs w:val="0"/>
                  <w:sz w:val="26"/>
                  <w:szCs w:val="26"/>
                </w:rPr>
                <w:t>Mục đích:</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40" w:author="Minh Đức Lê" w:date="2018-03-25T23:15:00Z">
              <w:r>
                <w:rPr>
                  <w:rFonts w:ascii="Times New Roman" w:hAnsi="Times New Roman"/>
                  <w:sz w:val="26"/>
                  <w:szCs w:val="26"/>
                </w:rPr>
                <w:t xml:space="preserve">Khách muốn xem chi tiết </w:t>
              </w:r>
            </w:ins>
            <w:ins w:id="741" w:author="Minh Đức Lê" w:date="2018-04-06T10:34:00Z">
              <w:r>
                <w:rPr>
                  <w:rFonts w:ascii="Times New Roman" w:hAnsi="Times New Roman"/>
                  <w:sz w:val="26"/>
                  <w:szCs w:val="26"/>
                </w:rPr>
                <w:t>báo</w:t>
              </w:r>
            </w:ins>
          </w:p>
        </w:tc>
      </w:tr>
      <w:tr w:rsidR="006F1226">
        <w:trPr>
          <w:trHeight w:val="692"/>
          <w:ins w:id="742"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43" w:author="Minh Đức Lê" w:date="2018-03-25T23:15:00Z">
              <w:r>
                <w:rPr>
                  <w:rFonts w:ascii="Times New Roman" w:hAnsi="Times New Roman" w:cs="Times New Roman"/>
                  <w:b w:val="0"/>
                  <w:bCs w:val="0"/>
                  <w:sz w:val="26"/>
                  <w:szCs w:val="26"/>
                </w:rPr>
                <w:t>Mô tả:</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44" w:author="Minh Đức Lê" w:date="2018-03-25T23:15:00Z">
              <w:r>
                <w:rPr>
                  <w:rFonts w:ascii="Times New Roman" w:hAnsi="Times New Roman"/>
                  <w:sz w:val="26"/>
                  <w:szCs w:val="26"/>
                </w:rPr>
                <w:t>Khách tra cứu chi tiết</w:t>
              </w:r>
            </w:ins>
            <w:ins w:id="745" w:author="Minh Đức Lê" w:date="2018-04-06T10:34:00Z">
              <w:r>
                <w:rPr>
                  <w:rFonts w:ascii="Times New Roman" w:hAnsi="Times New Roman"/>
                  <w:sz w:val="26"/>
                  <w:szCs w:val="26"/>
                </w:rPr>
                <w:t xml:space="preserve"> giới thiệu về</w:t>
              </w:r>
            </w:ins>
            <w:ins w:id="746" w:author="Minh Đức Lê" w:date="2018-03-25T23:15:00Z">
              <w:r>
                <w:rPr>
                  <w:rFonts w:ascii="Times New Roman" w:hAnsi="Times New Roman"/>
                  <w:sz w:val="26"/>
                  <w:szCs w:val="26"/>
                </w:rPr>
                <w:t xml:space="preserve"> </w:t>
              </w:r>
            </w:ins>
            <w:ins w:id="747" w:author="Minh Đức Lê" w:date="2018-04-06T10:34:00Z">
              <w:r>
                <w:rPr>
                  <w:rFonts w:ascii="Times New Roman" w:hAnsi="Times New Roman"/>
                  <w:sz w:val="26"/>
                  <w:szCs w:val="26"/>
                </w:rPr>
                <w:t>báo</w:t>
              </w:r>
            </w:ins>
          </w:p>
        </w:tc>
      </w:tr>
      <w:tr w:rsidR="006F1226">
        <w:trPr>
          <w:trHeight w:val="680"/>
          <w:ins w:id="748"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49" w:author="Minh Đức Lê" w:date="2018-03-25T23:15:00Z">
              <w:r>
                <w:rPr>
                  <w:rFonts w:ascii="Times New Roman" w:hAnsi="Times New Roman" w:cs="Times New Roman"/>
                  <w:b w:val="0"/>
                  <w:bCs w:val="0"/>
                  <w:sz w:val="26"/>
                  <w:szCs w:val="26"/>
                </w:rPr>
                <w:t>Tác nhân:</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750" w:author="Minh Đức Lê" w:date="2018-04-06T11:17:00Z">
              <w:r>
                <w:rPr>
                  <w:rFonts w:ascii="Times New Roman" w:hAnsi="Times New Roman"/>
                  <w:sz w:val="26"/>
                  <w:szCs w:val="26"/>
                </w:rPr>
                <w:t>Người dùng</w:t>
              </w:r>
            </w:ins>
            <w:ins w:id="751" w:author="Minh Đức Lê" w:date="2018-03-25T23:15:00Z">
              <w:r>
                <w:rPr>
                  <w:rFonts w:ascii="Times New Roman" w:hAnsi="Times New Roman"/>
                  <w:sz w:val="26"/>
                  <w:szCs w:val="26"/>
                </w:rPr>
                <w:t xml:space="preserve"> (Guest)</w:t>
              </w:r>
            </w:ins>
          </w:p>
        </w:tc>
      </w:tr>
      <w:tr w:rsidR="006F1226">
        <w:trPr>
          <w:trHeight w:val="680"/>
          <w:ins w:id="752"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53" w:author="Minh Đức Lê" w:date="2018-03-25T23:15:00Z">
              <w:r>
                <w:rPr>
                  <w:rFonts w:ascii="Times New Roman" w:hAnsi="Times New Roman" w:cs="Times New Roman"/>
                  <w:b w:val="0"/>
                  <w:bCs w:val="0"/>
                  <w:sz w:val="26"/>
                  <w:szCs w:val="26"/>
                </w:rPr>
                <w:t>Điều kiện sau:</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54" w:author="Minh Đức Lê" w:date="2018-03-25T23:15:00Z">
              <w:r>
                <w:rPr>
                  <w:rFonts w:ascii="Times New Roman" w:hAnsi="Times New Roman"/>
                  <w:sz w:val="26"/>
                  <w:szCs w:val="26"/>
                </w:rPr>
                <w:t xml:space="preserve">Hiện thị chi tiết </w:t>
              </w:r>
            </w:ins>
            <w:ins w:id="755" w:author="Minh Đức Lê" w:date="2018-04-06T10:34:00Z">
              <w:r>
                <w:rPr>
                  <w:rFonts w:ascii="Times New Roman" w:hAnsi="Times New Roman"/>
                  <w:sz w:val="26"/>
                  <w:szCs w:val="26"/>
                </w:rPr>
                <w:t>báo</w:t>
              </w:r>
            </w:ins>
          </w:p>
        </w:tc>
      </w:tr>
      <w:tr w:rsidR="006F1226">
        <w:trPr>
          <w:trHeight w:val="2951"/>
          <w:ins w:id="756" w:author="Minh Đức Lê" w:date="2018-03-25T23:15: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57" w:author="Minh Đức Lê" w:date="2018-03-25T23:15:00Z">
              <w:r>
                <w:rPr>
                  <w:rFonts w:ascii="Times New Roman" w:hAnsi="Times New Roman" w:cs="Times New Roman"/>
                  <w:b w:val="0"/>
                  <w:bCs w:val="0"/>
                  <w:sz w:val="26"/>
                  <w:szCs w:val="26"/>
                </w:rPr>
                <w:t>Luồng sự kiện chính (Basic flows)</w:t>
              </w:r>
            </w:ins>
          </w:p>
        </w:tc>
        <w:tc>
          <w:tcPr>
            <w:tcW w:w="7024" w:type="dxa"/>
            <w:tcMar>
              <w:left w:w="98" w:type="dxa"/>
            </w:tcMar>
          </w:tcPr>
          <w:p w:rsidR="006F1226" w:rsidRDefault="005735CC">
            <w:pPr>
              <w:pStyle w:val="InfoBlue"/>
              <w:numPr>
                <w:ilvl w:val="0"/>
                <w:numId w:val="15"/>
              </w:numPr>
              <w:spacing w:before="100" w:after="100" w:line="360" w:lineRule="auto"/>
              <w:rPr>
                <w:rFonts w:ascii="Times New Roman" w:hAnsi="Times New Roman"/>
                <w:sz w:val="26"/>
                <w:szCs w:val="26"/>
                <w:lang w:val="vi-VN"/>
              </w:rPr>
            </w:pPr>
            <w:ins w:id="758" w:author="Minh Đức Lê" w:date="2018-04-06T11:18:00Z">
              <w:r>
                <w:rPr>
                  <w:rFonts w:ascii="Times New Roman" w:hAnsi="Times New Roman"/>
                  <w:sz w:val="26"/>
                  <w:szCs w:val="26"/>
                </w:rPr>
                <w:t>Người dùng</w:t>
              </w:r>
            </w:ins>
            <w:ins w:id="759" w:author="Minh Đức Lê" w:date="2018-03-25T23:15:00Z">
              <w:r>
                <w:rPr>
                  <w:rFonts w:ascii="Times New Roman" w:hAnsi="Times New Roman"/>
                  <w:sz w:val="26"/>
                  <w:szCs w:val="26"/>
                </w:rPr>
                <w:t xml:space="preserve"> chọn chức năng “Xem chi tiết”</w:t>
              </w:r>
            </w:ins>
          </w:p>
          <w:p w:rsidR="006F1226" w:rsidRDefault="005735CC">
            <w:pPr>
              <w:pStyle w:val="InfoBlue"/>
              <w:numPr>
                <w:ilvl w:val="0"/>
                <w:numId w:val="15"/>
              </w:numPr>
              <w:spacing w:before="100" w:after="100" w:line="360" w:lineRule="auto"/>
              <w:rPr>
                <w:rFonts w:ascii="Times New Roman" w:hAnsi="Times New Roman"/>
                <w:sz w:val="26"/>
                <w:szCs w:val="26"/>
                <w:lang w:val="vi-VN"/>
              </w:rPr>
            </w:pPr>
            <w:ins w:id="760" w:author="Minh Đức Lê" w:date="2018-03-25T23:15:00Z">
              <w:r>
                <w:rPr>
                  <w:rFonts w:ascii="Times New Roman" w:hAnsi="Times New Roman"/>
                  <w:sz w:val="26"/>
                  <w:szCs w:val="26"/>
                  <w:lang w:val="vi-VN"/>
                </w:rPr>
                <w:t>Hệ thống lấy dữ liệu</w:t>
              </w:r>
            </w:ins>
          </w:p>
          <w:p w:rsidR="006F1226" w:rsidRDefault="005735CC">
            <w:pPr>
              <w:pStyle w:val="InfoBlue"/>
              <w:numPr>
                <w:ilvl w:val="0"/>
                <w:numId w:val="15"/>
              </w:numPr>
              <w:spacing w:before="100" w:after="100" w:line="360" w:lineRule="auto"/>
              <w:rPr>
                <w:rFonts w:ascii="Times New Roman" w:hAnsi="Times New Roman"/>
                <w:sz w:val="26"/>
                <w:szCs w:val="26"/>
                <w:lang w:val="vi-VN"/>
              </w:rPr>
            </w:pPr>
            <w:ins w:id="761" w:author="Minh Đức Lê" w:date="2018-03-25T23:15:00Z">
              <w:r>
                <w:rPr>
                  <w:rFonts w:ascii="Times New Roman" w:hAnsi="Times New Roman"/>
                  <w:sz w:val="26"/>
                  <w:szCs w:val="26"/>
                </w:rPr>
                <w:t>Hệ thống hiển thị chi tiết cần xem</w:t>
              </w:r>
            </w:ins>
          </w:p>
        </w:tc>
      </w:tr>
    </w:tbl>
    <w:p w:rsidR="006F1226" w:rsidRDefault="006F1226">
      <w:pPr>
        <w:ind w:firstLine="0"/>
      </w:pPr>
    </w:p>
    <w:p w:rsidR="006F1226" w:rsidRDefault="005735CC">
      <w:pPr>
        <w:ind w:firstLine="0"/>
      </w:pPr>
      <w:r>
        <w:rPr>
          <w:noProof/>
        </w:rPr>
        <w:drawing>
          <wp:inline distT="0" distB="0" distL="0" distR="0">
            <wp:extent cx="5684520" cy="26365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35"/>
                    <a:stretch>
                      <a:fillRect/>
                    </a:stretch>
                  </pic:blipFill>
                  <pic:spPr bwMode="auto">
                    <a:xfrm>
                      <a:off x="0" y="0"/>
                      <a:ext cx="5684520" cy="2636520"/>
                    </a:xfrm>
                    <a:prstGeom prst="rect">
                      <a:avLst/>
                    </a:prstGeom>
                  </pic:spPr>
                </pic:pic>
              </a:graphicData>
            </a:graphic>
          </wp:inline>
        </w:drawing>
      </w:r>
    </w:p>
    <w:p w:rsidR="006F1226" w:rsidRDefault="005735CC">
      <w:pPr>
        <w:ind w:firstLine="0"/>
      </w:pPr>
      <w:r>
        <w:rPr>
          <w:noProof/>
        </w:rPr>
        <w:lastRenderedPageBreak/>
        <w:drawing>
          <wp:inline distT="0" distB="0" distL="0" distR="0">
            <wp:extent cx="5580380" cy="2997835"/>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pic:cNvPicPr>
                      <a:picLocks noChangeAspect="1" noChangeArrowheads="1"/>
                    </pic:cNvPicPr>
                  </pic:nvPicPr>
                  <pic:blipFill>
                    <a:blip r:embed="rId36"/>
                    <a:stretch>
                      <a:fillRect/>
                    </a:stretch>
                  </pic:blipFill>
                  <pic:spPr bwMode="auto">
                    <a:xfrm>
                      <a:off x="0" y="0"/>
                      <a:ext cx="5580380" cy="2997835"/>
                    </a:xfrm>
                    <a:prstGeom prst="rect">
                      <a:avLst/>
                    </a:prstGeom>
                  </pic:spPr>
                </pic:pic>
              </a:graphicData>
            </a:graphic>
          </wp:inline>
        </w:drawing>
      </w:r>
    </w:p>
    <w:p w:rsidR="006F1226" w:rsidRDefault="006F1226"/>
    <w:p w:rsidR="006F1226" w:rsidRDefault="005735CC" w:rsidP="00521A83">
      <w:pPr>
        <w:pStyle w:val="Heading5"/>
        <w:numPr>
          <w:ilvl w:val="0"/>
          <w:numId w:val="0"/>
        </w:numPr>
        <w:ind w:left="1008"/>
        <w:pPrChange w:id="762" w:author="Minh Đức Lê" w:date="2018-05-08T12:28:00Z">
          <w:pPr>
            <w:pStyle w:val="Heading3"/>
            <w:numPr>
              <w:numId w:val="3"/>
            </w:numPr>
          </w:pPr>
        </w:pPrChange>
      </w:pPr>
      <w:ins w:id="763" w:author="Minh Đức Lê" w:date="2018-04-08T09:37:00Z">
        <w:r>
          <w:rPr>
            <w:lang w:val="vi-VN"/>
          </w:rPr>
          <w:t>T</w:t>
        </w:r>
      </w:ins>
      <w:ins w:id="764" w:author="Minh Đức Lê" w:date="2018-03-25T23:15:00Z">
        <w:r>
          <w:t>hống kê doanh thu</w:t>
        </w:r>
      </w:ins>
    </w:p>
    <w:p w:rsidR="006F1226" w:rsidRDefault="006F1226">
      <w:pPr>
        <w:ind w:firstLine="0"/>
      </w:pPr>
    </w:p>
    <w:tbl>
      <w:tblPr>
        <w:tblStyle w:val="TableGrid"/>
        <w:tblW w:w="9404" w:type="dxa"/>
        <w:tblInd w:w="-10" w:type="dxa"/>
        <w:tblCellMar>
          <w:left w:w="98" w:type="dxa"/>
          <w:right w:w="108" w:type="dxa"/>
        </w:tblCellMar>
        <w:tblLook w:val="01E0" w:firstRow="1" w:lastRow="1" w:firstColumn="1" w:lastColumn="1" w:noHBand="0" w:noVBand="0"/>
      </w:tblPr>
      <w:tblGrid>
        <w:gridCol w:w="2379"/>
        <w:gridCol w:w="7025"/>
      </w:tblGrid>
      <w:tr w:rsidR="006F1226">
        <w:trPr>
          <w:trHeight w:val="560"/>
          <w:ins w:id="765" w:author="Minh Đức Lê" w:date="2018-03-25T23:16:00Z"/>
        </w:trPr>
        <w:tc>
          <w:tcPr>
            <w:tcW w:w="9403" w:type="dxa"/>
            <w:gridSpan w:val="2"/>
            <w:tcMar>
              <w:left w:w="98" w:type="dxa"/>
            </w:tcMar>
          </w:tcPr>
          <w:p w:rsidR="006F1226" w:rsidRDefault="005735CC">
            <w:pPr>
              <w:spacing w:before="100" w:after="100" w:line="360" w:lineRule="auto"/>
              <w:rPr>
                <w:b/>
                <w:szCs w:val="26"/>
              </w:rPr>
            </w:pPr>
            <w:ins w:id="766" w:author="Minh Đức Lê" w:date="2018-03-25T23:16:00Z">
              <w:r>
                <w:rPr>
                  <w:b/>
                  <w:bCs/>
                  <w:szCs w:val="26"/>
                </w:rPr>
                <w:t>Use case:</w:t>
              </w:r>
              <w:r>
                <w:rPr>
                  <w:i/>
                  <w:iCs/>
                  <w:color w:val="0000FF"/>
                  <w:szCs w:val="26"/>
                </w:rPr>
                <w:t xml:space="preserve">  Thống kê doanh thu</w:t>
              </w:r>
            </w:ins>
          </w:p>
        </w:tc>
      </w:tr>
      <w:tr w:rsidR="006F1226">
        <w:trPr>
          <w:trHeight w:val="680"/>
          <w:ins w:id="767" w:author="Minh Đức Lê" w:date="2018-03-25T23:16: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68" w:author="Minh Đức Lê" w:date="2018-03-25T23:16:00Z">
              <w:r>
                <w:rPr>
                  <w:rFonts w:ascii="Times New Roman" w:hAnsi="Times New Roman" w:cs="Times New Roman"/>
                  <w:b w:val="0"/>
                  <w:bCs w:val="0"/>
                  <w:sz w:val="26"/>
                  <w:szCs w:val="26"/>
                </w:rPr>
                <w:t>Mục đích:</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69" w:author="Minh Đức Lê" w:date="2018-03-25T23:16:00Z">
              <w:r>
                <w:rPr>
                  <w:rFonts w:ascii="Times New Roman" w:hAnsi="Times New Roman"/>
                  <w:sz w:val="26"/>
                  <w:szCs w:val="26"/>
                </w:rPr>
                <w:t>Admin muốn thống kê doanh thu trong tháng</w:t>
              </w:r>
            </w:ins>
          </w:p>
        </w:tc>
      </w:tr>
      <w:tr w:rsidR="006F1226">
        <w:trPr>
          <w:trHeight w:val="692"/>
          <w:ins w:id="770" w:author="Minh Đức Lê" w:date="2018-03-25T23:16: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71" w:author="Minh Đức Lê" w:date="2018-03-25T23:16:00Z">
              <w:r>
                <w:rPr>
                  <w:rFonts w:ascii="Times New Roman" w:hAnsi="Times New Roman" w:cs="Times New Roman"/>
                  <w:b w:val="0"/>
                  <w:bCs w:val="0"/>
                  <w:sz w:val="26"/>
                  <w:szCs w:val="26"/>
                </w:rPr>
                <w:t>Mô tả:</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72" w:author="Minh Đức Lê" w:date="2018-03-25T23:16:00Z">
              <w:r>
                <w:rPr>
                  <w:rFonts w:ascii="Times New Roman" w:hAnsi="Times New Roman"/>
                  <w:sz w:val="26"/>
                  <w:szCs w:val="26"/>
                </w:rPr>
                <w:t>Admin thao tác thống kê</w:t>
              </w:r>
            </w:ins>
          </w:p>
        </w:tc>
      </w:tr>
      <w:tr w:rsidR="006F1226">
        <w:trPr>
          <w:trHeight w:val="680"/>
          <w:ins w:id="773" w:author="Minh Đức Lê" w:date="2018-03-25T23:16: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74" w:author="Minh Đức Lê" w:date="2018-03-25T23:16:00Z">
              <w:r>
                <w:rPr>
                  <w:rFonts w:ascii="Times New Roman" w:hAnsi="Times New Roman" w:cs="Times New Roman"/>
                  <w:b w:val="0"/>
                  <w:bCs w:val="0"/>
                  <w:sz w:val="26"/>
                  <w:szCs w:val="26"/>
                </w:rPr>
                <w:t>Tác nhân:</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775" w:author="Minh Đức Lê" w:date="2018-03-25T23:16:00Z">
              <w:r>
                <w:rPr>
                  <w:rFonts w:ascii="Times New Roman" w:hAnsi="Times New Roman"/>
                  <w:sz w:val="26"/>
                  <w:szCs w:val="26"/>
                </w:rPr>
                <w:t>Admin</w:t>
              </w:r>
            </w:ins>
          </w:p>
        </w:tc>
      </w:tr>
      <w:tr w:rsidR="006F1226">
        <w:trPr>
          <w:trHeight w:val="680"/>
          <w:ins w:id="776" w:author="Minh Đức Lê" w:date="2018-03-25T23:16: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77" w:author="Minh Đức Lê" w:date="2018-03-25T23:16:00Z">
              <w:r>
                <w:rPr>
                  <w:rFonts w:ascii="Times New Roman" w:hAnsi="Times New Roman" w:cs="Times New Roman"/>
                  <w:b w:val="0"/>
                  <w:bCs w:val="0"/>
                  <w:sz w:val="26"/>
                  <w:szCs w:val="26"/>
                </w:rPr>
                <w:t>Điều kiện sau:</w:t>
              </w:r>
            </w:ins>
          </w:p>
        </w:tc>
        <w:tc>
          <w:tcPr>
            <w:tcW w:w="7024" w:type="dxa"/>
            <w:tcMar>
              <w:left w:w="98" w:type="dxa"/>
            </w:tcMar>
          </w:tcPr>
          <w:p w:rsidR="006F1226" w:rsidRDefault="005735CC">
            <w:pPr>
              <w:pStyle w:val="InfoBlue"/>
              <w:spacing w:before="100" w:after="100" w:line="360" w:lineRule="auto"/>
              <w:rPr>
                <w:rFonts w:ascii="Times New Roman" w:hAnsi="Times New Roman"/>
                <w:sz w:val="26"/>
                <w:szCs w:val="26"/>
              </w:rPr>
            </w:pPr>
            <w:ins w:id="778" w:author="Minh Đức Lê" w:date="2018-03-25T23:16:00Z">
              <w:r>
                <w:rPr>
                  <w:rFonts w:ascii="Times New Roman" w:hAnsi="Times New Roman"/>
                  <w:sz w:val="26"/>
                  <w:szCs w:val="26"/>
                </w:rPr>
                <w:t>Hiện thị bảng thống kê</w:t>
              </w:r>
            </w:ins>
          </w:p>
        </w:tc>
      </w:tr>
      <w:tr w:rsidR="006F1226">
        <w:trPr>
          <w:trHeight w:val="2951"/>
          <w:ins w:id="779" w:author="Minh Đức Lê" w:date="2018-03-25T23:16:00Z"/>
        </w:trPr>
        <w:tc>
          <w:tcPr>
            <w:tcW w:w="2379"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80" w:author="Minh Đức Lê" w:date="2018-03-25T23:16:00Z">
              <w:r>
                <w:rPr>
                  <w:rFonts w:ascii="Times New Roman" w:hAnsi="Times New Roman" w:cs="Times New Roman"/>
                  <w:b w:val="0"/>
                  <w:bCs w:val="0"/>
                  <w:sz w:val="26"/>
                  <w:szCs w:val="26"/>
                </w:rPr>
                <w:t>Luồng sự kiện chính (Basic flows)</w:t>
              </w:r>
            </w:ins>
          </w:p>
        </w:tc>
        <w:tc>
          <w:tcPr>
            <w:tcW w:w="7024" w:type="dxa"/>
            <w:tcMar>
              <w:left w:w="98" w:type="dxa"/>
            </w:tcMar>
          </w:tcPr>
          <w:p w:rsidR="006F1226" w:rsidRDefault="005735CC">
            <w:pPr>
              <w:pStyle w:val="InfoBlue"/>
              <w:numPr>
                <w:ilvl w:val="0"/>
                <w:numId w:val="16"/>
              </w:numPr>
              <w:spacing w:before="100" w:after="100" w:line="360" w:lineRule="auto"/>
              <w:rPr>
                <w:rFonts w:ascii="Times New Roman" w:hAnsi="Times New Roman"/>
                <w:sz w:val="26"/>
                <w:szCs w:val="26"/>
                <w:lang w:val="vi-VN"/>
              </w:rPr>
            </w:pPr>
            <w:ins w:id="781" w:author="Minh Đức Lê" w:date="2018-03-25T23:16:00Z">
              <w:r>
                <w:rPr>
                  <w:rFonts w:ascii="Times New Roman" w:hAnsi="Times New Roman"/>
                  <w:sz w:val="26"/>
                  <w:szCs w:val="26"/>
                </w:rPr>
                <w:t>Admin chọn chức năng “thống kê”</w:t>
              </w:r>
            </w:ins>
          </w:p>
          <w:p w:rsidR="006F1226" w:rsidRDefault="005735CC">
            <w:pPr>
              <w:pStyle w:val="InfoBlue"/>
              <w:numPr>
                <w:ilvl w:val="0"/>
                <w:numId w:val="16"/>
              </w:numPr>
              <w:spacing w:before="100" w:after="100" w:line="360" w:lineRule="auto"/>
              <w:rPr>
                <w:rFonts w:ascii="Times New Roman" w:hAnsi="Times New Roman"/>
                <w:sz w:val="26"/>
                <w:szCs w:val="26"/>
                <w:lang w:val="vi-VN"/>
              </w:rPr>
            </w:pPr>
            <w:ins w:id="782"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6F1226" w:rsidRDefault="005735CC">
            <w:pPr>
              <w:pStyle w:val="InfoBlue"/>
              <w:numPr>
                <w:ilvl w:val="0"/>
                <w:numId w:val="16"/>
              </w:numPr>
              <w:spacing w:before="100" w:after="100" w:line="360" w:lineRule="auto"/>
              <w:rPr>
                <w:rFonts w:ascii="Times New Roman" w:hAnsi="Times New Roman"/>
                <w:sz w:val="26"/>
                <w:szCs w:val="26"/>
                <w:lang w:val="vi-VN"/>
              </w:rPr>
            </w:pPr>
            <w:ins w:id="783"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6F1226" w:rsidRDefault="005735CC">
            <w:pPr>
              <w:pStyle w:val="InfoBlue"/>
              <w:numPr>
                <w:ilvl w:val="0"/>
                <w:numId w:val="16"/>
              </w:numPr>
              <w:spacing w:before="100" w:after="100" w:line="360" w:lineRule="auto"/>
              <w:rPr>
                <w:rFonts w:ascii="Times New Roman" w:hAnsi="Times New Roman"/>
                <w:sz w:val="26"/>
                <w:szCs w:val="26"/>
                <w:lang w:val="vi-VN"/>
              </w:rPr>
            </w:pPr>
            <w:ins w:id="784" w:author="Minh Đức Lê" w:date="2018-03-25T23:16:00Z">
              <w:r>
                <w:rPr>
                  <w:rFonts w:ascii="Times New Roman" w:hAnsi="Times New Roman"/>
                  <w:sz w:val="26"/>
                  <w:szCs w:val="26"/>
                </w:rPr>
                <w:t>Hệ thống xử lí dữ liệu</w:t>
              </w:r>
            </w:ins>
          </w:p>
          <w:p w:rsidR="006F1226" w:rsidRDefault="005735CC">
            <w:pPr>
              <w:pStyle w:val="InfoBlue"/>
              <w:numPr>
                <w:ilvl w:val="0"/>
                <w:numId w:val="16"/>
              </w:numPr>
              <w:spacing w:before="100" w:after="100" w:line="360" w:lineRule="auto"/>
              <w:rPr>
                <w:rFonts w:ascii="Times New Roman" w:hAnsi="Times New Roman"/>
                <w:sz w:val="26"/>
                <w:szCs w:val="26"/>
                <w:lang w:val="vi-VN"/>
              </w:rPr>
            </w:pPr>
            <w:ins w:id="785" w:author="Minh Đức Lê" w:date="2018-03-25T23:16:00Z">
              <w:r>
                <w:rPr>
                  <w:rFonts w:ascii="Times New Roman" w:hAnsi="Times New Roman"/>
                  <w:sz w:val="26"/>
                  <w:szCs w:val="26"/>
                </w:rPr>
                <w:t>Hệ thống hiển thị bảng thống kê</w:t>
              </w:r>
            </w:ins>
          </w:p>
        </w:tc>
      </w:tr>
    </w:tbl>
    <w:p w:rsidR="006F1226" w:rsidRDefault="005735CC">
      <w:pPr>
        <w:ind w:firstLine="0"/>
      </w:pPr>
      <w:r>
        <w:rPr>
          <w:noProof/>
        </w:rPr>
        <w:lastRenderedPageBreak/>
        <w:drawing>
          <wp:inline distT="0" distB="0" distL="0" distR="0">
            <wp:extent cx="5684520" cy="3147060"/>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noChangeArrowheads="1"/>
                    </pic:cNvPicPr>
                  </pic:nvPicPr>
                  <pic:blipFill>
                    <a:blip r:embed="rId37"/>
                    <a:stretch>
                      <a:fillRect/>
                    </a:stretch>
                  </pic:blipFill>
                  <pic:spPr bwMode="auto">
                    <a:xfrm>
                      <a:off x="0" y="0"/>
                      <a:ext cx="5684520" cy="3147060"/>
                    </a:xfrm>
                    <a:prstGeom prst="rect">
                      <a:avLst/>
                    </a:prstGeom>
                  </pic:spPr>
                </pic:pic>
              </a:graphicData>
            </a:graphic>
          </wp:inline>
        </w:drawing>
      </w:r>
    </w:p>
    <w:p w:rsidR="006F1226" w:rsidRDefault="005735CC">
      <w:r>
        <w:rPr>
          <w:noProof/>
        </w:rPr>
        <w:drawing>
          <wp:inline distT="0" distB="0" distL="0" distR="0">
            <wp:extent cx="5580380" cy="3893820"/>
            <wp:effectExtent l="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pic:cNvPicPr>
                      <a:picLocks noChangeAspect="1" noChangeArrowheads="1"/>
                    </pic:cNvPicPr>
                  </pic:nvPicPr>
                  <pic:blipFill>
                    <a:blip r:embed="rId38"/>
                    <a:stretch>
                      <a:fillRect/>
                    </a:stretch>
                  </pic:blipFill>
                  <pic:spPr bwMode="auto">
                    <a:xfrm>
                      <a:off x="0" y="0"/>
                      <a:ext cx="5580380" cy="3893820"/>
                    </a:xfrm>
                    <a:prstGeom prst="rect">
                      <a:avLst/>
                    </a:prstGeom>
                  </pic:spPr>
                </pic:pic>
              </a:graphicData>
            </a:graphic>
          </wp:inline>
        </w:drawing>
      </w:r>
    </w:p>
    <w:p w:rsidR="006F1226" w:rsidRDefault="005735CC" w:rsidP="00521A83">
      <w:pPr>
        <w:pStyle w:val="Heading5"/>
        <w:numPr>
          <w:ilvl w:val="0"/>
          <w:numId w:val="0"/>
        </w:numPr>
        <w:ind w:left="1008"/>
        <w:pPrChange w:id="786" w:author="Minh Đức Lê" w:date="2018-05-08T12:28:00Z">
          <w:pPr>
            <w:pStyle w:val="Heading3"/>
            <w:numPr>
              <w:numId w:val="3"/>
            </w:numPr>
          </w:pPr>
        </w:pPrChange>
      </w:pPr>
      <w:del w:id="787" w:author="Minh Đức Lê" w:date="2018-03-22T16:13:00Z">
        <w:r>
          <w:delText>Tiêu đề tiểu mục</w:delText>
        </w:r>
      </w:del>
      <w:ins w:id="788" w:author="Minh Đức Lê" w:date="2018-04-08T09:38:00Z">
        <w:r>
          <w:rPr>
            <w:lang w:val="vi-VN"/>
          </w:rPr>
          <w:t>Th</w:t>
        </w:r>
      </w:ins>
      <w:ins w:id="789" w:author="Minh Đức Lê" w:date="2018-03-22T16:13:00Z">
        <w:r>
          <w:t>anh toán</w:t>
        </w:r>
      </w:ins>
    </w:p>
    <w:p w:rsidR="006F1226" w:rsidRDefault="006F1226">
      <w:pPr>
        <w:ind w:firstLine="0"/>
      </w:pPr>
    </w:p>
    <w:tbl>
      <w:tblPr>
        <w:tblStyle w:val="TableGrid"/>
        <w:tblW w:w="9262" w:type="dxa"/>
        <w:tblInd w:w="-10" w:type="dxa"/>
        <w:tblCellMar>
          <w:left w:w="98" w:type="dxa"/>
          <w:right w:w="108" w:type="dxa"/>
        </w:tblCellMar>
        <w:tblLook w:val="01E0" w:firstRow="1" w:lastRow="1" w:firstColumn="1" w:lastColumn="1" w:noHBand="0" w:noVBand="0"/>
      </w:tblPr>
      <w:tblGrid>
        <w:gridCol w:w="2343"/>
        <w:gridCol w:w="6919"/>
      </w:tblGrid>
      <w:tr w:rsidR="006F1226">
        <w:trPr>
          <w:ins w:id="790" w:author="Minh Đức Lê" w:date="2018-03-22T16:13:00Z"/>
        </w:trPr>
        <w:tc>
          <w:tcPr>
            <w:tcW w:w="9261" w:type="dxa"/>
            <w:gridSpan w:val="2"/>
            <w:tcMar>
              <w:left w:w="98" w:type="dxa"/>
            </w:tcMar>
          </w:tcPr>
          <w:p w:rsidR="006F1226" w:rsidRDefault="005735CC">
            <w:pPr>
              <w:spacing w:before="100" w:after="100" w:line="360" w:lineRule="auto"/>
              <w:rPr>
                <w:b/>
                <w:szCs w:val="26"/>
              </w:rPr>
            </w:pPr>
            <w:ins w:id="791" w:author="Minh Đức Lê" w:date="2018-03-22T16:13:00Z">
              <w:r>
                <w:rPr>
                  <w:b/>
                  <w:bCs/>
                  <w:szCs w:val="26"/>
                </w:rPr>
                <w:t xml:space="preserve">Use case: </w:t>
              </w:r>
            </w:ins>
            <w:ins w:id="792" w:author="Minh Đức Lê" w:date="2018-03-22T16:14:00Z">
              <w:r>
                <w:rPr>
                  <w:i/>
                  <w:iCs/>
                  <w:color w:val="0000FF"/>
                  <w:szCs w:val="26"/>
                </w:rPr>
                <w:t>Thanh toán</w:t>
              </w:r>
            </w:ins>
          </w:p>
        </w:tc>
      </w:tr>
      <w:tr w:rsidR="006F1226">
        <w:trPr>
          <w:ins w:id="793" w:author="Minh Đức Lê" w:date="2018-03-22T16:13: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94" w:author="Minh Đức Lê" w:date="2018-03-22T16:13:00Z">
              <w:r>
                <w:rPr>
                  <w:rFonts w:ascii="Times New Roman" w:hAnsi="Times New Roman" w:cs="Times New Roman"/>
                  <w:b w:val="0"/>
                  <w:bCs w:val="0"/>
                  <w:sz w:val="26"/>
                  <w:szCs w:val="26"/>
                </w:rPr>
                <w:lastRenderedPageBreak/>
                <w:t>Mục đích:</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795" w:author="Minh Đức Lê" w:date="2018-03-22T16:14:00Z">
              <w:r>
                <w:rPr>
                  <w:rFonts w:ascii="Times New Roman" w:hAnsi="Times New Roman"/>
                  <w:sz w:val="26"/>
                  <w:szCs w:val="26"/>
                </w:rPr>
                <w:t>Thanh toán dơn hàng cho thành viên</w:t>
              </w:r>
            </w:ins>
          </w:p>
        </w:tc>
      </w:tr>
      <w:tr w:rsidR="006F1226">
        <w:trPr>
          <w:ins w:id="796" w:author="Minh Đức Lê" w:date="2018-03-22T16:13: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797" w:author="Minh Đức Lê" w:date="2018-03-22T16:13:00Z">
              <w:r>
                <w:rPr>
                  <w:rFonts w:ascii="Times New Roman" w:hAnsi="Times New Roman" w:cs="Times New Roman"/>
                  <w:b w:val="0"/>
                  <w:bCs w:val="0"/>
                  <w:sz w:val="26"/>
                  <w:szCs w:val="26"/>
                </w:rPr>
                <w:t>Mô tả:</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798" w:author="Minh Đức Lê" w:date="2018-03-22T16:15:00Z">
              <w:r>
                <w:rPr>
                  <w:rFonts w:ascii="Times New Roman" w:hAnsi="Times New Roman"/>
                  <w:sz w:val="26"/>
                  <w:szCs w:val="26"/>
                </w:rPr>
                <w:t>Khách hàng</w:t>
              </w:r>
            </w:ins>
            <w:ins w:id="799" w:author="Minh Đức Lê" w:date="2018-03-22T16:14:00Z">
              <w:r>
                <w:rPr>
                  <w:rFonts w:ascii="Times New Roman" w:hAnsi="Times New Roman"/>
                  <w:sz w:val="26"/>
                  <w:szCs w:val="26"/>
                </w:rPr>
                <w:t xml:space="preserve"> </w:t>
              </w:r>
            </w:ins>
            <w:ins w:id="800" w:author="Minh Đức Lê" w:date="2018-03-22T16:13:00Z">
              <w:r>
                <w:rPr>
                  <w:rFonts w:ascii="Times New Roman" w:hAnsi="Times New Roman"/>
                  <w:sz w:val="26"/>
                  <w:szCs w:val="26"/>
                </w:rPr>
                <w:t xml:space="preserve"> </w:t>
              </w:r>
              <w:r>
                <w:rPr>
                  <w:rFonts w:ascii="Times New Roman" w:hAnsi="Times New Roman"/>
                  <w:sz w:val="26"/>
                  <w:szCs w:val="26"/>
                  <w:lang w:val="vi-VN"/>
                </w:rPr>
                <w:t xml:space="preserve">điền thông tin </w:t>
              </w:r>
            </w:ins>
            <w:ins w:id="801" w:author="Minh Đức Lê" w:date="2018-03-22T16:14:00Z">
              <w:r>
                <w:rPr>
                  <w:rFonts w:ascii="Times New Roman" w:hAnsi="Times New Roman"/>
                  <w:sz w:val="26"/>
                  <w:szCs w:val="26"/>
                </w:rPr>
                <w:t>thanh toán cho đơn hàng của mình</w:t>
              </w:r>
            </w:ins>
          </w:p>
        </w:tc>
      </w:tr>
      <w:tr w:rsidR="006F1226">
        <w:trPr>
          <w:ins w:id="802" w:author="Minh Đức Lê" w:date="2018-03-22T16:13: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03" w:author="Minh Đức Lê" w:date="2018-03-22T16:13:00Z">
              <w:r>
                <w:rPr>
                  <w:rFonts w:ascii="Times New Roman" w:hAnsi="Times New Roman" w:cs="Times New Roman"/>
                  <w:b w:val="0"/>
                  <w:bCs w:val="0"/>
                  <w:sz w:val="26"/>
                  <w:szCs w:val="26"/>
                </w:rPr>
                <w:t>Tác nhân:</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804" w:author="Minh Đức Lê" w:date="2018-03-22T16:15:00Z">
              <w:r>
                <w:rPr>
                  <w:rFonts w:ascii="Times New Roman" w:hAnsi="Times New Roman"/>
                  <w:sz w:val="26"/>
                  <w:szCs w:val="26"/>
                </w:rPr>
                <w:t xml:space="preserve">Khách hàng </w:t>
              </w:r>
            </w:ins>
            <w:ins w:id="805" w:author="Minh Đức Lê" w:date="2018-03-22T16:13:00Z">
              <w:r>
                <w:rPr>
                  <w:rFonts w:ascii="Times New Roman" w:hAnsi="Times New Roman"/>
                  <w:sz w:val="26"/>
                  <w:szCs w:val="26"/>
                </w:rPr>
                <w:t>(</w:t>
              </w:r>
            </w:ins>
            <w:ins w:id="806" w:author="Minh Đức Lê" w:date="2018-03-22T16:15:00Z">
              <w:r>
                <w:rPr>
                  <w:rFonts w:ascii="Times New Roman" w:hAnsi="Times New Roman"/>
                  <w:sz w:val="26"/>
                  <w:szCs w:val="26"/>
                </w:rPr>
                <w:t>Customer</w:t>
              </w:r>
            </w:ins>
            <w:ins w:id="807" w:author="Minh Đức Lê" w:date="2018-03-22T16:13:00Z">
              <w:r>
                <w:rPr>
                  <w:rFonts w:ascii="Times New Roman" w:hAnsi="Times New Roman"/>
                  <w:sz w:val="26"/>
                  <w:szCs w:val="26"/>
                </w:rPr>
                <w:t>)</w:t>
              </w:r>
            </w:ins>
          </w:p>
        </w:tc>
      </w:tr>
      <w:tr w:rsidR="006F1226">
        <w:trPr>
          <w:ins w:id="808" w:author="Minh Đức Lê" w:date="2018-03-22T16:13: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09" w:author="Minh Đức Lê" w:date="2018-03-22T16:13:00Z">
              <w:r>
                <w:rPr>
                  <w:rFonts w:ascii="Times New Roman" w:hAnsi="Times New Roman" w:cs="Times New Roman"/>
                  <w:b w:val="0"/>
                  <w:bCs w:val="0"/>
                  <w:sz w:val="26"/>
                  <w:szCs w:val="26"/>
                </w:rPr>
                <w:t>Điều kiện sau:</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810" w:author="Minh Đức Lê" w:date="2018-03-22T16:15:00Z">
              <w:r>
                <w:rPr>
                  <w:rFonts w:ascii="Times New Roman" w:hAnsi="Times New Roman"/>
                  <w:sz w:val="26"/>
                  <w:szCs w:val="26"/>
                </w:rPr>
                <w:t>Hóa đơn sẽ được tạo và gửi yêu cầu về Admin</w:t>
              </w:r>
            </w:ins>
          </w:p>
        </w:tc>
      </w:tr>
      <w:tr w:rsidR="006F1226">
        <w:trPr>
          <w:ins w:id="811" w:author="Minh Đức Lê" w:date="2018-03-22T16:13: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12" w:author="Minh Đức Lê" w:date="2018-03-22T16:13:00Z">
              <w:r>
                <w:rPr>
                  <w:rFonts w:ascii="Times New Roman" w:hAnsi="Times New Roman" w:cs="Times New Roman"/>
                  <w:b w:val="0"/>
                  <w:bCs w:val="0"/>
                  <w:sz w:val="26"/>
                  <w:szCs w:val="26"/>
                </w:rPr>
                <w:t>Luồng sự kiện chính (Basic flows)</w:t>
              </w:r>
            </w:ins>
          </w:p>
        </w:tc>
        <w:tc>
          <w:tcPr>
            <w:tcW w:w="6918" w:type="dxa"/>
            <w:tcMar>
              <w:left w:w="98" w:type="dxa"/>
            </w:tcMar>
          </w:tcPr>
          <w:p w:rsidR="006F1226" w:rsidRDefault="005735CC">
            <w:pPr>
              <w:pStyle w:val="InfoBlue"/>
              <w:numPr>
                <w:ilvl w:val="0"/>
                <w:numId w:val="5"/>
              </w:numPr>
              <w:spacing w:before="100" w:after="100" w:line="360" w:lineRule="auto"/>
              <w:rPr>
                <w:rFonts w:ascii="Times New Roman" w:hAnsi="Times New Roman"/>
                <w:sz w:val="26"/>
                <w:szCs w:val="26"/>
                <w:lang w:val="vi-VN"/>
              </w:rPr>
            </w:pPr>
            <w:ins w:id="813" w:author="Minh Đức Lê" w:date="2018-03-22T16:17:00Z">
              <w:r>
                <w:rPr>
                  <w:rFonts w:ascii="Times New Roman" w:hAnsi="Times New Roman"/>
                  <w:sz w:val="26"/>
                  <w:szCs w:val="26"/>
                </w:rPr>
                <w:t xml:space="preserve">Khách hàng </w:t>
              </w:r>
            </w:ins>
            <w:ins w:id="814" w:author="Minh Đức Lê" w:date="2018-03-22T16:13:00Z">
              <w:r>
                <w:rPr>
                  <w:rFonts w:ascii="Times New Roman" w:hAnsi="Times New Roman"/>
                  <w:sz w:val="26"/>
                  <w:szCs w:val="26"/>
                  <w:lang w:val="vi-VN"/>
                </w:rPr>
                <w:t>chọn chức năng “</w:t>
              </w:r>
            </w:ins>
            <w:ins w:id="815" w:author="Minh Đức Lê" w:date="2018-03-22T16:16:00Z">
              <w:r>
                <w:rPr>
                  <w:rFonts w:ascii="Times New Roman" w:hAnsi="Times New Roman"/>
                  <w:sz w:val="26"/>
                  <w:szCs w:val="26"/>
                </w:rPr>
                <w:t>Thanh toán</w:t>
              </w:r>
            </w:ins>
            <w:ins w:id="816" w:author="Minh Đức Lê" w:date="2018-03-22T16:13:00Z">
              <w:r>
                <w:rPr>
                  <w:rFonts w:ascii="Times New Roman" w:hAnsi="Times New Roman"/>
                  <w:sz w:val="26"/>
                  <w:szCs w:val="26"/>
                  <w:lang w:val="vi-VN"/>
                </w:rPr>
                <w:t>”</w:t>
              </w:r>
            </w:ins>
          </w:p>
          <w:p w:rsidR="006F1226" w:rsidRDefault="005735CC">
            <w:pPr>
              <w:pStyle w:val="InfoBlue"/>
              <w:numPr>
                <w:ilvl w:val="0"/>
                <w:numId w:val="5"/>
              </w:numPr>
              <w:spacing w:before="100" w:after="100" w:line="360" w:lineRule="auto"/>
              <w:rPr>
                <w:rFonts w:ascii="Times New Roman" w:hAnsi="Times New Roman"/>
                <w:sz w:val="26"/>
                <w:szCs w:val="26"/>
                <w:lang w:val="vi-VN"/>
              </w:rPr>
            </w:pPr>
            <w:ins w:id="817" w:author="Minh Đức Lê" w:date="2018-03-22T16:13:00Z">
              <w:r>
                <w:rPr>
                  <w:rFonts w:ascii="Times New Roman" w:hAnsi="Times New Roman"/>
                  <w:sz w:val="26"/>
                  <w:szCs w:val="26"/>
                  <w:lang w:val="vi-VN"/>
                </w:rPr>
                <w:t>Hệ thống hiện giao diện</w:t>
              </w:r>
            </w:ins>
            <w:ins w:id="818" w:author="Minh Đức Lê" w:date="2018-03-22T16:16:00Z">
              <w:r>
                <w:rPr>
                  <w:rFonts w:ascii="Times New Roman" w:hAnsi="Times New Roman"/>
                  <w:sz w:val="26"/>
                  <w:szCs w:val="26"/>
                </w:rPr>
                <w:t xml:space="preserve"> GDThanhToan</w:t>
              </w:r>
            </w:ins>
          </w:p>
          <w:p w:rsidR="006F1226" w:rsidRDefault="005735CC">
            <w:pPr>
              <w:pStyle w:val="InfoBlue"/>
              <w:numPr>
                <w:ilvl w:val="0"/>
                <w:numId w:val="5"/>
              </w:numPr>
              <w:spacing w:before="100" w:after="100" w:line="360" w:lineRule="auto"/>
              <w:rPr>
                <w:ins w:id="819" w:author="Minh Đức Lê" w:date="2018-03-22T16:13:00Z"/>
                <w:rFonts w:ascii="Times New Roman" w:hAnsi="Times New Roman"/>
                <w:sz w:val="26"/>
                <w:szCs w:val="26"/>
                <w:lang w:val="vi-VN"/>
              </w:rPr>
            </w:pPr>
            <w:ins w:id="820" w:author="Minh Đức Lê" w:date="2018-04-06T10:53:00Z">
              <w:r>
                <w:rPr>
                  <w:rFonts w:ascii="Times New Roman" w:hAnsi="Times New Roman"/>
                  <w:sz w:val="26"/>
                  <w:szCs w:val="26"/>
                </w:rPr>
                <w:t>Khách hàng chọn phương thức thanh toán.</w:t>
              </w:r>
            </w:ins>
          </w:p>
          <w:p w:rsidR="006F1226" w:rsidRDefault="005735CC">
            <w:pPr>
              <w:pStyle w:val="InfoBlue"/>
              <w:numPr>
                <w:ilvl w:val="0"/>
                <w:numId w:val="5"/>
              </w:numPr>
              <w:spacing w:before="100" w:after="100" w:line="360" w:lineRule="auto"/>
              <w:rPr>
                <w:rFonts w:ascii="Times New Roman" w:hAnsi="Times New Roman"/>
                <w:sz w:val="26"/>
                <w:szCs w:val="26"/>
                <w:lang w:val="vi-VN"/>
              </w:rPr>
            </w:pPr>
            <w:ins w:id="821" w:author="Minh Đức Lê" w:date="2018-03-22T16:17:00Z">
              <w:r>
                <w:rPr>
                  <w:rFonts w:ascii="Times New Roman" w:hAnsi="Times New Roman"/>
                  <w:sz w:val="26"/>
                  <w:szCs w:val="26"/>
                </w:rPr>
                <w:t xml:space="preserve">Khách hàng </w:t>
              </w:r>
            </w:ins>
            <w:ins w:id="822" w:author="Minh Đức Lê" w:date="2018-03-22T16:13:00Z">
              <w:r>
                <w:rPr>
                  <w:rFonts w:ascii="Times New Roman" w:hAnsi="Times New Roman"/>
                  <w:sz w:val="26"/>
                  <w:szCs w:val="26"/>
                  <w:lang w:val="vi-VN"/>
                </w:rPr>
                <w:t xml:space="preserve">nhập thông tin </w:t>
              </w:r>
            </w:ins>
            <w:ins w:id="823" w:author="Minh Đức Lê" w:date="2018-03-22T16:17:00Z">
              <w:r>
                <w:rPr>
                  <w:rFonts w:ascii="Times New Roman" w:hAnsi="Times New Roman"/>
                  <w:sz w:val="26"/>
                  <w:szCs w:val="26"/>
                </w:rPr>
                <w:t>thanh toán vào mẫu.</w:t>
              </w:r>
            </w:ins>
          </w:p>
          <w:p w:rsidR="006F1226" w:rsidRDefault="005735CC">
            <w:pPr>
              <w:pStyle w:val="InfoBlue"/>
              <w:numPr>
                <w:ilvl w:val="0"/>
                <w:numId w:val="5"/>
              </w:numPr>
              <w:spacing w:before="100" w:after="100" w:line="360" w:lineRule="auto"/>
              <w:rPr>
                <w:ins w:id="824" w:author="Minh Đức Lê" w:date="2018-03-22T16:13:00Z"/>
                <w:rFonts w:ascii="Times New Roman" w:hAnsi="Times New Roman"/>
                <w:sz w:val="26"/>
                <w:szCs w:val="26"/>
                <w:lang w:val="vi-VN"/>
              </w:rPr>
            </w:pPr>
            <w:ins w:id="825" w:author="Minh Đức Lê" w:date="2018-04-06T13:17:00Z">
              <w:r>
                <w:rPr>
                  <w:rFonts w:ascii="Times New Roman" w:hAnsi="Times New Roman"/>
                  <w:sz w:val="26"/>
                  <w:szCs w:val="26"/>
                  <w:lang w:val="vi-VN"/>
                </w:rPr>
                <w:t xml:space="preserve">Khách hàng chọn chức năng </w:t>
              </w:r>
            </w:ins>
            <w:ins w:id="826" w:author="Minh Đức Lê" w:date="2018-04-06T13:18:00Z">
              <w:r>
                <w:rPr>
                  <w:rFonts w:ascii="Times New Roman" w:hAnsi="Times New Roman"/>
                  <w:sz w:val="26"/>
                  <w:szCs w:val="26"/>
                  <w:lang w:val="vi-VN"/>
                </w:rPr>
                <w:t>‘</w:t>
              </w:r>
            </w:ins>
            <w:ins w:id="827" w:author="Minh Đức Lê" w:date="2018-04-06T13:17:00Z">
              <w:r>
                <w:rPr>
                  <w:rFonts w:ascii="Times New Roman" w:hAnsi="Times New Roman"/>
                  <w:sz w:val="26"/>
                  <w:szCs w:val="26"/>
                  <w:lang w:val="vi-VN"/>
                </w:rPr>
                <w:t>Đặt báo ngay</w:t>
              </w:r>
            </w:ins>
            <w:ins w:id="828" w:author="Minh Đức Lê" w:date="2018-04-06T13:18:00Z">
              <w:r>
                <w:rPr>
                  <w:rFonts w:ascii="Times New Roman" w:hAnsi="Times New Roman"/>
                  <w:sz w:val="26"/>
                  <w:szCs w:val="26"/>
                  <w:lang w:val="vi-VN"/>
                </w:rPr>
                <w:t>’</w:t>
              </w:r>
            </w:ins>
            <w:ins w:id="829" w:author="Minh Đức Lê" w:date="2018-04-06T13:17:00Z">
              <w:r>
                <w:rPr>
                  <w:rFonts w:ascii="Times New Roman" w:hAnsi="Times New Roman"/>
                  <w:sz w:val="26"/>
                  <w:szCs w:val="26"/>
                  <w:lang w:val="vi-VN"/>
                </w:rPr>
                <w:t>.</w:t>
              </w:r>
            </w:ins>
          </w:p>
          <w:p w:rsidR="006F1226" w:rsidRDefault="005735CC">
            <w:pPr>
              <w:pStyle w:val="InfoBlue"/>
              <w:numPr>
                <w:ilvl w:val="0"/>
                <w:numId w:val="5"/>
              </w:numPr>
              <w:spacing w:before="100" w:after="100" w:line="360" w:lineRule="auto"/>
              <w:rPr>
                <w:rFonts w:ascii="Times New Roman" w:hAnsi="Times New Roman"/>
                <w:sz w:val="26"/>
                <w:szCs w:val="26"/>
                <w:lang w:val="vi-VN"/>
              </w:rPr>
            </w:pPr>
            <w:ins w:id="830" w:author="Minh Đức Lê" w:date="2018-04-06T11:01:00Z">
              <w:r>
                <w:rPr>
                  <w:rFonts w:ascii="Times New Roman" w:hAnsi="Times New Roman"/>
                  <w:sz w:val="26"/>
                  <w:szCs w:val="26"/>
                </w:rPr>
                <w:t>Lưu thong tin thanh toán và t</w:t>
              </w:r>
            </w:ins>
            <w:ins w:id="831" w:author="Minh Đức Lê" w:date="2018-03-22T16:13:00Z">
              <w:r>
                <w:rPr>
                  <w:rFonts w:ascii="Times New Roman" w:hAnsi="Times New Roman"/>
                  <w:sz w:val="26"/>
                  <w:szCs w:val="26"/>
                  <w:lang w:val="vi-VN"/>
                </w:rPr>
                <w:t xml:space="preserve">hông báo </w:t>
              </w:r>
            </w:ins>
            <w:ins w:id="832" w:author="Minh Đức Lê" w:date="2018-03-22T16:17:00Z">
              <w:r>
                <w:rPr>
                  <w:rFonts w:ascii="Times New Roman" w:hAnsi="Times New Roman"/>
                  <w:sz w:val="26"/>
                  <w:szCs w:val="26"/>
                </w:rPr>
                <w:t>thanh toán thành công</w:t>
              </w:r>
            </w:ins>
          </w:p>
          <w:p w:rsidR="006F1226" w:rsidRDefault="005735CC">
            <w:pPr>
              <w:pStyle w:val="InfoBlue"/>
              <w:numPr>
                <w:ilvl w:val="0"/>
                <w:numId w:val="5"/>
              </w:numPr>
              <w:spacing w:before="100" w:after="100" w:line="360" w:lineRule="auto"/>
              <w:rPr>
                <w:rFonts w:ascii="Times New Roman" w:hAnsi="Times New Roman"/>
                <w:sz w:val="26"/>
                <w:szCs w:val="26"/>
                <w:lang w:val="vi-VN"/>
              </w:rPr>
            </w:pPr>
            <w:ins w:id="833" w:author="Minh Đức Lê" w:date="2018-03-22T16:13:00Z">
              <w:r>
                <w:rPr>
                  <w:rFonts w:ascii="Times New Roman" w:hAnsi="Times New Roman"/>
                  <w:sz w:val="26"/>
                  <w:szCs w:val="26"/>
                  <w:lang w:val="vi-VN"/>
                </w:rPr>
                <w:t xml:space="preserve">Hệ thống chuyển </w:t>
              </w:r>
              <w:r>
                <w:rPr>
                  <w:rFonts w:ascii="Times New Roman" w:hAnsi="Times New Roman"/>
                  <w:sz w:val="26"/>
                  <w:szCs w:val="26"/>
                </w:rPr>
                <w:t>về</w:t>
              </w:r>
              <w:r>
                <w:rPr>
                  <w:rFonts w:ascii="Times New Roman" w:hAnsi="Times New Roman"/>
                  <w:sz w:val="26"/>
                  <w:szCs w:val="26"/>
                  <w:lang w:val="vi-VN"/>
                </w:rPr>
                <w:t xml:space="preserve"> </w:t>
              </w:r>
            </w:ins>
            <w:ins w:id="834" w:author="Minh Đức Lê" w:date="2018-03-22T16:18:00Z">
              <w:r>
                <w:rPr>
                  <w:rFonts w:ascii="Times New Roman" w:hAnsi="Times New Roman"/>
                  <w:sz w:val="26"/>
                  <w:szCs w:val="26"/>
                </w:rPr>
                <w:t>GDTrangChu</w:t>
              </w:r>
            </w:ins>
          </w:p>
        </w:tc>
      </w:tr>
    </w:tbl>
    <w:p w:rsidR="006F1226" w:rsidRDefault="005735CC">
      <w:r>
        <w:rPr>
          <w:noProof/>
        </w:rPr>
        <w:lastRenderedPageBreak/>
        <w:drawing>
          <wp:inline distT="0" distB="0" distL="0" distR="0">
            <wp:extent cx="5580380" cy="6408420"/>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noChangeArrowheads="1"/>
                    </pic:cNvPicPr>
                  </pic:nvPicPr>
                  <pic:blipFill>
                    <a:blip r:embed="rId39"/>
                    <a:stretch>
                      <a:fillRect/>
                    </a:stretch>
                  </pic:blipFill>
                  <pic:spPr bwMode="auto">
                    <a:xfrm>
                      <a:off x="0" y="0"/>
                      <a:ext cx="5580380" cy="6408420"/>
                    </a:xfrm>
                    <a:prstGeom prst="rect">
                      <a:avLst/>
                    </a:prstGeom>
                  </pic:spPr>
                </pic:pic>
              </a:graphicData>
            </a:graphic>
          </wp:inline>
        </w:drawing>
      </w:r>
    </w:p>
    <w:p w:rsidR="006F1226" w:rsidRDefault="005735CC">
      <w:r>
        <w:rPr>
          <w:noProof/>
        </w:rPr>
        <w:lastRenderedPageBreak/>
        <w:drawing>
          <wp:inline distT="0" distB="0" distL="0" distR="0">
            <wp:extent cx="5498465" cy="4619625"/>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pic:cNvPicPr>
                      <a:picLocks noChangeAspect="1" noChangeArrowheads="1"/>
                    </pic:cNvPicPr>
                  </pic:nvPicPr>
                  <pic:blipFill>
                    <a:blip r:embed="rId40"/>
                    <a:stretch>
                      <a:fillRect/>
                    </a:stretch>
                  </pic:blipFill>
                  <pic:spPr bwMode="auto">
                    <a:xfrm>
                      <a:off x="0" y="0"/>
                      <a:ext cx="5498465" cy="4619625"/>
                    </a:xfrm>
                    <a:prstGeom prst="rect">
                      <a:avLst/>
                    </a:prstGeom>
                  </pic:spPr>
                </pic:pic>
              </a:graphicData>
            </a:graphic>
          </wp:inline>
        </w:drawing>
      </w:r>
    </w:p>
    <w:p w:rsidR="006F1226" w:rsidRDefault="006F1226"/>
    <w:p w:rsidR="006F1226" w:rsidRDefault="006F1226">
      <w:pPr>
        <w:pStyle w:val="Heading3"/>
        <w:numPr>
          <w:ilvl w:val="2"/>
          <w:numId w:val="3"/>
        </w:numPr>
        <w:rPr>
          <w:del w:id="835" w:author="Minh Đức Lê" w:date="2018-03-25T23:10:00Z"/>
          <w:lang w:val="vi-VN"/>
        </w:rPr>
      </w:pPr>
    </w:p>
    <w:p w:rsidR="006F1226" w:rsidRDefault="005735CC" w:rsidP="006F1226">
      <w:pPr>
        <w:pStyle w:val="Heading3"/>
        <w:numPr>
          <w:ilvl w:val="2"/>
          <w:numId w:val="3"/>
        </w:numPr>
        <w:rPr>
          <w:del w:id="836" w:author="Minh Đức Lê" w:date="2018-03-22T16:12:00Z"/>
          <w:lang w:val="vi-VN"/>
        </w:rPr>
        <w:pPrChange w:id="837" w:author="Minh Đức Lê" w:date="2018-03-22T16:13:00Z">
          <w:pPr/>
        </w:pPrChange>
      </w:pPr>
      <w:del w:id="838" w:author="Minh Đức Lê" w:date="2018-03-22T16:12:00Z">
        <w:r>
          <w:delText>Nội dung tiểu  mục</w:delText>
        </w:r>
      </w:del>
    </w:p>
    <w:p w:rsidR="006F1226" w:rsidRDefault="005735CC" w:rsidP="00521A83">
      <w:pPr>
        <w:pStyle w:val="Heading5"/>
        <w:numPr>
          <w:ilvl w:val="0"/>
          <w:numId w:val="0"/>
        </w:numPr>
        <w:ind w:left="1008"/>
        <w:pPrChange w:id="839" w:author="Minh Đức Lê" w:date="2018-05-08T12:28:00Z">
          <w:pPr>
            <w:pStyle w:val="Heading3"/>
            <w:numPr>
              <w:numId w:val="3"/>
            </w:numPr>
          </w:pPr>
        </w:pPrChange>
      </w:pPr>
      <w:ins w:id="840" w:author="Minh Đức Lê" w:date="2018-04-08T09:38:00Z">
        <w:r>
          <w:rPr>
            <w:lang w:val="vi-VN"/>
          </w:rPr>
          <w:t>T</w:t>
        </w:r>
      </w:ins>
      <w:ins w:id="841" w:author="Minh Đức Lê" w:date="2018-04-06T13:16:00Z">
        <w:r>
          <w:rPr>
            <w:lang w:val="vi-VN"/>
          </w:rPr>
          <w:t>hêm giỏ</w:t>
        </w:r>
      </w:ins>
      <w:ins w:id="842" w:author="Minh Đức Lê" w:date="2018-04-06T11:13:00Z">
        <w:r>
          <w:t xml:space="preserve"> </w:t>
        </w:r>
      </w:ins>
      <w:ins w:id="843" w:author="Minh Đức Lê" w:date="2018-04-05T22:57:00Z">
        <w:r>
          <w:t>báo</w:t>
        </w:r>
      </w:ins>
    </w:p>
    <w:p w:rsidR="006F1226" w:rsidRDefault="006F1226"/>
    <w:tbl>
      <w:tblPr>
        <w:tblStyle w:val="TableGrid"/>
        <w:tblW w:w="9262" w:type="dxa"/>
        <w:tblInd w:w="-10" w:type="dxa"/>
        <w:tblCellMar>
          <w:left w:w="98" w:type="dxa"/>
          <w:right w:w="108" w:type="dxa"/>
        </w:tblCellMar>
        <w:tblLook w:val="01E0" w:firstRow="1" w:lastRow="1" w:firstColumn="1" w:lastColumn="1" w:noHBand="0" w:noVBand="0"/>
      </w:tblPr>
      <w:tblGrid>
        <w:gridCol w:w="2343"/>
        <w:gridCol w:w="6919"/>
      </w:tblGrid>
      <w:tr w:rsidR="006F1226">
        <w:trPr>
          <w:ins w:id="844" w:author="Minh Đức Lê" w:date="2018-03-22T16:19:00Z"/>
        </w:trPr>
        <w:tc>
          <w:tcPr>
            <w:tcW w:w="9261" w:type="dxa"/>
            <w:gridSpan w:val="2"/>
            <w:tcMar>
              <w:left w:w="98" w:type="dxa"/>
            </w:tcMar>
          </w:tcPr>
          <w:p w:rsidR="006F1226" w:rsidRDefault="005735CC">
            <w:pPr>
              <w:spacing w:before="100" w:after="100" w:line="360" w:lineRule="auto"/>
              <w:rPr>
                <w:b/>
                <w:szCs w:val="26"/>
              </w:rPr>
            </w:pPr>
            <w:ins w:id="845" w:author="Minh Đức Lê" w:date="2018-03-22T16:19:00Z">
              <w:r>
                <w:rPr>
                  <w:b/>
                  <w:bCs/>
                  <w:szCs w:val="26"/>
                </w:rPr>
                <w:t xml:space="preserve">Use case: </w:t>
              </w:r>
            </w:ins>
            <w:ins w:id="846" w:author="Minh Đức Lê" w:date="2018-04-06T11:12:00Z">
              <w:r>
                <w:rPr>
                  <w:i/>
                  <w:iCs/>
                  <w:color w:val="0000FF"/>
                  <w:szCs w:val="26"/>
                </w:rPr>
                <w:t>Thêm giỏ</w:t>
              </w:r>
            </w:ins>
            <w:ins w:id="847" w:author="Minh Đức Lê" w:date="2018-03-22T16:19:00Z">
              <w:r>
                <w:rPr>
                  <w:i/>
                  <w:iCs/>
                  <w:color w:val="0000FF"/>
                  <w:szCs w:val="26"/>
                </w:rPr>
                <w:t xml:space="preserve"> </w:t>
              </w:r>
            </w:ins>
            <w:ins w:id="848" w:author="Minh Đức Lê" w:date="2018-03-22T16:29:00Z">
              <w:r>
                <w:rPr>
                  <w:i/>
                  <w:iCs/>
                  <w:color w:val="0000FF"/>
                  <w:szCs w:val="26"/>
                </w:rPr>
                <w:t>báo</w:t>
              </w:r>
            </w:ins>
          </w:p>
        </w:tc>
      </w:tr>
      <w:tr w:rsidR="006F1226">
        <w:trPr>
          <w:ins w:id="849" w:author="Minh Đức Lê" w:date="2018-03-22T16:19: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50" w:author="Minh Đức Lê" w:date="2018-03-22T16:19:00Z">
              <w:r>
                <w:rPr>
                  <w:rFonts w:ascii="Times New Roman" w:hAnsi="Times New Roman" w:cs="Times New Roman"/>
                  <w:b w:val="0"/>
                  <w:bCs w:val="0"/>
                  <w:sz w:val="26"/>
                  <w:szCs w:val="26"/>
                </w:rPr>
                <w:t>Mục đích:</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851" w:author="Minh Đức Lê" w:date="2018-03-22T16:20:00Z">
              <w:r>
                <w:rPr>
                  <w:rFonts w:ascii="Times New Roman" w:hAnsi="Times New Roman"/>
                  <w:sz w:val="26"/>
                  <w:szCs w:val="26"/>
                </w:rPr>
                <w:t xml:space="preserve">Thêm </w:t>
              </w:r>
            </w:ins>
            <w:ins w:id="852" w:author="Minh Đức Lê" w:date="2018-04-06T11:06:00Z">
              <w:r>
                <w:rPr>
                  <w:rFonts w:ascii="Times New Roman" w:hAnsi="Times New Roman"/>
                  <w:sz w:val="26"/>
                  <w:szCs w:val="26"/>
                </w:rPr>
                <w:t>báo</w:t>
              </w:r>
            </w:ins>
            <w:ins w:id="853" w:author="Minh Đức Lê" w:date="2018-03-22T16:20:00Z">
              <w:r>
                <w:rPr>
                  <w:rFonts w:ascii="Times New Roman" w:hAnsi="Times New Roman"/>
                  <w:sz w:val="26"/>
                  <w:szCs w:val="26"/>
                </w:rPr>
                <w:t xml:space="preserve"> vào giỏ hàng người dùng</w:t>
              </w:r>
            </w:ins>
          </w:p>
        </w:tc>
      </w:tr>
      <w:tr w:rsidR="006F1226">
        <w:trPr>
          <w:ins w:id="854" w:author="Minh Đức Lê" w:date="2018-03-22T16:19: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55" w:author="Minh Đức Lê" w:date="2018-03-22T16:19:00Z">
              <w:r>
                <w:rPr>
                  <w:rFonts w:ascii="Times New Roman" w:hAnsi="Times New Roman" w:cs="Times New Roman"/>
                  <w:b w:val="0"/>
                  <w:bCs w:val="0"/>
                  <w:sz w:val="26"/>
                  <w:szCs w:val="26"/>
                </w:rPr>
                <w:t>Mô tả:</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856" w:author="Minh Đức Lê" w:date="2018-03-22T16:20:00Z">
              <w:r>
                <w:rPr>
                  <w:rFonts w:ascii="Times New Roman" w:hAnsi="Times New Roman"/>
                  <w:sz w:val="26"/>
                  <w:szCs w:val="26"/>
                </w:rPr>
                <w:t>Người dùng</w:t>
              </w:r>
            </w:ins>
            <w:ins w:id="857" w:author="Minh Đức Lê" w:date="2018-04-06T11:07:00Z">
              <w:r>
                <w:rPr>
                  <w:rFonts w:ascii="Times New Roman" w:hAnsi="Times New Roman"/>
                  <w:sz w:val="26"/>
                  <w:szCs w:val="26"/>
                </w:rPr>
                <w:t xml:space="preserve"> nhập thông tin và</w:t>
              </w:r>
            </w:ins>
            <w:ins w:id="858" w:author="Minh Đức Lê" w:date="2018-03-22T16:19:00Z">
              <w:r>
                <w:rPr>
                  <w:rFonts w:ascii="Times New Roman" w:hAnsi="Times New Roman"/>
                  <w:sz w:val="26"/>
                  <w:szCs w:val="26"/>
                </w:rPr>
                <w:t xml:space="preserve"> </w:t>
              </w:r>
            </w:ins>
            <w:ins w:id="859" w:author="Minh Đức Lê" w:date="2018-03-22T16:20:00Z">
              <w:r>
                <w:rPr>
                  <w:rFonts w:ascii="Times New Roman" w:hAnsi="Times New Roman"/>
                  <w:sz w:val="26"/>
                  <w:szCs w:val="26"/>
                </w:rPr>
                <w:t xml:space="preserve">chọn thêm giỏ hàng cho </w:t>
              </w:r>
            </w:ins>
            <w:ins w:id="860" w:author="Minh Đức Lê" w:date="2018-03-22T16:21:00Z">
              <w:r>
                <w:rPr>
                  <w:rFonts w:ascii="Times New Roman" w:hAnsi="Times New Roman"/>
                  <w:sz w:val="26"/>
                  <w:szCs w:val="26"/>
                </w:rPr>
                <w:t>báo</w:t>
              </w:r>
            </w:ins>
            <w:ins w:id="861" w:author="Minh Đức Lê" w:date="2018-03-22T16:20:00Z">
              <w:r>
                <w:rPr>
                  <w:rFonts w:ascii="Times New Roman" w:hAnsi="Times New Roman"/>
                  <w:sz w:val="26"/>
                  <w:szCs w:val="26"/>
                </w:rPr>
                <w:t xml:space="preserve"> mình muốn.</w:t>
              </w:r>
            </w:ins>
            <w:ins w:id="862" w:author="Minh Đức Lê" w:date="2018-04-06T11:06:00Z">
              <w:r>
                <w:rPr>
                  <w:rFonts w:ascii="Times New Roman" w:hAnsi="Times New Roman"/>
                  <w:sz w:val="26"/>
                  <w:szCs w:val="26"/>
                </w:rPr>
                <w:t xml:space="preserve"> </w:t>
              </w:r>
            </w:ins>
            <w:ins w:id="863" w:author="Minh Đức Lê" w:date="2018-04-06T11:07:00Z">
              <w:r>
                <w:rPr>
                  <w:rFonts w:ascii="Times New Roman" w:hAnsi="Times New Roman"/>
                  <w:sz w:val="26"/>
                  <w:szCs w:val="26"/>
                </w:rPr>
                <w:t>Sau đó b</w:t>
              </w:r>
            </w:ins>
            <w:ins w:id="864" w:author="Minh Đức Lê" w:date="2018-04-06T11:06:00Z">
              <w:r>
                <w:rPr>
                  <w:rFonts w:ascii="Times New Roman" w:hAnsi="Times New Roman"/>
                  <w:sz w:val="26"/>
                  <w:szCs w:val="26"/>
                </w:rPr>
                <w:t>áo sẽ vào giỏ</w:t>
              </w:r>
            </w:ins>
            <w:ins w:id="865" w:author="Minh Đức Lê" w:date="2018-04-06T11:07:00Z">
              <w:r>
                <w:rPr>
                  <w:rFonts w:ascii="Times New Roman" w:hAnsi="Times New Roman"/>
                  <w:sz w:val="26"/>
                  <w:szCs w:val="26"/>
                </w:rPr>
                <w:t>.</w:t>
              </w:r>
            </w:ins>
          </w:p>
        </w:tc>
      </w:tr>
      <w:tr w:rsidR="006F1226">
        <w:trPr>
          <w:ins w:id="866" w:author="Minh Đức Lê" w:date="2018-03-22T16:19: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67" w:author="Minh Đức Lê" w:date="2018-03-22T16:19:00Z">
              <w:r>
                <w:rPr>
                  <w:rFonts w:ascii="Times New Roman" w:hAnsi="Times New Roman" w:cs="Times New Roman"/>
                  <w:b w:val="0"/>
                  <w:bCs w:val="0"/>
                  <w:sz w:val="26"/>
                  <w:szCs w:val="26"/>
                </w:rPr>
                <w:t>Tác nhân:</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868" w:author="Minh Đức Lê" w:date="2018-03-22T16:20:00Z">
              <w:r>
                <w:rPr>
                  <w:rFonts w:ascii="Times New Roman" w:hAnsi="Times New Roman"/>
                  <w:sz w:val="26"/>
                  <w:szCs w:val="26"/>
                </w:rPr>
                <w:t xml:space="preserve">Người dùng </w:t>
              </w:r>
            </w:ins>
            <w:ins w:id="869" w:author="Minh Đức Lê" w:date="2018-03-22T16:19:00Z">
              <w:r>
                <w:rPr>
                  <w:rFonts w:ascii="Times New Roman" w:hAnsi="Times New Roman"/>
                  <w:sz w:val="26"/>
                  <w:szCs w:val="26"/>
                </w:rPr>
                <w:t>(</w:t>
              </w:r>
            </w:ins>
            <w:ins w:id="870" w:author="Minh Đức Lê" w:date="2018-03-22T16:20:00Z">
              <w:r>
                <w:rPr>
                  <w:rFonts w:ascii="Times New Roman" w:hAnsi="Times New Roman"/>
                  <w:sz w:val="26"/>
                  <w:szCs w:val="26"/>
                </w:rPr>
                <w:t>Guest</w:t>
              </w:r>
            </w:ins>
            <w:ins w:id="871" w:author="Minh Đức Lê" w:date="2018-03-22T16:19:00Z">
              <w:r>
                <w:rPr>
                  <w:rFonts w:ascii="Times New Roman" w:hAnsi="Times New Roman"/>
                  <w:sz w:val="26"/>
                  <w:szCs w:val="26"/>
                </w:rPr>
                <w:t>)</w:t>
              </w:r>
            </w:ins>
          </w:p>
        </w:tc>
      </w:tr>
      <w:tr w:rsidR="006F1226">
        <w:trPr>
          <w:ins w:id="872" w:author="Minh Đức Lê" w:date="2018-03-22T16:19: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73" w:author="Minh Đức Lê" w:date="2018-03-22T16:19:00Z">
              <w:r>
                <w:rPr>
                  <w:rFonts w:ascii="Times New Roman" w:hAnsi="Times New Roman" w:cs="Times New Roman"/>
                  <w:b w:val="0"/>
                  <w:bCs w:val="0"/>
                  <w:sz w:val="26"/>
                  <w:szCs w:val="26"/>
                </w:rPr>
                <w:t>Điều kiện sau:</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874" w:author="Minh Đức Lê" w:date="2018-03-22T16:21:00Z">
              <w:r>
                <w:rPr>
                  <w:rFonts w:ascii="Times New Roman" w:hAnsi="Times New Roman"/>
                  <w:sz w:val="26"/>
                  <w:szCs w:val="26"/>
                </w:rPr>
                <w:t xml:space="preserve">Giỏ </w:t>
              </w:r>
            </w:ins>
            <w:ins w:id="875" w:author="Minh Đức Lê" w:date="2018-04-06T11:06:00Z">
              <w:r>
                <w:rPr>
                  <w:rFonts w:ascii="Times New Roman" w:hAnsi="Times New Roman"/>
                  <w:sz w:val="26"/>
                  <w:szCs w:val="26"/>
                </w:rPr>
                <w:t>báo</w:t>
              </w:r>
            </w:ins>
            <w:ins w:id="876" w:author="Minh Đức Lê" w:date="2018-03-22T16:21:00Z">
              <w:r>
                <w:rPr>
                  <w:rFonts w:ascii="Times New Roman" w:hAnsi="Times New Roman"/>
                  <w:sz w:val="26"/>
                  <w:szCs w:val="26"/>
                </w:rPr>
                <w:t xml:space="preserve"> sẽ có báo của người dùng vừa thêm</w:t>
              </w:r>
            </w:ins>
          </w:p>
        </w:tc>
      </w:tr>
      <w:tr w:rsidR="006F1226">
        <w:trPr>
          <w:ins w:id="877" w:author="Minh Đức Lê" w:date="2018-03-22T16:19: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78" w:author="Minh Đức Lê" w:date="2018-03-22T16:19:00Z">
              <w:r>
                <w:rPr>
                  <w:rFonts w:ascii="Times New Roman" w:hAnsi="Times New Roman" w:cs="Times New Roman"/>
                  <w:b w:val="0"/>
                  <w:bCs w:val="0"/>
                  <w:sz w:val="26"/>
                  <w:szCs w:val="26"/>
                </w:rPr>
                <w:t xml:space="preserve">Luồng sự kiện </w:t>
              </w:r>
              <w:r>
                <w:rPr>
                  <w:rFonts w:ascii="Times New Roman" w:hAnsi="Times New Roman" w:cs="Times New Roman"/>
                  <w:b w:val="0"/>
                  <w:bCs w:val="0"/>
                  <w:sz w:val="26"/>
                  <w:szCs w:val="26"/>
                </w:rPr>
                <w:lastRenderedPageBreak/>
                <w:t>chính (Basic flows)</w:t>
              </w:r>
            </w:ins>
          </w:p>
        </w:tc>
        <w:tc>
          <w:tcPr>
            <w:tcW w:w="6918" w:type="dxa"/>
            <w:tcMar>
              <w:left w:w="98" w:type="dxa"/>
            </w:tcMar>
          </w:tcPr>
          <w:p w:rsidR="006F1226" w:rsidRDefault="005735CC">
            <w:pPr>
              <w:pStyle w:val="InfoBlue"/>
              <w:numPr>
                <w:ilvl w:val="0"/>
                <w:numId w:val="6"/>
              </w:numPr>
              <w:spacing w:before="100" w:after="100" w:line="360" w:lineRule="auto"/>
              <w:rPr>
                <w:rFonts w:ascii="Times New Roman" w:hAnsi="Times New Roman"/>
                <w:sz w:val="26"/>
                <w:szCs w:val="26"/>
                <w:lang w:val="vi-VN"/>
              </w:rPr>
            </w:pPr>
            <w:ins w:id="879" w:author="Minh Đức Lê" w:date="2018-04-06T11:14:00Z">
              <w:r>
                <w:rPr>
                  <w:rFonts w:ascii="Times New Roman" w:hAnsi="Times New Roman"/>
                  <w:sz w:val="26"/>
                  <w:szCs w:val="26"/>
                </w:rPr>
                <w:lastRenderedPageBreak/>
                <w:t>Người dùng</w:t>
              </w:r>
            </w:ins>
            <w:ins w:id="880" w:author="Minh Đức Lê" w:date="2018-03-22T16:19:00Z">
              <w:r>
                <w:rPr>
                  <w:rFonts w:ascii="Times New Roman" w:hAnsi="Times New Roman"/>
                  <w:sz w:val="26"/>
                  <w:szCs w:val="26"/>
                </w:rPr>
                <w:t xml:space="preserve"> </w:t>
              </w:r>
            </w:ins>
            <w:ins w:id="881" w:author="Minh Đức Lê" w:date="2018-04-06T11:12:00Z">
              <w:r>
                <w:rPr>
                  <w:rFonts w:ascii="Times New Roman" w:hAnsi="Times New Roman"/>
                  <w:sz w:val="26"/>
                  <w:szCs w:val="26"/>
                </w:rPr>
                <w:t xml:space="preserve">nhập thông tin </w:t>
              </w:r>
            </w:ins>
            <w:ins w:id="882" w:author="Minh Đức Lê" w:date="2018-04-06T11:13:00Z">
              <w:r>
                <w:rPr>
                  <w:rFonts w:ascii="Times New Roman" w:hAnsi="Times New Roman"/>
                  <w:sz w:val="26"/>
                  <w:szCs w:val="26"/>
                </w:rPr>
                <w:t xml:space="preserve">đặt báo vào mẫu trong giao </w:t>
              </w:r>
              <w:r>
                <w:rPr>
                  <w:rFonts w:ascii="Times New Roman" w:hAnsi="Times New Roman"/>
                  <w:sz w:val="26"/>
                  <w:szCs w:val="26"/>
                </w:rPr>
                <w:lastRenderedPageBreak/>
                <w:t>diện chi tiết báo</w:t>
              </w:r>
            </w:ins>
          </w:p>
          <w:p w:rsidR="006F1226" w:rsidRDefault="005735CC">
            <w:pPr>
              <w:pStyle w:val="InfoBlue"/>
              <w:numPr>
                <w:ilvl w:val="0"/>
                <w:numId w:val="6"/>
              </w:numPr>
              <w:spacing w:before="100" w:after="100" w:line="360" w:lineRule="auto"/>
              <w:rPr>
                <w:rFonts w:ascii="Times New Roman" w:hAnsi="Times New Roman"/>
                <w:sz w:val="26"/>
                <w:szCs w:val="26"/>
                <w:lang w:val="vi-VN"/>
              </w:rPr>
            </w:pPr>
            <w:ins w:id="883" w:author="Minh Đức Lê" w:date="2018-04-06T11:14:00Z">
              <w:r>
                <w:rPr>
                  <w:rFonts w:ascii="Times New Roman" w:hAnsi="Times New Roman"/>
                  <w:sz w:val="26"/>
                  <w:szCs w:val="26"/>
                </w:rPr>
                <w:t xml:space="preserve">Người dùng </w:t>
              </w:r>
            </w:ins>
            <w:ins w:id="884" w:author="Minh Đức Lê" w:date="2018-04-06T11:19:00Z">
              <w:r>
                <w:rPr>
                  <w:rFonts w:ascii="Times New Roman" w:hAnsi="Times New Roman"/>
                  <w:sz w:val="26"/>
                  <w:szCs w:val="26"/>
                </w:rPr>
                <w:t>chọn chức năng ‘</w:t>
              </w:r>
            </w:ins>
            <w:ins w:id="885" w:author="Minh Đức Lê" w:date="2018-04-06T13:16:00Z">
              <w:r>
                <w:rPr>
                  <w:rFonts w:ascii="Times New Roman" w:hAnsi="Times New Roman"/>
                  <w:sz w:val="26"/>
                  <w:szCs w:val="26"/>
                  <w:lang w:val="vi-VN"/>
                </w:rPr>
                <w:t>thêm giỏ</w:t>
              </w:r>
            </w:ins>
            <w:ins w:id="886" w:author="Minh Đức Lê" w:date="2018-04-06T11:19:00Z">
              <w:r>
                <w:rPr>
                  <w:rFonts w:ascii="Times New Roman" w:hAnsi="Times New Roman"/>
                  <w:sz w:val="26"/>
                  <w:szCs w:val="26"/>
                </w:rPr>
                <w:t xml:space="preserve"> báo’</w:t>
              </w:r>
            </w:ins>
          </w:p>
          <w:p w:rsidR="006F1226" w:rsidRDefault="005735CC">
            <w:pPr>
              <w:pStyle w:val="InfoBlue"/>
              <w:numPr>
                <w:ilvl w:val="0"/>
                <w:numId w:val="6"/>
              </w:numPr>
              <w:spacing w:before="100" w:after="100" w:line="360" w:lineRule="auto"/>
              <w:rPr>
                <w:ins w:id="887" w:author="Minh Đức Lê" w:date="2018-03-22T16:19:00Z"/>
                <w:rFonts w:ascii="Times New Roman" w:hAnsi="Times New Roman"/>
                <w:sz w:val="26"/>
                <w:szCs w:val="26"/>
                <w:lang w:val="vi-VN"/>
              </w:rPr>
            </w:pPr>
            <w:ins w:id="888" w:author="Minh Đức Lê" w:date="2018-04-08T10:05:00Z">
              <w:r>
                <w:rPr>
                  <w:rFonts w:ascii="Times New Roman" w:hAnsi="Times New Roman"/>
                  <w:sz w:val="26"/>
                  <w:szCs w:val="26"/>
                  <w:lang w:val="vi-VN"/>
                </w:rPr>
                <w:t>Hệ thống sẽ lưu thông tin giỏ báo vào session</w:t>
              </w:r>
            </w:ins>
          </w:p>
          <w:p w:rsidR="006F1226" w:rsidRDefault="005735CC">
            <w:pPr>
              <w:pStyle w:val="InfoBlue"/>
              <w:numPr>
                <w:ilvl w:val="0"/>
                <w:numId w:val="6"/>
              </w:numPr>
              <w:spacing w:before="100" w:after="100" w:line="360" w:lineRule="auto"/>
              <w:rPr>
                <w:rFonts w:ascii="Times New Roman" w:hAnsi="Times New Roman"/>
                <w:sz w:val="26"/>
                <w:szCs w:val="26"/>
                <w:lang w:val="vi-VN"/>
              </w:rPr>
            </w:pPr>
            <w:ins w:id="889" w:author="Minh Đức Lê" w:date="2018-03-22T16:25:00Z">
              <w:r>
                <w:rPr>
                  <w:rFonts w:ascii="Times New Roman" w:hAnsi="Times New Roman"/>
                  <w:sz w:val="26"/>
                  <w:szCs w:val="26"/>
                </w:rPr>
                <w:t xml:space="preserve">Hệ thống </w:t>
              </w:r>
            </w:ins>
            <w:ins w:id="890" w:author="Minh Đức Lê" w:date="2018-04-06T11:20:00Z">
              <w:r>
                <w:rPr>
                  <w:rFonts w:ascii="Times New Roman" w:hAnsi="Times New Roman"/>
                  <w:sz w:val="26"/>
                  <w:szCs w:val="26"/>
                </w:rPr>
                <w:t>chuyển qua giao diện giỏ báo.</w:t>
              </w:r>
            </w:ins>
          </w:p>
        </w:tc>
      </w:tr>
    </w:tbl>
    <w:p w:rsidR="006F1226" w:rsidRDefault="005735CC">
      <w:r>
        <w:rPr>
          <w:noProof/>
        </w:rPr>
        <w:lastRenderedPageBreak/>
        <w:drawing>
          <wp:inline distT="0" distB="0" distL="0" distR="0">
            <wp:extent cx="5580380" cy="5168265"/>
            <wp:effectExtent l="0" t="0" r="0" b="0"/>
            <wp:docPr id="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pic:cNvPicPr>
                      <a:picLocks noChangeAspect="1" noChangeArrowheads="1"/>
                    </pic:cNvPicPr>
                  </pic:nvPicPr>
                  <pic:blipFill>
                    <a:blip r:embed="rId41"/>
                    <a:stretch>
                      <a:fillRect/>
                    </a:stretch>
                  </pic:blipFill>
                  <pic:spPr bwMode="auto">
                    <a:xfrm>
                      <a:off x="0" y="0"/>
                      <a:ext cx="5580380" cy="5168265"/>
                    </a:xfrm>
                    <a:prstGeom prst="rect">
                      <a:avLst/>
                    </a:prstGeom>
                  </pic:spPr>
                </pic:pic>
              </a:graphicData>
            </a:graphic>
          </wp:inline>
        </w:drawing>
      </w:r>
    </w:p>
    <w:p w:rsidR="006F1226" w:rsidRDefault="006F1226"/>
    <w:p w:rsidR="006F1226" w:rsidRDefault="005735CC">
      <w:pPr>
        <w:ind w:firstLine="0"/>
      </w:pPr>
      <w:r>
        <w:rPr>
          <w:noProof/>
        </w:rPr>
        <w:lastRenderedPageBreak/>
        <w:drawing>
          <wp:inline distT="0" distB="0" distL="0" distR="0">
            <wp:extent cx="5580380" cy="368617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42"/>
                    <a:stretch>
                      <a:fillRect/>
                    </a:stretch>
                  </pic:blipFill>
                  <pic:spPr bwMode="auto">
                    <a:xfrm>
                      <a:off x="0" y="0"/>
                      <a:ext cx="5580380" cy="3686175"/>
                    </a:xfrm>
                    <a:prstGeom prst="rect">
                      <a:avLst/>
                    </a:prstGeom>
                  </pic:spPr>
                </pic:pic>
              </a:graphicData>
            </a:graphic>
          </wp:inline>
        </w:drawing>
      </w:r>
    </w:p>
    <w:p w:rsidR="006F1226" w:rsidRDefault="005735CC" w:rsidP="00521A83">
      <w:pPr>
        <w:pStyle w:val="Heading5"/>
        <w:numPr>
          <w:ilvl w:val="0"/>
          <w:numId w:val="0"/>
        </w:numPr>
        <w:ind w:left="1008"/>
        <w:pPrChange w:id="891" w:author="Minh Đức Lê" w:date="2018-05-08T12:28:00Z">
          <w:pPr>
            <w:pStyle w:val="Heading3"/>
            <w:numPr>
              <w:numId w:val="3"/>
            </w:numPr>
          </w:pPr>
        </w:pPrChange>
      </w:pPr>
      <w:ins w:id="892" w:author="Minh Đức Lê" w:date="2018-03-22T16:27:00Z">
        <w:r>
          <w:t>Xóa giỏ báo</w:t>
        </w:r>
      </w:ins>
    </w:p>
    <w:p w:rsidR="006F1226" w:rsidRDefault="005735CC">
      <w:ins w:id="893" w:author="Minh Đức Lê" w:date="2018-03-22T16:27:00Z">
        <w:r>
          <w:t>Nội dung tiểu mục</w:t>
        </w:r>
      </w:ins>
    </w:p>
    <w:tbl>
      <w:tblPr>
        <w:tblStyle w:val="TableGrid"/>
        <w:tblW w:w="9262" w:type="dxa"/>
        <w:tblInd w:w="-10" w:type="dxa"/>
        <w:tblCellMar>
          <w:left w:w="98" w:type="dxa"/>
          <w:right w:w="108" w:type="dxa"/>
        </w:tblCellMar>
        <w:tblLook w:val="01E0" w:firstRow="1" w:lastRow="1" w:firstColumn="1" w:lastColumn="1" w:noHBand="0" w:noVBand="0"/>
      </w:tblPr>
      <w:tblGrid>
        <w:gridCol w:w="2343"/>
        <w:gridCol w:w="6919"/>
      </w:tblGrid>
      <w:tr w:rsidR="006F1226">
        <w:trPr>
          <w:ins w:id="894" w:author="Minh Đức Lê" w:date="2018-03-22T16:27:00Z"/>
        </w:trPr>
        <w:tc>
          <w:tcPr>
            <w:tcW w:w="9261" w:type="dxa"/>
            <w:gridSpan w:val="2"/>
            <w:tcMar>
              <w:left w:w="98" w:type="dxa"/>
            </w:tcMar>
          </w:tcPr>
          <w:p w:rsidR="006F1226" w:rsidRDefault="005735CC">
            <w:pPr>
              <w:spacing w:before="100" w:after="100" w:line="360" w:lineRule="auto"/>
              <w:rPr>
                <w:b/>
                <w:szCs w:val="26"/>
              </w:rPr>
            </w:pPr>
            <w:ins w:id="895" w:author="Minh Đức Lê" w:date="2018-03-22T16:27:00Z">
              <w:r>
                <w:rPr>
                  <w:b/>
                  <w:bCs/>
                  <w:szCs w:val="26"/>
                </w:rPr>
                <w:t xml:space="preserve">Use case: </w:t>
              </w:r>
              <w:r>
                <w:rPr>
                  <w:i/>
                  <w:iCs/>
                  <w:color w:val="0000FF"/>
                  <w:szCs w:val="26"/>
                </w:rPr>
                <w:t>Xóa giỏ báo</w:t>
              </w:r>
            </w:ins>
          </w:p>
        </w:tc>
      </w:tr>
      <w:tr w:rsidR="006F1226">
        <w:trPr>
          <w:ins w:id="896" w:author="Minh Đức Lê" w:date="2018-03-22T16:27: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897" w:author="Minh Đức Lê" w:date="2018-03-22T16:27:00Z">
              <w:r>
                <w:rPr>
                  <w:rFonts w:ascii="Times New Roman" w:hAnsi="Times New Roman" w:cs="Times New Roman"/>
                  <w:b w:val="0"/>
                  <w:bCs w:val="0"/>
                  <w:sz w:val="26"/>
                  <w:szCs w:val="26"/>
                </w:rPr>
                <w:t>Mục đích:</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898" w:author="Minh Đức Lê" w:date="2018-03-22T16:27:00Z">
              <w:r>
                <w:rPr>
                  <w:rFonts w:ascii="Times New Roman" w:hAnsi="Times New Roman"/>
                  <w:sz w:val="26"/>
                  <w:szCs w:val="26"/>
                </w:rPr>
                <w:t>Xóa tờ báo</w:t>
              </w:r>
            </w:ins>
            <w:ins w:id="899" w:author="Minh Đức Lê" w:date="2018-04-06T11:46:00Z">
              <w:r>
                <w:rPr>
                  <w:rFonts w:ascii="Times New Roman" w:hAnsi="Times New Roman"/>
                  <w:sz w:val="26"/>
                  <w:szCs w:val="26"/>
                </w:rPr>
                <w:t xml:space="preserve"> đã đặt</w:t>
              </w:r>
            </w:ins>
            <w:ins w:id="900" w:author="Minh Đức Lê" w:date="2018-03-22T16:27:00Z">
              <w:r>
                <w:rPr>
                  <w:rFonts w:ascii="Times New Roman" w:hAnsi="Times New Roman"/>
                  <w:sz w:val="26"/>
                  <w:szCs w:val="26"/>
                </w:rPr>
                <w:t xml:space="preserve"> có trong giỏ hàng</w:t>
              </w:r>
            </w:ins>
          </w:p>
        </w:tc>
      </w:tr>
      <w:tr w:rsidR="006F1226">
        <w:trPr>
          <w:ins w:id="901" w:author="Minh Đức Lê" w:date="2018-03-22T16:27: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02" w:author="Minh Đức Lê" w:date="2018-03-22T16:27:00Z">
              <w:r>
                <w:rPr>
                  <w:rFonts w:ascii="Times New Roman" w:hAnsi="Times New Roman" w:cs="Times New Roman"/>
                  <w:b w:val="0"/>
                  <w:bCs w:val="0"/>
                  <w:sz w:val="26"/>
                  <w:szCs w:val="26"/>
                </w:rPr>
                <w:t>Mô tả:</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903" w:author="Minh Đức Lê" w:date="2018-03-22T16:27:00Z">
              <w:r>
                <w:rPr>
                  <w:rFonts w:ascii="Times New Roman" w:hAnsi="Times New Roman"/>
                  <w:sz w:val="26"/>
                  <w:szCs w:val="26"/>
                </w:rPr>
                <w:t xml:space="preserve">Người dùng chọn nút </w:t>
              </w:r>
            </w:ins>
            <w:ins w:id="904" w:author="Minh Đức Lê" w:date="2018-04-06T11:47:00Z">
              <w:r>
                <w:rPr>
                  <w:rFonts w:ascii="Times New Roman" w:hAnsi="Times New Roman"/>
                  <w:sz w:val="26"/>
                  <w:szCs w:val="26"/>
                </w:rPr>
                <w:t>‘</w:t>
              </w:r>
            </w:ins>
            <w:ins w:id="905" w:author="Minh Đức Lê" w:date="2018-03-22T16:27:00Z">
              <w:r>
                <w:rPr>
                  <w:rFonts w:ascii="Times New Roman" w:hAnsi="Times New Roman"/>
                  <w:sz w:val="26"/>
                  <w:szCs w:val="26"/>
                </w:rPr>
                <w:t>xóa</w:t>
              </w:r>
            </w:ins>
            <w:ins w:id="906" w:author="Minh Đức Lê" w:date="2018-04-06T11:47:00Z">
              <w:r>
                <w:rPr>
                  <w:rFonts w:ascii="Times New Roman" w:hAnsi="Times New Roman"/>
                  <w:sz w:val="26"/>
                  <w:szCs w:val="26"/>
                </w:rPr>
                <w:t>’ trong giao diện</w:t>
              </w:r>
            </w:ins>
            <w:ins w:id="907" w:author="Minh Đức Lê" w:date="2018-03-22T16:27:00Z">
              <w:r>
                <w:rPr>
                  <w:rFonts w:ascii="Times New Roman" w:hAnsi="Times New Roman"/>
                  <w:sz w:val="26"/>
                  <w:szCs w:val="26"/>
                </w:rPr>
                <w:t xml:space="preserve"> giỏ báo, báo sẽ biến mất khỏi giỏ báo</w:t>
              </w:r>
            </w:ins>
          </w:p>
        </w:tc>
      </w:tr>
      <w:tr w:rsidR="006F1226">
        <w:trPr>
          <w:ins w:id="908" w:author="Minh Đức Lê" w:date="2018-03-22T16:27: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09" w:author="Minh Đức Lê" w:date="2018-03-22T16:27:00Z">
              <w:r>
                <w:rPr>
                  <w:rFonts w:ascii="Times New Roman" w:hAnsi="Times New Roman" w:cs="Times New Roman"/>
                  <w:b w:val="0"/>
                  <w:bCs w:val="0"/>
                  <w:sz w:val="26"/>
                  <w:szCs w:val="26"/>
                </w:rPr>
                <w:t>Tác nhân:</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910" w:author="Minh Đức Lê" w:date="2018-03-22T16:27:00Z">
              <w:r>
                <w:rPr>
                  <w:rFonts w:ascii="Times New Roman" w:hAnsi="Times New Roman"/>
                  <w:sz w:val="26"/>
                  <w:szCs w:val="26"/>
                </w:rPr>
                <w:t>Người dùng (Guest)</w:t>
              </w:r>
            </w:ins>
          </w:p>
        </w:tc>
      </w:tr>
      <w:tr w:rsidR="006F1226">
        <w:trPr>
          <w:ins w:id="911" w:author="Minh Đức Lê" w:date="2018-03-22T16:27: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12" w:author="Minh Đức Lê" w:date="2018-03-22T16:27:00Z">
              <w:r>
                <w:rPr>
                  <w:rFonts w:ascii="Times New Roman" w:hAnsi="Times New Roman" w:cs="Times New Roman"/>
                  <w:b w:val="0"/>
                  <w:bCs w:val="0"/>
                  <w:sz w:val="26"/>
                  <w:szCs w:val="26"/>
                </w:rPr>
                <w:t>Điều kiện sau:</w:t>
              </w:r>
            </w:ins>
          </w:p>
        </w:tc>
        <w:tc>
          <w:tcPr>
            <w:tcW w:w="6918" w:type="dxa"/>
            <w:tcMar>
              <w:left w:w="98" w:type="dxa"/>
            </w:tcMar>
          </w:tcPr>
          <w:p w:rsidR="006F1226" w:rsidRDefault="005735CC">
            <w:pPr>
              <w:pStyle w:val="InfoBlue"/>
              <w:spacing w:before="100" w:after="100" w:line="360" w:lineRule="auto"/>
              <w:rPr>
                <w:rFonts w:ascii="Times New Roman" w:hAnsi="Times New Roman"/>
                <w:sz w:val="26"/>
                <w:szCs w:val="26"/>
              </w:rPr>
            </w:pPr>
            <w:ins w:id="913" w:author="Minh Đức Lê" w:date="2018-03-22T16:27:00Z">
              <w:r>
                <w:rPr>
                  <w:rFonts w:ascii="Times New Roman" w:hAnsi="Times New Roman"/>
                  <w:sz w:val="26"/>
                  <w:szCs w:val="26"/>
                </w:rPr>
                <w:t>Giỏ hàng sẽ mất báo của người dùng vừa xóa</w:t>
              </w:r>
            </w:ins>
          </w:p>
        </w:tc>
      </w:tr>
      <w:tr w:rsidR="006F1226">
        <w:trPr>
          <w:ins w:id="914" w:author="Minh Đức Lê" w:date="2018-03-22T16:27:00Z"/>
        </w:trPr>
        <w:tc>
          <w:tcPr>
            <w:tcW w:w="2343"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15" w:author="Minh Đức Lê" w:date="2018-03-22T16:27:00Z">
              <w:r>
                <w:rPr>
                  <w:rFonts w:ascii="Times New Roman" w:hAnsi="Times New Roman" w:cs="Times New Roman"/>
                  <w:b w:val="0"/>
                  <w:bCs w:val="0"/>
                  <w:sz w:val="26"/>
                  <w:szCs w:val="26"/>
                </w:rPr>
                <w:t>Luồng sự kiện chính (Basic flows)</w:t>
              </w:r>
            </w:ins>
          </w:p>
        </w:tc>
        <w:tc>
          <w:tcPr>
            <w:tcW w:w="6918" w:type="dxa"/>
            <w:tcMar>
              <w:left w:w="98" w:type="dxa"/>
            </w:tcMar>
          </w:tcPr>
          <w:p w:rsidR="006F1226" w:rsidRDefault="005735CC">
            <w:pPr>
              <w:pStyle w:val="InfoBlue"/>
              <w:numPr>
                <w:ilvl w:val="0"/>
                <w:numId w:val="7"/>
              </w:numPr>
              <w:spacing w:before="100" w:after="100" w:line="360" w:lineRule="auto"/>
              <w:rPr>
                <w:rFonts w:ascii="Times New Roman" w:hAnsi="Times New Roman"/>
                <w:sz w:val="26"/>
                <w:szCs w:val="26"/>
                <w:lang w:val="vi-VN"/>
              </w:rPr>
            </w:pPr>
            <w:ins w:id="916" w:author="Minh Đức Lê" w:date="2018-03-22T16:28:00Z">
              <w:r>
                <w:rPr>
                  <w:rFonts w:ascii="Times New Roman" w:hAnsi="Times New Roman"/>
                  <w:sz w:val="26"/>
                  <w:szCs w:val="26"/>
                </w:rPr>
                <w:t>Người dùng</w:t>
              </w:r>
            </w:ins>
            <w:ins w:id="917" w:author="Minh Đức Lê" w:date="2018-03-22T16:27:00Z">
              <w:r>
                <w:rPr>
                  <w:rFonts w:ascii="Times New Roman" w:hAnsi="Times New Roman"/>
                  <w:sz w:val="26"/>
                  <w:szCs w:val="26"/>
                </w:rPr>
                <w:t xml:space="preserve"> </w:t>
              </w:r>
              <w:r>
                <w:rPr>
                  <w:rFonts w:ascii="Times New Roman" w:hAnsi="Times New Roman"/>
                  <w:sz w:val="26"/>
                  <w:szCs w:val="26"/>
                  <w:lang w:val="vi-VN"/>
                </w:rPr>
                <w:t xml:space="preserve">chọn chức năng </w:t>
              </w:r>
            </w:ins>
            <w:ins w:id="918" w:author="Minh Đức Lê" w:date="2018-04-06T11:48:00Z">
              <w:r>
                <w:rPr>
                  <w:rFonts w:ascii="Times New Roman" w:hAnsi="Times New Roman"/>
                  <w:sz w:val="26"/>
                  <w:szCs w:val="26"/>
                </w:rPr>
                <w:t>‘</w:t>
              </w:r>
            </w:ins>
            <w:ins w:id="919" w:author="Minh Đức Lê" w:date="2018-03-22T16:28:00Z">
              <w:r>
                <w:rPr>
                  <w:rFonts w:ascii="Times New Roman" w:hAnsi="Times New Roman"/>
                  <w:sz w:val="26"/>
                  <w:szCs w:val="26"/>
                </w:rPr>
                <w:t>Xóa</w:t>
              </w:r>
            </w:ins>
            <w:ins w:id="920" w:author="Minh Đức Lê" w:date="2018-04-06T11:48:00Z">
              <w:r>
                <w:rPr>
                  <w:rFonts w:ascii="Times New Roman" w:hAnsi="Times New Roman"/>
                  <w:sz w:val="26"/>
                  <w:szCs w:val="26"/>
                </w:rPr>
                <w:t>’ trong giao diện</w:t>
              </w:r>
            </w:ins>
            <w:ins w:id="921" w:author="Minh Đức Lê" w:date="2018-03-22T16:27:00Z">
              <w:r>
                <w:rPr>
                  <w:rFonts w:ascii="Times New Roman" w:hAnsi="Times New Roman"/>
                  <w:sz w:val="26"/>
                  <w:szCs w:val="26"/>
                </w:rPr>
                <w:t xml:space="preserve"> giỏ báo</w:t>
              </w:r>
            </w:ins>
          </w:p>
          <w:p w:rsidR="006F1226" w:rsidRDefault="005735CC">
            <w:pPr>
              <w:pStyle w:val="InfoBlue"/>
              <w:numPr>
                <w:ilvl w:val="0"/>
                <w:numId w:val="7"/>
              </w:numPr>
              <w:spacing w:before="100" w:after="100" w:line="360" w:lineRule="auto"/>
              <w:rPr>
                <w:rFonts w:ascii="Times New Roman" w:hAnsi="Times New Roman"/>
                <w:sz w:val="26"/>
                <w:szCs w:val="26"/>
                <w:lang w:val="vi-VN"/>
              </w:rPr>
            </w:pPr>
            <w:ins w:id="922" w:author="Minh Đức Lê" w:date="2018-03-22T16:29:00Z">
              <w:r>
                <w:rPr>
                  <w:rFonts w:ascii="Times New Roman" w:hAnsi="Times New Roman"/>
                  <w:sz w:val="26"/>
                  <w:szCs w:val="26"/>
                </w:rPr>
                <w:t>Hiện thông báo xác nhận muốn xóa không.</w:t>
              </w:r>
            </w:ins>
          </w:p>
          <w:p w:rsidR="006F1226" w:rsidRDefault="005735CC">
            <w:pPr>
              <w:pStyle w:val="InfoBlue"/>
              <w:numPr>
                <w:ilvl w:val="0"/>
                <w:numId w:val="7"/>
              </w:numPr>
              <w:spacing w:before="100" w:after="100" w:line="360" w:lineRule="auto"/>
              <w:rPr>
                <w:rFonts w:ascii="Times New Roman" w:hAnsi="Times New Roman"/>
                <w:sz w:val="26"/>
                <w:szCs w:val="26"/>
                <w:lang w:val="vi-VN"/>
              </w:rPr>
            </w:pPr>
            <w:ins w:id="923" w:author="Minh Đức Lê" w:date="2018-03-22T16:27:00Z">
              <w:r>
                <w:rPr>
                  <w:rFonts w:ascii="Times New Roman" w:hAnsi="Times New Roman"/>
                  <w:sz w:val="26"/>
                  <w:szCs w:val="26"/>
                </w:rPr>
                <w:t>Hệ thống sẵn sàng cho hành động kế tiếp</w:t>
              </w:r>
            </w:ins>
            <w:ins w:id="924" w:author="Minh Đức Lê" w:date="2018-03-22T16:29:00Z">
              <w:r>
                <w:rPr>
                  <w:rFonts w:ascii="Times New Roman" w:hAnsi="Times New Roman"/>
                  <w:sz w:val="26"/>
                  <w:szCs w:val="26"/>
                </w:rPr>
                <w:t xml:space="preserve"> tại </w:t>
              </w:r>
            </w:ins>
            <w:ins w:id="925" w:author="Minh Đức Lê" w:date="2018-04-06T11:48:00Z">
              <w:r>
                <w:rPr>
                  <w:rFonts w:ascii="Times New Roman" w:hAnsi="Times New Roman"/>
                  <w:sz w:val="26"/>
                  <w:szCs w:val="26"/>
                </w:rPr>
                <w:t xml:space="preserve">giao diện </w:t>
              </w:r>
              <w:r>
                <w:rPr>
                  <w:rFonts w:ascii="Times New Roman" w:hAnsi="Times New Roman"/>
                  <w:sz w:val="26"/>
                  <w:szCs w:val="26"/>
                </w:rPr>
                <w:lastRenderedPageBreak/>
                <w:t>giỏ báo</w:t>
              </w:r>
            </w:ins>
          </w:p>
        </w:tc>
      </w:tr>
    </w:tbl>
    <w:p w:rsidR="006F1226" w:rsidRDefault="006F1226">
      <w:pPr>
        <w:ind w:firstLine="0"/>
      </w:pPr>
    </w:p>
    <w:p w:rsidR="006F1226" w:rsidRDefault="005735CC">
      <w:pPr>
        <w:spacing w:before="0" w:line="240" w:lineRule="auto"/>
        <w:ind w:firstLine="0"/>
        <w:jc w:val="left"/>
      </w:pPr>
      <w:r>
        <w:rPr>
          <w:noProof/>
        </w:rPr>
        <w:drawing>
          <wp:inline distT="0" distB="0" distL="0" distR="0">
            <wp:extent cx="5580380" cy="5085080"/>
            <wp:effectExtent l="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0"/>
                    <pic:cNvPicPr>
                      <a:picLocks noChangeAspect="1" noChangeArrowheads="1"/>
                    </pic:cNvPicPr>
                  </pic:nvPicPr>
                  <pic:blipFill>
                    <a:blip r:embed="rId43"/>
                    <a:stretch>
                      <a:fillRect/>
                    </a:stretch>
                  </pic:blipFill>
                  <pic:spPr bwMode="auto">
                    <a:xfrm>
                      <a:off x="0" y="0"/>
                      <a:ext cx="5580380" cy="5085080"/>
                    </a:xfrm>
                    <a:prstGeom prst="rect">
                      <a:avLst/>
                    </a:prstGeom>
                  </pic:spPr>
                </pic:pic>
              </a:graphicData>
            </a:graphic>
          </wp:inline>
        </w:drawing>
      </w:r>
    </w:p>
    <w:p w:rsidR="006F1226" w:rsidRDefault="005735CC">
      <w:pPr>
        <w:ind w:firstLine="0"/>
      </w:pPr>
      <w:r>
        <w:rPr>
          <w:noProof/>
        </w:rPr>
        <w:lastRenderedPageBreak/>
        <w:drawing>
          <wp:inline distT="0" distB="0" distL="0" distR="0">
            <wp:extent cx="5580380" cy="3571875"/>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44"/>
                    <a:stretch>
                      <a:fillRect/>
                    </a:stretch>
                  </pic:blipFill>
                  <pic:spPr bwMode="auto">
                    <a:xfrm>
                      <a:off x="0" y="0"/>
                      <a:ext cx="5580380" cy="3571875"/>
                    </a:xfrm>
                    <a:prstGeom prst="rect">
                      <a:avLst/>
                    </a:prstGeom>
                  </pic:spPr>
                </pic:pic>
              </a:graphicData>
            </a:graphic>
          </wp:inline>
        </w:drawing>
      </w:r>
    </w:p>
    <w:p w:rsidR="006F1226" w:rsidRDefault="006F1226">
      <w:pPr>
        <w:ind w:firstLine="0"/>
      </w:pPr>
    </w:p>
    <w:p w:rsidR="006F1226" w:rsidRDefault="005735CC" w:rsidP="00521A83">
      <w:pPr>
        <w:pStyle w:val="Heading5"/>
        <w:numPr>
          <w:ilvl w:val="0"/>
          <w:numId w:val="0"/>
        </w:numPr>
        <w:ind w:left="1008"/>
        <w:pPrChange w:id="926" w:author="Minh Đức Lê" w:date="2018-05-08T12:28:00Z">
          <w:pPr>
            <w:pStyle w:val="Heading3"/>
            <w:numPr>
              <w:numId w:val="3"/>
            </w:numPr>
          </w:pPr>
        </w:pPrChange>
      </w:pPr>
      <w:ins w:id="927" w:author="FALCON ." w:date="2018-03-22T16:50:00Z">
        <w:r>
          <w:t>Quản Lý Báo</w:t>
        </w:r>
      </w:ins>
    </w:p>
    <w:p w:rsidR="006F1226" w:rsidRDefault="006F1226"/>
    <w:tbl>
      <w:tblPr>
        <w:tblStyle w:val="TableGrid"/>
        <w:tblW w:w="9262" w:type="dxa"/>
        <w:tblInd w:w="-10" w:type="dxa"/>
        <w:tblCellMar>
          <w:left w:w="98" w:type="dxa"/>
          <w:right w:w="108" w:type="dxa"/>
        </w:tblCellMar>
        <w:tblLook w:val="01E0" w:firstRow="1" w:lastRow="1" w:firstColumn="1" w:lastColumn="1" w:noHBand="0" w:noVBand="0"/>
      </w:tblPr>
      <w:tblGrid>
        <w:gridCol w:w="3677"/>
        <w:gridCol w:w="5585"/>
      </w:tblGrid>
      <w:tr w:rsidR="006F1226">
        <w:trPr>
          <w:ins w:id="928" w:author="FALCON ." w:date="2018-03-22T16:50:00Z"/>
        </w:trPr>
        <w:tc>
          <w:tcPr>
            <w:tcW w:w="9261" w:type="dxa"/>
            <w:gridSpan w:val="2"/>
            <w:tcMar>
              <w:left w:w="98" w:type="dxa"/>
            </w:tcMar>
          </w:tcPr>
          <w:p w:rsidR="006F1226" w:rsidRDefault="005735CC">
            <w:pPr>
              <w:spacing w:before="100" w:after="100" w:line="360" w:lineRule="auto"/>
              <w:rPr>
                <w:b/>
                <w:szCs w:val="26"/>
              </w:rPr>
            </w:pPr>
            <w:ins w:id="929" w:author="FALCON ." w:date="2018-03-22T16:50:00Z">
              <w:r>
                <w:rPr>
                  <w:b/>
                  <w:bCs/>
                  <w:szCs w:val="26"/>
                </w:rPr>
                <w:t xml:space="preserve">Use case: </w:t>
              </w:r>
            </w:ins>
            <w:ins w:id="930" w:author="FALCON ." w:date="2018-03-22T16:51:00Z">
              <w:r>
                <w:rPr>
                  <w:b/>
                  <w:bCs/>
                  <w:szCs w:val="26"/>
                </w:rPr>
                <w:t xml:space="preserve">Quản Lý </w:t>
              </w:r>
            </w:ins>
            <w:ins w:id="931" w:author="FALCON ." w:date="2018-03-22T16:53:00Z">
              <w:r>
                <w:rPr>
                  <w:b/>
                  <w:bCs/>
                  <w:szCs w:val="26"/>
                </w:rPr>
                <w:t>Báo</w:t>
              </w:r>
            </w:ins>
          </w:p>
        </w:tc>
      </w:tr>
      <w:tr w:rsidR="006F1226">
        <w:trPr>
          <w:ins w:id="932" w:author="FALCON ." w:date="2018-03-22T16:50: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33" w:author="FALCON ." w:date="2018-03-22T16:50:00Z">
              <w:r>
                <w:rPr>
                  <w:rFonts w:ascii="Times New Roman" w:hAnsi="Times New Roman" w:cs="Times New Roman"/>
                  <w:b w:val="0"/>
                  <w:bCs w:val="0"/>
                  <w:sz w:val="26"/>
                  <w:szCs w:val="26"/>
                </w:rPr>
                <w:t>Mục đích:</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34" w:author="FALCON ." w:date="2018-03-22T16:51:00Z">
              <w:r>
                <w:rPr>
                  <w:b/>
                  <w:bCs/>
                  <w:szCs w:val="26"/>
                </w:rPr>
                <w:t xml:space="preserve">Admin thực hiện chức năng Quản Lý </w:t>
              </w:r>
            </w:ins>
            <w:ins w:id="935" w:author="FALCON ." w:date="2018-03-22T16:53:00Z">
              <w:r>
                <w:rPr>
                  <w:b/>
                  <w:bCs/>
                  <w:szCs w:val="26"/>
                </w:rPr>
                <w:t>Báo</w:t>
              </w:r>
            </w:ins>
          </w:p>
        </w:tc>
      </w:tr>
      <w:tr w:rsidR="006F1226">
        <w:trPr>
          <w:ins w:id="936" w:author="FALCON ." w:date="2018-03-22T16:50: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37" w:author="FALCON ." w:date="2018-03-22T16:50:00Z">
              <w:r>
                <w:rPr>
                  <w:rFonts w:ascii="Times New Roman" w:hAnsi="Times New Roman" w:cs="Times New Roman"/>
                  <w:b w:val="0"/>
                  <w:bCs w:val="0"/>
                  <w:sz w:val="26"/>
                  <w:szCs w:val="26"/>
                </w:rPr>
                <w:t>Mô tả:</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38" w:author="FALCON ." w:date="2018-03-22T16:52:00Z">
              <w:r>
                <w:rPr>
                  <w:rFonts w:ascii="Times New Roman" w:hAnsi="Times New Roman"/>
                  <w:sz w:val="26"/>
                  <w:szCs w:val="26"/>
                </w:rPr>
                <w:t xml:space="preserve">Admin vào trang “quản lý </w:t>
              </w:r>
            </w:ins>
            <w:ins w:id="939" w:author="FALCON ." w:date="2018-03-25T14:42:00Z">
              <w:r>
                <w:rPr>
                  <w:rFonts w:ascii="Times New Roman" w:hAnsi="Times New Roman"/>
                  <w:sz w:val="26"/>
                  <w:szCs w:val="26"/>
                </w:rPr>
                <w:t>báo</w:t>
              </w:r>
            </w:ins>
            <w:ins w:id="940" w:author="FALCON ." w:date="2018-03-22T16:52:00Z">
              <w:r>
                <w:rPr>
                  <w:rFonts w:ascii="Times New Roman" w:hAnsi="Times New Roman"/>
                  <w:sz w:val="26"/>
                  <w:szCs w:val="26"/>
                </w:rPr>
                <w:t>” để thực hiện thao tác thêm, xóa, sửa, cập nhật Báo</w:t>
              </w:r>
            </w:ins>
          </w:p>
        </w:tc>
      </w:tr>
      <w:tr w:rsidR="006F1226">
        <w:trPr>
          <w:ins w:id="941" w:author="FALCON ." w:date="2018-03-22T16:50: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42" w:author="FALCON ." w:date="2018-03-22T16:50:00Z">
              <w:r>
                <w:rPr>
                  <w:rFonts w:ascii="Times New Roman" w:hAnsi="Times New Roman" w:cs="Times New Roman"/>
                  <w:b w:val="0"/>
                  <w:bCs w:val="0"/>
                  <w:sz w:val="26"/>
                  <w:szCs w:val="26"/>
                </w:rPr>
                <w:t>Tác nhân:</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943" w:author="FALCON ." w:date="2018-03-22T16:53:00Z">
              <w:r>
                <w:rPr>
                  <w:rFonts w:ascii="Times New Roman" w:hAnsi="Times New Roman"/>
                  <w:sz w:val="26"/>
                  <w:szCs w:val="26"/>
                </w:rPr>
                <w:t>Admin</w:t>
              </w:r>
            </w:ins>
          </w:p>
        </w:tc>
      </w:tr>
      <w:tr w:rsidR="006F1226">
        <w:trPr>
          <w:ins w:id="944" w:author="FALCON ." w:date="2018-03-22T16:50: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45" w:author="FALCON ." w:date="2018-03-22T16:50:00Z">
              <w:r>
                <w:rPr>
                  <w:rFonts w:ascii="Times New Roman" w:hAnsi="Times New Roman" w:cs="Times New Roman"/>
                  <w:b w:val="0"/>
                  <w:bCs w:val="0"/>
                  <w:sz w:val="26"/>
                  <w:szCs w:val="26"/>
                </w:rPr>
                <w:t>Điều kiện sau:</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46" w:author="FALCON ." w:date="2018-03-22T16:53:00Z">
              <w:r>
                <w:rPr>
                  <w:rFonts w:ascii="Times New Roman" w:hAnsi="Times New Roman"/>
                  <w:sz w:val="26"/>
                  <w:szCs w:val="26"/>
                </w:rPr>
                <w:t xml:space="preserve"> Cập nhật lại thông tin vào CSDL</w:t>
              </w:r>
            </w:ins>
          </w:p>
        </w:tc>
      </w:tr>
      <w:tr w:rsidR="006F1226">
        <w:trPr>
          <w:ins w:id="947" w:author="FALCON ." w:date="2018-03-22T16:50: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48" w:author="FALCON ." w:date="2018-03-22T16:50:00Z">
              <w:r>
                <w:rPr>
                  <w:rFonts w:ascii="Times New Roman" w:hAnsi="Times New Roman" w:cs="Times New Roman"/>
                  <w:b w:val="0"/>
                  <w:bCs w:val="0"/>
                  <w:sz w:val="26"/>
                  <w:szCs w:val="26"/>
                </w:rPr>
                <w:t>Luồng sự kiện chính (Basic flows)</w:t>
              </w:r>
            </w:ins>
          </w:p>
        </w:tc>
        <w:tc>
          <w:tcPr>
            <w:tcW w:w="5584" w:type="dxa"/>
            <w:tcMar>
              <w:left w:w="98" w:type="dxa"/>
            </w:tcMar>
          </w:tcPr>
          <w:p w:rsidR="006F1226" w:rsidRDefault="005735CC">
            <w:pPr>
              <w:pStyle w:val="InfoBlue"/>
              <w:numPr>
                <w:ilvl w:val="0"/>
                <w:numId w:val="8"/>
              </w:numPr>
              <w:spacing w:before="100" w:after="100" w:line="360" w:lineRule="auto"/>
              <w:rPr>
                <w:ins w:id="949" w:author="FALCON ." w:date="2018-03-22T16:50:00Z"/>
                <w:rFonts w:ascii="Times New Roman" w:hAnsi="Times New Roman"/>
                <w:sz w:val="26"/>
                <w:szCs w:val="26"/>
                <w:lang w:val="vi-VN"/>
              </w:rPr>
            </w:pPr>
            <w:ins w:id="950" w:author="FALCON ." w:date="2018-03-25T14:24:00Z">
              <w:r>
                <w:rPr>
                  <w:rFonts w:ascii="Times New Roman" w:hAnsi="Times New Roman"/>
                  <w:sz w:val="26"/>
                  <w:szCs w:val="26"/>
                </w:rPr>
                <w:t>Hệ thống hiển thị trang quản lý Báo</w:t>
              </w:r>
            </w:ins>
            <w:ins w:id="951" w:author="FALCON ." w:date="2018-03-22T16:54:00Z">
              <w:r>
                <w:rPr>
                  <w:rFonts w:ascii="Times New Roman" w:hAnsi="Times New Roman"/>
                  <w:sz w:val="26"/>
                  <w:szCs w:val="26"/>
                </w:rPr>
                <w:t xml:space="preserve"> </w:t>
              </w:r>
            </w:ins>
          </w:p>
          <w:p w:rsidR="006F1226" w:rsidRDefault="005735CC">
            <w:pPr>
              <w:pStyle w:val="InfoBlue"/>
              <w:numPr>
                <w:ilvl w:val="0"/>
                <w:numId w:val="8"/>
              </w:numPr>
              <w:spacing w:before="100" w:after="100" w:line="360" w:lineRule="auto"/>
              <w:rPr>
                <w:ins w:id="952" w:author="FALCON ." w:date="2018-03-22T16:50:00Z"/>
                <w:rFonts w:ascii="Times New Roman" w:hAnsi="Times New Roman"/>
                <w:sz w:val="26"/>
                <w:szCs w:val="26"/>
                <w:lang w:val="vi-VN"/>
              </w:rPr>
            </w:pPr>
            <w:ins w:id="953" w:author="FALCON ." w:date="2018-03-25T14:25:00Z">
              <w:r>
                <w:rPr>
                  <w:rFonts w:ascii="Times New Roman" w:hAnsi="Times New Roman"/>
                  <w:sz w:val="26"/>
                  <w:szCs w:val="26"/>
                  <w:lang w:val="en-GB"/>
                </w:rPr>
                <w:t>Admin chọn chức năng (</w:t>
              </w:r>
            </w:ins>
            <w:ins w:id="954" w:author="FALCON ." w:date="2018-03-25T14:58:00Z">
              <w:r>
                <w:rPr>
                  <w:rFonts w:ascii="Times New Roman" w:hAnsi="Times New Roman"/>
                  <w:sz w:val="26"/>
                  <w:szCs w:val="26"/>
                  <w:lang w:val="en-GB"/>
                </w:rPr>
                <w:t xml:space="preserve"> Tìm kiếm</w:t>
              </w:r>
            </w:ins>
            <w:ins w:id="955" w:author="FALCON ." w:date="2018-03-25T14:25:00Z">
              <w:r>
                <w:rPr>
                  <w:rFonts w:ascii="Times New Roman" w:hAnsi="Times New Roman"/>
                  <w:sz w:val="26"/>
                  <w:szCs w:val="26"/>
                  <w:lang w:val="en-GB"/>
                </w:rPr>
                <w:t>,</w:t>
              </w:r>
            </w:ins>
            <w:ins w:id="956" w:author="Minh Đức Lê" w:date="2018-04-06T11:55:00Z">
              <w:r>
                <w:rPr>
                  <w:rFonts w:ascii="Times New Roman" w:hAnsi="Times New Roman"/>
                  <w:sz w:val="26"/>
                  <w:szCs w:val="26"/>
                  <w:lang w:val="en-GB"/>
                </w:rPr>
                <w:t xml:space="preserve"> Thêm,</w:t>
              </w:r>
            </w:ins>
            <w:ins w:id="957" w:author="FALCON ." w:date="2018-03-25T14:25:00Z">
              <w:r>
                <w:rPr>
                  <w:rFonts w:ascii="Times New Roman" w:hAnsi="Times New Roman"/>
                  <w:sz w:val="26"/>
                  <w:szCs w:val="26"/>
                  <w:lang w:val="en-GB"/>
                </w:rPr>
                <w:t xml:space="preserve"> Sửa, Xóa )</w:t>
              </w:r>
            </w:ins>
          </w:p>
          <w:p w:rsidR="006F1226" w:rsidRDefault="005735CC">
            <w:pPr>
              <w:pStyle w:val="InfoBlue"/>
              <w:numPr>
                <w:ilvl w:val="0"/>
                <w:numId w:val="8"/>
              </w:numPr>
              <w:spacing w:before="100" w:after="100" w:line="360" w:lineRule="auto"/>
              <w:rPr>
                <w:ins w:id="958" w:author="FALCON ." w:date="2018-03-25T14:26:00Z"/>
                <w:rFonts w:ascii="Times New Roman" w:hAnsi="Times New Roman"/>
                <w:sz w:val="26"/>
                <w:szCs w:val="26"/>
                <w:lang w:val="vi-VN"/>
              </w:rPr>
            </w:pPr>
            <w:ins w:id="959" w:author="FALCON ." w:date="2018-03-25T14:30:00Z">
              <w:r>
                <w:rPr>
                  <w:rFonts w:ascii="Times New Roman" w:hAnsi="Times New Roman"/>
                  <w:sz w:val="26"/>
                  <w:szCs w:val="26"/>
                  <w:lang w:val="en-GB"/>
                </w:rPr>
                <w:t>Hệ thống thực hiện chức năng theo yêu cầu.</w:t>
              </w:r>
            </w:ins>
          </w:p>
          <w:p w:rsidR="006F1226" w:rsidRDefault="005735CC">
            <w:pPr>
              <w:pStyle w:val="InfoBlue"/>
              <w:numPr>
                <w:ilvl w:val="0"/>
                <w:numId w:val="8"/>
              </w:numPr>
              <w:spacing w:before="100" w:after="100" w:line="360" w:lineRule="auto"/>
              <w:rPr>
                <w:rFonts w:ascii="Times New Roman" w:hAnsi="Times New Roman"/>
                <w:sz w:val="26"/>
                <w:szCs w:val="26"/>
                <w:lang w:val="vi-VN"/>
              </w:rPr>
            </w:pPr>
            <w:ins w:id="960" w:author="FALCON ." w:date="2018-03-25T14:32:00Z">
              <w:r>
                <w:rPr>
                  <w:rFonts w:ascii="Times New Roman" w:hAnsi="Times New Roman"/>
                  <w:sz w:val="26"/>
                  <w:szCs w:val="26"/>
                </w:rPr>
                <w:lastRenderedPageBreak/>
                <w:t xml:space="preserve">Hệ thống cập nhật dữ liệu </w:t>
              </w:r>
            </w:ins>
            <w:ins w:id="961" w:author="FALCON ." w:date="2018-03-25T14:33:00Z">
              <w:r>
                <w:rPr>
                  <w:rFonts w:ascii="Times New Roman" w:hAnsi="Times New Roman"/>
                  <w:sz w:val="26"/>
                  <w:szCs w:val="26"/>
                </w:rPr>
                <w:t>vào CSDL.</w:t>
              </w:r>
            </w:ins>
          </w:p>
          <w:p w:rsidR="006F1226" w:rsidRDefault="005735CC">
            <w:pPr>
              <w:pStyle w:val="InfoBlue"/>
              <w:numPr>
                <w:ilvl w:val="0"/>
                <w:numId w:val="8"/>
              </w:numPr>
              <w:spacing w:before="100" w:after="100" w:line="360" w:lineRule="auto"/>
              <w:rPr>
                <w:rFonts w:ascii="Times New Roman" w:hAnsi="Times New Roman"/>
                <w:sz w:val="26"/>
                <w:szCs w:val="26"/>
                <w:lang w:val="vi-VN"/>
              </w:rPr>
            </w:pPr>
            <w:ins w:id="962" w:author="FALCON ." w:date="2018-03-25T14:33:00Z">
              <w:r>
                <w:rPr>
                  <w:rFonts w:ascii="Times New Roman" w:hAnsi="Times New Roman"/>
                  <w:sz w:val="26"/>
                  <w:szCs w:val="26"/>
                </w:rPr>
                <w:t>Hệ thống quay lại trang quản lý Báo.</w:t>
              </w:r>
            </w:ins>
          </w:p>
        </w:tc>
      </w:tr>
    </w:tbl>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drawing>
          <wp:inline distT="0" distB="0" distL="0" distR="0">
            <wp:extent cx="5277485" cy="3782060"/>
            <wp:effectExtent l="0" t="0" r="0" b="0"/>
            <wp:docPr id="22"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1"/>
                    <pic:cNvPicPr>
                      <a:picLocks noChangeAspect="1" noChangeArrowheads="1"/>
                    </pic:cNvPicPr>
                  </pic:nvPicPr>
                  <pic:blipFill>
                    <a:blip r:embed="rId45"/>
                    <a:stretch>
                      <a:fillRect/>
                    </a:stretch>
                  </pic:blipFill>
                  <pic:spPr bwMode="auto">
                    <a:xfrm>
                      <a:off x="0" y="0"/>
                      <a:ext cx="5277485" cy="3782060"/>
                    </a:xfrm>
                    <a:prstGeom prst="rect">
                      <a:avLst/>
                    </a:prstGeom>
                  </pic:spPr>
                </pic:pic>
              </a:graphicData>
            </a:graphic>
          </wp:inline>
        </w:drawing>
      </w:r>
    </w:p>
    <w:p w:rsidR="006F1226" w:rsidRDefault="005735CC">
      <w:pPr>
        <w:ind w:firstLine="0"/>
      </w:pPr>
      <w:r>
        <w:rPr>
          <w:noProof/>
        </w:rPr>
        <w:lastRenderedPageBreak/>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5579745" cy="3132455"/>
            <wp:effectExtent l="0" t="0" r="0" b="0"/>
            <wp:wrapTopAndBottom/>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46"/>
                    <a:stretch>
                      <a:fillRect/>
                    </a:stretch>
                  </pic:blipFill>
                  <pic:spPr bwMode="auto">
                    <a:xfrm>
                      <a:off x="0" y="0"/>
                      <a:ext cx="5579745" cy="3132455"/>
                    </a:xfrm>
                    <a:prstGeom prst="rect">
                      <a:avLst/>
                    </a:prstGeom>
                  </pic:spPr>
                </pic:pic>
              </a:graphicData>
            </a:graphic>
          </wp:anchor>
        </w:drawing>
      </w:r>
    </w:p>
    <w:p w:rsidR="006F1226" w:rsidRDefault="006F1226">
      <w:pPr>
        <w:ind w:firstLine="0"/>
      </w:pPr>
    </w:p>
    <w:p w:rsidR="006F1226" w:rsidRDefault="005735CC">
      <w:pPr>
        <w:ind w:firstLine="0"/>
      </w:pPr>
      <w:r>
        <w:rPr>
          <w:noProof/>
        </w:rPr>
        <w:drawing>
          <wp:anchor distT="0" distB="0" distL="0" distR="0" simplePos="0" relativeHeight="251652608" behindDoc="0" locked="0" layoutInCell="1" allowOverlap="1">
            <wp:simplePos x="0" y="0"/>
            <wp:positionH relativeFrom="column">
              <wp:align>center</wp:align>
            </wp:positionH>
            <wp:positionV relativeFrom="paragraph">
              <wp:posOffset>635</wp:posOffset>
            </wp:positionV>
            <wp:extent cx="5579745" cy="3404235"/>
            <wp:effectExtent l="0" t="0" r="0" b="0"/>
            <wp:wrapTopAndBottom/>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47"/>
                    <a:stretch>
                      <a:fillRect/>
                    </a:stretch>
                  </pic:blipFill>
                  <pic:spPr bwMode="auto">
                    <a:xfrm>
                      <a:off x="0" y="0"/>
                      <a:ext cx="5579745" cy="3404235"/>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lastRenderedPageBreak/>
        <w:drawing>
          <wp:anchor distT="0" distB="0" distL="0" distR="0" simplePos="0" relativeHeight="251653632" behindDoc="0" locked="0" layoutInCell="1" allowOverlap="1">
            <wp:simplePos x="0" y="0"/>
            <wp:positionH relativeFrom="column">
              <wp:align>center</wp:align>
            </wp:positionH>
            <wp:positionV relativeFrom="paragraph">
              <wp:posOffset>635</wp:posOffset>
            </wp:positionV>
            <wp:extent cx="5579745" cy="3319780"/>
            <wp:effectExtent l="0" t="0" r="0" b="0"/>
            <wp:wrapTopAndBottom/>
            <wp:docPr id="2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pic:cNvPicPr>
                      <a:picLocks noChangeAspect="1" noChangeArrowheads="1"/>
                    </pic:cNvPicPr>
                  </pic:nvPicPr>
                  <pic:blipFill>
                    <a:blip r:embed="rId48"/>
                    <a:stretch>
                      <a:fillRect/>
                    </a:stretch>
                  </pic:blipFill>
                  <pic:spPr bwMode="auto">
                    <a:xfrm>
                      <a:off x="0" y="0"/>
                      <a:ext cx="5579745" cy="3319780"/>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5579745" cy="3167380"/>
            <wp:effectExtent l="0" t="0" r="0" b="0"/>
            <wp:wrapTopAndBottom/>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49"/>
                    <a:stretch>
                      <a:fillRect/>
                    </a:stretch>
                  </pic:blipFill>
                  <pic:spPr bwMode="auto">
                    <a:xfrm>
                      <a:off x="0" y="0"/>
                      <a:ext cx="5579745" cy="3167380"/>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5735CC" w:rsidP="00521A83">
      <w:pPr>
        <w:pStyle w:val="Heading5"/>
        <w:numPr>
          <w:ilvl w:val="0"/>
          <w:numId w:val="0"/>
        </w:numPr>
        <w:ind w:left="1008"/>
        <w:pPrChange w:id="963" w:author="Minh Đức Lê" w:date="2018-05-08T12:28:00Z">
          <w:pPr>
            <w:pStyle w:val="Heading3"/>
            <w:numPr>
              <w:numId w:val="3"/>
            </w:numPr>
          </w:pPr>
        </w:pPrChange>
      </w:pPr>
      <w:ins w:id="964" w:author="FALCON ." w:date="2018-03-25T14:38:00Z">
        <w:r>
          <w:t xml:space="preserve">Quản Lý </w:t>
        </w:r>
      </w:ins>
      <w:ins w:id="965" w:author="FALCON ." w:date="2018-03-25T14:41:00Z">
        <w:r>
          <w:t>Khách hàng</w:t>
        </w:r>
      </w:ins>
    </w:p>
    <w:p w:rsidR="006F1226" w:rsidRDefault="006F1226"/>
    <w:tbl>
      <w:tblPr>
        <w:tblStyle w:val="TableGrid"/>
        <w:tblW w:w="9262" w:type="dxa"/>
        <w:tblInd w:w="-10" w:type="dxa"/>
        <w:tblCellMar>
          <w:left w:w="98" w:type="dxa"/>
          <w:right w:w="108" w:type="dxa"/>
        </w:tblCellMar>
        <w:tblLook w:val="01E0" w:firstRow="1" w:lastRow="1" w:firstColumn="1" w:lastColumn="1" w:noHBand="0" w:noVBand="0"/>
      </w:tblPr>
      <w:tblGrid>
        <w:gridCol w:w="3677"/>
        <w:gridCol w:w="5585"/>
      </w:tblGrid>
      <w:tr w:rsidR="006F1226">
        <w:trPr>
          <w:ins w:id="966" w:author="FALCON ." w:date="2018-03-25T14:44:00Z"/>
        </w:trPr>
        <w:tc>
          <w:tcPr>
            <w:tcW w:w="9261" w:type="dxa"/>
            <w:gridSpan w:val="2"/>
            <w:tcMar>
              <w:left w:w="98" w:type="dxa"/>
            </w:tcMar>
          </w:tcPr>
          <w:p w:rsidR="006F1226" w:rsidRDefault="005735CC">
            <w:pPr>
              <w:spacing w:before="100" w:after="100" w:line="360" w:lineRule="auto"/>
              <w:rPr>
                <w:b/>
                <w:szCs w:val="26"/>
              </w:rPr>
            </w:pPr>
            <w:ins w:id="967" w:author="FALCON ." w:date="2018-03-25T14:44:00Z">
              <w:r>
                <w:rPr>
                  <w:b/>
                  <w:bCs/>
                  <w:szCs w:val="26"/>
                </w:rPr>
                <w:t>Use case: Quản Lý Khách hàng</w:t>
              </w:r>
            </w:ins>
          </w:p>
        </w:tc>
      </w:tr>
      <w:tr w:rsidR="006F1226">
        <w:trPr>
          <w:ins w:id="968" w:author="FALCON ." w:date="2018-03-25T14:44: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69" w:author="FALCON ." w:date="2018-03-25T14:44:00Z">
              <w:r>
                <w:rPr>
                  <w:rFonts w:ascii="Times New Roman" w:hAnsi="Times New Roman" w:cs="Times New Roman"/>
                  <w:b w:val="0"/>
                  <w:bCs w:val="0"/>
                  <w:sz w:val="26"/>
                  <w:szCs w:val="26"/>
                </w:rPr>
                <w:t>Mục đích:</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70" w:author="FALCON ." w:date="2018-03-25T14:44:00Z">
              <w:r>
                <w:rPr>
                  <w:b/>
                  <w:bCs/>
                  <w:szCs w:val="26"/>
                </w:rPr>
                <w:t>Admin thực hiện chức năng Quản Lý Khách hàng</w:t>
              </w:r>
            </w:ins>
          </w:p>
        </w:tc>
      </w:tr>
      <w:tr w:rsidR="006F1226">
        <w:trPr>
          <w:ins w:id="971" w:author="FALCON ." w:date="2018-03-25T14:44: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72" w:author="FALCON ." w:date="2018-03-25T14:44:00Z">
              <w:r>
                <w:rPr>
                  <w:rFonts w:ascii="Times New Roman" w:hAnsi="Times New Roman" w:cs="Times New Roman"/>
                  <w:b w:val="0"/>
                  <w:bCs w:val="0"/>
                  <w:sz w:val="26"/>
                  <w:szCs w:val="26"/>
                </w:rPr>
                <w:t>Mô tả:</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73"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6F1226">
        <w:trPr>
          <w:ins w:id="974" w:author="FALCON ." w:date="2018-03-25T14:44: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75" w:author="FALCON ." w:date="2018-03-25T14:44:00Z">
              <w:r>
                <w:rPr>
                  <w:rFonts w:ascii="Times New Roman" w:hAnsi="Times New Roman" w:cs="Times New Roman"/>
                  <w:b w:val="0"/>
                  <w:bCs w:val="0"/>
                  <w:sz w:val="26"/>
                  <w:szCs w:val="26"/>
                </w:rPr>
                <w:t>Tác nhân:</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976" w:author="FALCON ." w:date="2018-03-25T14:44:00Z">
              <w:r>
                <w:rPr>
                  <w:rFonts w:ascii="Times New Roman" w:hAnsi="Times New Roman"/>
                  <w:sz w:val="26"/>
                  <w:szCs w:val="26"/>
                </w:rPr>
                <w:t>Admin</w:t>
              </w:r>
            </w:ins>
          </w:p>
        </w:tc>
      </w:tr>
      <w:tr w:rsidR="006F1226">
        <w:trPr>
          <w:ins w:id="977" w:author="FALCON ." w:date="2018-03-25T14:44: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78" w:author="FALCON ." w:date="2018-03-25T14:44:00Z">
              <w:r>
                <w:rPr>
                  <w:rFonts w:ascii="Times New Roman" w:hAnsi="Times New Roman" w:cs="Times New Roman"/>
                  <w:b w:val="0"/>
                  <w:bCs w:val="0"/>
                  <w:sz w:val="26"/>
                  <w:szCs w:val="26"/>
                </w:rPr>
                <w:t>Điều kiện sau:</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79" w:author="FALCON ." w:date="2018-03-25T14:44:00Z">
              <w:r>
                <w:rPr>
                  <w:rFonts w:ascii="Times New Roman" w:hAnsi="Times New Roman"/>
                  <w:sz w:val="26"/>
                  <w:szCs w:val="26"/>
                </w:rPr>
                <w:t xml:space="preserve"> Cập nhật lại thông tin vào CSDL</w:t>
              </w:r>
            </w:ins>
          </w:p>
        </w:tc>
      </w:tr>
      <w:tr w:rsidR="006F1226">
        <w:trPr>
          <w:ins w:id="980" w:author="FALCON ." w:date="2018-03-25T14:44: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81" w:author="FALCON ." w:date="2018-03-25T14:44:00Z">
              <w:r>
                <w:rPr>
                  <w:rFonts w:ascii="Times New Roman" w:hAnsi="Times New Roman" w:cs="Times New Roman"/>
                  <w:b w:val="0"/>
                  <w:bCs w:val="0"/>
                  <w:sz w:val="26"/>
                  <w:szCs w:val="26"/>
                </w:rPr>
                <w:t>Luồng sự kiện chính (Basic flows)</w:t>
              </w:r>
            </w:ins>
          </w:p>
        </w:tc>
        <w:tc>
          <w:tcPr>
            <w:tcW w:w="5584" w:type="dxa"/>
            <w:tcMar>
              <w:left w:w="98" w:type="dxa"/>
            </w:tcMar>
          </w:tcPr>
          <w:p w:rsidR="006F1226" w:rsidRDefault="005735CC">
            <w:pPr>
              <w:pStyle w:val="InfoBlue"/>
              <w:numPr>
                <w:ilvl w:val="0"/>
                <w:numId w:val="9"/>
              </w:numPr>
              <w:spacing w:before="100" w:after="100" w:line="360" w:lineRule="auto"/>
              <w:rPr>
                <w:rFonts w:ascii="Times New Roman" w:hAnsi="Times New Roman"/>
                <w:sz w:val="26"/>
                <w:szCs w:val="26"/>
                <w:lang w:val="vi-VN"/>
              </w:rPr>
            </w:pPr>
            <w:ins w:id="982" w:author="FALCON ." w:date="2018-03-25T14:44:00Z">
              <w:r>
                <w:rPr>
                  <w:rFonts w:ascii="Times New Roman" w:hAnsi="Times New Roman"/>
                  <w:sz w:val="26"/>
                  <w:szCs w:val="26"/>
                </w:rPr>
                <w:t>Hệ thống hiển thị trang quản lý khách hàng</w:t>
              </w:r>
            </w:ins>
          </w:p>
          <w:p w:rsidR="006F1226" w:rsidRDefault="005735CC">
            <w:pPr>
              <w:pStyle w:val="InfoBlue"/>
              <w:numPr>
                <w:ilvl w:val="0"/>
                <w:numId w:val="9"/>
              </w:numPr>
              <w:spacing w:before="100" w:after="100" w:line="360" w:lineRule="auto"/>
              <w:rPr>
                <w:rFonts w:ascii="Times New Roman" w:hAnsi="Times New Roman"/>
                <w:sz w:val="26"/>
                <w:szCs w:val="26"/>
                <w:lang w:val="vi-VN"/>
              </w:rPr>
            </w:pPr>
            <w:ins w:id="983" w:author="FALCON ." w:date="2018-03-25T14:44:00Z">
              <w:r>
                <w:rPr>
                  <w:rFonts w:ascii="Times New Roman" w:hAnsi="Times New Roman"/>
                  <w:sz w:val="26"/>
                  <w:szCs w:val="26"/>
                  <w:lang w:val="en-GB"/>
                </w:rPr>
                <w:t>Admin chọn chức năng (</w:t>
              </w:r>
            </w:ins>
            <w:ins w:id="984" w:author="FALCON ." w:date="2018-03-25T14:59:00Z">
              <w:r>
                <w:rPr>
                  <w:rFonts w:ascii="Times New Roman" w:hAnsi="Times New Roman"/>
                  <w:sz w:val="26"/>
                  <w:szCs w:val="26"/>
                  <w:lang w:val="en-GB"/>
                </w:rPr>
                <w:t xml:space="preserve"> Tìm kiếm</w:t>
              </w:r>
            </w:ins>
            <w:ins w:id="985" w:author="FALCON ." w:date="2018-03-25T14:44:00Z">
              <w:r>
                <w:rPr>
                  <w:rFonts w:ascii="Times New Roman" w:hAnsi="Times New Roman"/>
                  <w:sz w:val="26"/>
                  <w:szCs w:val="26"/>
                  <w:lang w:val="en-GB"/>
                </w:rPr>
                <w:t>, Sửa, Xóa )</w:t>
              </w:r>
            </w:ins>
          </w:p>
          <w:p w:rsidR="006F1226" w:rsidRDefault="005735CC">
            <w:pPr>
              <w:pStyle w:val="InfoBlue"/>
              <w:numPr>
                <w:ilvl w:val="0"/>
                <w:numId w:val="9"/>
              </w:numPr>
              <w:spacing w:before="100" w:after="100" w:line="360" w:lineRule="auto"/>
              <w:rPr>
                <w:rFonts w:ascii="Times New Roman" w:hAnsi="Times New Roman"/>
                <w:sz w:val="26"/>
                <w:szCs w:val="26"/>
                <w:lang w:val="vi-VN"/>
              </w:rPr>
            </w:pPr>
            <w:ins w:id="986" w:author="FALCON ." w:date="2018-03-25T14:44:00Z">
              <w:r>
                <w:rPr>
                  <w:rFonts w:ascii="Times New Roman" w:hAnsi="Times New Roman"/>
                  <w:sz w:val="26"/>
                  <w:szCs w:val="26"/>
                  <w:lang w:val="en-GB"/>
                </w:rPr>
                <w:t>Hệ thống thực hiện chức năng theo yêu cầu.</w:t>
              </w:r>
            </w:ins>
          </w:p>
          <w:p w:rsidR="006F1226" w:rsidRDefault="005735CC">
            <w:pPr>
              <w:pStyle w:val="InfoBlue"/>
              <w:numPr>
                <w:ilvl w:val="0"/>
                <w:numId w:val="9"/>
              </w:numPr>
              <w:spacing w:before="100" w:after="100" w:line="360" w:lineRule="auto"/>
              <w:rPr>
                <w:rFonts w:ascii="Times New Roman" w:hAnsi="Times New Roman"/>
                <w:sz w:val="26"/>
                <w:szCs w:val="26"/>
                <w:lang w:val="vi-VN"/>
              </w:rPr>
            </w:pPr>
            <w:ins w:id="987" w:author="FALCON ." w:date="2018-03-25T14:44:00Z">
              <w:r>
                <w:rPr>
                  <w:rFonts w:ascii="Times New Roman" w:hAnsi="Times New Roman"/>
                  <w:sz w:val="26"/>
                  <w:szCs w:val="26"/>
                </w:rPr>
                <w:t>Hệ thống cập nhật dữ liệu vào CSDL.</w:t>
              </w:r>
            </w:ins>
          </w:p>
          <w:p w:rsidR="006F1226" w:rsidRDefault="005735CC">
            <w:pPr>
              <w:pStyle w:val="InfoBlue"/>
              <w:numPr>
                <w:ilvl w:val="0"/>
                <w:numId w:val="9"/>
              </w:numPr>
              <w:spacing w:before="100" w:after="100" w:line="360" w:lineRule="auto"/>
              <w:rPr>
                <w:rFonts w:ascii="Times New Roman" w:hAnsi="Times New Roman"/>
                <w:sz w:val="26"/>
                <w:szCs w:val="26"/>
                <w:lang w:val="vi-VN"/>
              </w:rPr>
            </w:pPr>
            <w:ins w:id="988" w:author="FALCON ." w:date="2018-03-25T14:44:00Z">
              <w:r>
                <w:rPr>
                  <w:rFonts w:ascii="Times New Roman" w:hAnsi="Times New Roman"/>
                  <w:sz w:val="26"/>
                  <w:szCs w:val="26"/>
                </w:rPr>
                <w:t>Hệ thống quay lại trang quản lý khách hàng.</w:t>
              </w:r>
            </w:ins>
          </w:p>
        </w:tc>
      </w:tr>
    </w:tbl>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lastRenderedPageBreak/>
        <w:drawing>
          <wp:inline distT="0" distB="0" distL="0" distR="0">
            <wp:extent cx="7258685" cy="5467985"/>
            <wp:effectExtent l="0" t="0" r="0" b="0"/>
            <wp:docPr id="27" name="graph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2"/>
                    <pic:cNvPicPr>
                      <a:picLocks noChangeAspect="1" noChangeArrowheads="1"/>
                    </pic:cNvPicPr>
                  </pic:nvPicPr>
                  <pic:blipFill>
                    <a:blip r:embed="rId50"/>
                    <a:stretch>
                      <a:fillRect/>
                    </a:stretch>
                  </pic:blipFill>
                  <pic:spPr bwMode="auto">
                    <a:xfrm>
                      <a:off x="0" y="0"/>
                      <a:ext cx="7258685" cy="5467985"/>
                    </a:xfrm>
                    <a:prstGeom prst="rect">
                      <a:avLst/>
                    </a:prstGeom>
                  </pic:spPr>
                </pic:pic>
              </a:graphicData>
            </a:graphic>
          </wp:inline>
        </w:drawing>
      </w: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lastRenderedPageBreak/>
        <w:drawing>
          <wp:anchor distT="0" distB="0" distL="0" distR="0" simplePos="0" relativeHeight="251655680" behindDoc="0" locked="0" layoutInCell="1" allowOverlap="1">
            <wp:simplePos x="0" y="0"/>
            <wp:positionH relativeFrom="column">
              <wp:align>center</wp:align>
            </wp:positionH>
            <wp:positionV relativeFrom="paragraph">
              <wp:posOffset>635</wp:posOffset>
            </wp:positionV>
            <wp:extent cx="5579745" cy="2719705"/>
            <wp:effectExtent l="0" t="0" r="0" b="0"/>
            <wp:wrapTopAndBottom/>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pic:cNvPicPr>
                      <a:picLocks noChangeAspect="1" noChangeArrowheads="1"/>
                    </pic:cNvPicPr>
                  </pic:nvPicPr>
                  <pic:blipFill>
                    <a:blip r:embed="rId51"/>
                    <a:stretch>
                      <a:fillRect/>
                    </a:stretch>
                  </pic:blipFill>
                  <pic:spPr bwMode="auto">
                    <a:xfrm>
                      <a:off x="0" y="0"/>
                      <a:ext cx="5579745" cy="2719705"/>
                    </a:xfrm>
                    <a:prstGeom prst="rect">
                      <a:avLst/>
                    </a:prstGeom>
                  </pic:spPr>
                </pic:pic>
              </a:graphicData>
            </a:graphic>
          </wp:anchor>
        </w:drawing>
      </w:r>
      <w:r>
        <w:rPr>
          <w:noProof/>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579745" cy="3328035"/>
            <wp:effectExtent l="0" t="0" r="0" b="0"/>
            <wp:wrapTopAndBottom/>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52"/>
                    <a:stretch>
                      <a:fillRect/>
                    </a:stretch>
                  </pic:blipFill>
                  <pic:spPr bwMode="auto">
                    <a:xfrm>
                      <a:off x="0" y="0"/>
                      <a:ext cx="5579745" cy="3328035"/>
                    </a:xfrm>
                    <a:prstGeom prst="rect">
                      <a:avLst/>
                    </a:prstGeom>
                  </pic:spPr>
                </pic:pic>
              </a:graphicData>
            </a:graphic>
          </wp:anchor>
        </w:drawing>
      </w:r>
    </w:p>
    <w:p w:rsidR="006F1226" w:rsidRDefault="006F1226">
      <w:pPr>
        <w:ind w:firstLine="0"/>
      </w:pPr>
    </w:p>
    <w:p w:rsidR="006F1226" w:rsidRDefault="006F1226">
      <w:pPr>
        <w:ind w:firstLine="0"/>
      </w:pPr>
    </w:p>
    <w:p w:rsidR="006F1226" w:rsidRDefault="005735CC">
      <w:pPr>
        <w:ind w:firstLine="0"/>
      </w:pPr>
      <w:r>
        <w:rPr>
          <w:noProof/>
        </w:rPr>
        <w:drawing>
          <wp:anchor distT="0" distB="0" distL="0" distR="0" simplePos="0" relativeHeight="251657728" behindDoc="0" locked="0" layoutInCell="1" allowOverlap="1">
            <wp:simplePos x="0" y="0"/>
            <wp:positionH relativeFrom="column">
              <wp:align>center</wp:align>
            </wp:positionH>
            <wp:positionV relativeFrom="paragraph">
              <wp:posOffset>635</wp:posOffset>
            </wp:positionV>
            <wp:extent cx="5579745" cy="2719705"/>
            <wp:effectExtent l="0" t="0" r="0" b="0"/>
            <wp:wrapTopAndBottom/>
            <wp:docPr id="3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pic:cNvPicPr>
                      <a:picLocks noChangeAspect="1" noChangeArrowheads="1"/>
                    </pic:cNvPicPr>
                  </pic:nvPicPr>
                  <pic:blipFill>
                    <a:blip r:embed="rId51"/>
                    <a:stretch>
                      <a:fillRect/>
                    </a:stretch>
                  </pic:blipFill>
                  <pic:spPr bwMode="auto">
                    <a:xfrm>
                      <a:off x="0" y="0"/>
                      <a:ext cx="5579745" cy="2719705"/>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lastRenderedPageBreak/>
        <w:drawing>
          <wp:anchor distT="0" distB="0" distL="0" distR="0" simplePos="0" relativeHeight="251658752" behindDoc="0" locked="0" layoutInCell="1" allowOverlap="1">
            <wp:simplePos x="0" y="0"/>
            <wp:positionH relativeFrom="column">
              <wp:align>center</wp:align>
            </wp:positionH>
            <wp:positionV relativeFrom="paragraph">
              <wp:posOffset>635</wp:posOffset>
            </wp:positionV>
            <wp:extent cx="5579745" cy="3328035"/>
            <wp:effectExtent l="0" t="0" r="0" b="0"/>
            <wp:wrapTopAndBottom/>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53"/>
                    <a:stretch>
                      <a:fillRect/>
                    </a:stretch>
                  </pic:blipFill>
                  <pic:spPr bwMode="auto">
                    <a:xfrm>
                      <a:off x="0" y="0"/>
                      <a:ext cx="5579745" cy="3328035"/>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5735CC" w:rsidP="00521A83">
      <w:pPr>
        <w:pStyle w:val="Heading5"/>
        <w:numPr>
          <w:ilvl w:val="0"/>
          <w:numId w:val="0"/>
        </w:numPr>
        <w:ind w:left="1008"/>
        <w:pPrChange w:id="989" w:author="Minh Đức Lê" w:date="2018-05-08T12:28:00Z">
          <w:pPr>
            <w:pStyle w:val="Heading3"/>
            <w:numPr>
              <w:numId w:val="3"/>
            </w:numPr>
          </w:pPr>
        </w:pPrChange>
      </w:pPr>
      <w:ins w:id="990" w:author="FALCON ." w:date="2018-03-25T14:45:00Z">
        <w:r>
          <w:t>Quản Lý Đơn Hàng</w:t>
        </w:r>
      </w:ins>
    </w:p>
    <w:p w:rsidR="006F1226" w:rsidRDefault="006F1226">
      <w:pPr>
        <w:ind w:firstLine="0"/>
      </w:pPr>
    </w:p>
    <w:p w:rsidR="006F1226" w:rsidRDefault="006F1226">
      <w:pPr>
        <w:ind w:firstLine="0"/>
      </w:pPr>
    </w:p>
    <w:tbl>
      <w:tblPr>
        <w:tblStyle w:val="TableGrid"/>
        <w:tblW w:w="9262" w:type="dxa"/>
        <w:tblInd w:w="-10" w:type="dxa"/>
        <w:tblCellMar>
          <w:left w:w="98" w:type="dxa"/>
          <w:right w:w="108" w:type="dxa"/>
        </w:tblCellMar>
        <w:tblLook w:val="01E0" w:firstRow="1" w:lastRow="1" w:firstColumn="1" w:lastColumn="1" w:noHBand="0" w:noVBand="0"/>
      </w:tblPr>
      <w:tblGrid>
        <w:gridCol w:w="3677"/>
        <w:gridCol w:w="5585"/>
      </w:tblGrid>
      <w:tr w:rsidR="006F1226">
        <w:trPr>
          <w:ins w:id="991" w:author="FALCON ." w:date="2018-03-25T14:46:00Z"/>
        </w:trPr>
        <w:tc>
          <w:tcPr>
            <w:tcW w:w="9261" w:type="dxa"/>
            <w:gridSpan w:val="2"/>
            <w:tcMar>
              <w:left w:w="98" w:type="dxa"/>
            </w:tcMar>
          </w:tcPr>
          <w:p w:rsidR="006F1226" w:rsidRDefault="005735CC">
            <w:pPr>
              <w:spacing w:before="100" w:after="100" w:line="360" w:lineRule="auto"/>
              <w:rPr>
                <w:b/>
                <w:szCs w:val="26"/>
              </w:rPr>
            </w:pPr>
            <w:ins w:id="992" w:author="FALCON ." w:date="2018-03-25T14:46:00Z">
              <w:r>
                <w:rPr>
                  <w:b/>
                  <w:bCs/>
                  <w:szCs w:val="26"/>
                </w:rPr>
                <w:t>Use case: Quản Lý Đơn Hàng</w:t>
              </w:r>
            </w:ins>
          </w:p>
        </w:tc>
      </w:tr>
      <w:tr w:rsidR="006F1226">
        <w:trPr>
          <w:ins w:id="993" w:author="FALCON ." w:date="2018-03-25T14:46: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94" w:author="FALCON ." w:date="2018-03-25T14:46:00Z">
              <w:r>
                <w:rPr>
                  <w:rFonts w:ascii="Times New Roman" w:hAnsi="Times New Roman" w:cs="Times New Roman"/>
                  <w:b w:val="0"/>
                  <w:bCs w:val="0"/>
                  <w:sz w:val="26"/>
                  <w:szCs w:val="26"/>
                </w:rPr>
                <w:t>Mục đích:</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95" w:author="FALCON ." w:date="2018-03-25T14:46:00Z">
              <w:r>
                <w:rPr>
                  <w:b/>
                  <w:bCs/>
                  <w:szCs w:val="26"/>
                </w:rPr>
                <w:t>Admin thực hiện chức năng Quản Lý Đơn hàng</w:t>
              </w:r>
            </w:ins>
          </w:p>
        </w:tc>
      </w:tr>
      <w:tr w:rsidR="006F1226">
        <w:trPr>
          <w:ins w:id="996" w:author="FALCON ." w:date="2018-03-25T14:46: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997" w:author="FALCON ." w:date="2018-03-25T14:46:00Z">
              <w:r>
                <w:rPr>
                  <w:rFonts w:ascii="Times New Roman" w:hAnsi="Times New Roman" w:cs="Times New Roman"/>
                  <w:b w:val="0"/>
                  <w:bCs w:val="0"/>
                  <w:sz w:val="26"/>
                  <w:szCs w:val="26"/>
                </w:rPr>
                <w:t>Mô tả:</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998"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w:t>
              </w:r>
            </w:ins>
            <w:del w:id="999" w:author="Minh Đức Lê" w:date="2018-04-06T11:57:00Z">
              <w:r>
                <w:rPr>
                  <w:rFonts w:ascii="Times New Roman" w:hAnsi="Times New Roman"/>
                  <w:sz w:val="26"/>
                  <w:szCs w:val="26"/>
                </w:rPr>
                <w:delText xml:space="preserve"> t</w:delText>
              </w:r>
            </w:del>
            <w:del w:id="1000" w:author="Minh Đức Lê" w:date="2018-04-06T11:56:00Z">
              <w:r>
                <w:rPr>
                  <w:rFonts w:ascii="Times New Roman" w:hAnsi="Times New Roman"/>
                  <w:sz w:val="26"/>
                  <w:szCs w:val="26"/>
                </w:rPr>
                <w:delText>hêm,</w:delText>
              </w:r>
            </w:del>
            <w:ins w:id="1001" w:author="FALCON ." w:date="2018-03-25T14:46:00Z">
              <w:r>
                <w:rPr>
                  <w:rFonts w:ascii="Times New Roman" w:hAnsi="Times New Roman"/>
                  <w:sz w:val="26"/>
                  <w:szCs w:val="26"/>
                </w:rPr>
                <w:t xml:space="preserve"> </w:t>
              </w:r>
            </w:ins>
            <w:del w:id="1002" w:author="Minh Đức Lê" w:date="2018-04-06T11:57:00Z">
              <w:r>
                <w:rPr>
                  <w:rFonts w:ascii="Times New Roman" w:hAnsi="Times New Roman"/>
                  <w:sz w:val="26"/>
                  <w:szCs w:val="26"/>
                </w:rPr>
                <w:delText>xóa, sửa, cập nhật Báo</w:delText>
              </w:r>
            </w:del>
            <w:ins w:id="1003" w:author="Minh Đức Lê" w:date="2018-04-06T11:57:00Z">
              <w:r>
                <w:rPr>
                  <w:rFonts w:ascii="Times New Roman" w:hAnsi="Times New Roman"/>
                  <w:sz w:val="26"/>
                  <w:szCs w:val="26"/>
                </w:rPr>
                <w:t>Tìm kiếm, Hủy, Xác nhận đơn hàng</w:t>
              </w:r>
            </w:ins>
          </w:p>
        </w:tc>
      </w:tr>
      <w:tr w:rsidR="006F1226">
        <w:trPr>
          <w:ins w:id="1004" w:author="FALCON ." w:date="2018-03-25T14:46: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1005" w:author="FALCON ." w:date="2018-03-25T14:46:00Z">
              <w:r>
                <w:rPr>
                  <w:rFonts w:ascii="Times New Roman" w:hAnsi="Times New Roman" w:cs="Times New Roman"/>
                  <w:b w:val="0"/>
                  <w:bCs w:val="0"/>
                  <w:sz w:val="26"/>
                  <w:szCs w:val="26"/>
                </w:rPr>
                <w:t>Tác nhân:</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lang w:val="vi-VN"/>
              </w:rPr>
            </w:pPr>
            <w:ins w:id="1006" w:author="FALCON ." w:date="2018-03-25T14:46:00Z">
              <w:r>
                <w:rPr>
                  <w:rFonts w:ascii="Times New Roman" w:hAnsi="Times New Roman"/>
                  <w:sz w:val="26"/>
                  <w:szCs w:val="26"/>
                </w:rPr>
                <w:t>Admin</w:t>
              </w:r>
            </w:ins>
          </w:p>
        </w:tc>
      </w:tr>
      <w:tr w:rsidR="006F1226">
        <w:trPr>
          <w:ins w:id="1007" w:author="FALCON ." w:date="2018-03-25T14:46: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1008" w:author="FALCON ." w:date="2018-03-25T14:46:00Z">
              <w:r>
                <w:rPr>
                  <w:rFonts w:ascii="Times New Roman" w:hAnsi="Times New Roman" w:cs="Times New Roman"/>
                  <w:b w:val="0"/>
                  <w:bCs w:val="0"/>
                  <w:sz w:val="26"/>
                  <w:szCs w:val="26"/>
                </w:rPr>
                <w:t>Điều kiện sau:</w:t>
              </w:r>
            </w:ins>
          </w:p>
        </w:tc>
        <w:tc>
          <w:tcPr>
            <w:tcW w:w="5584" w:type="dxa"/>
            <w:tcMar>
              <w:left w:w="98" w:type="dxa"/>
            </w:tcMar>
          </w:tcPr>
          <w:p w:rsidR="006F1226" w:rsidRDefault="005735CC">
            <w:pPr>
              <w:pStyle w:val="InfoBlue"/>
              <w:spacing w:before="100" w:after="100" w:line="360" w:lineRule="auto"/>
              <w:rPr>
                <w:rFonts w:ascii="Times New Roman" w:hAnsi="Times New Roman"/>
                <w:sz w:val="26"/>
                <w:szCs w:val="26"/>
              </w:rPr>
            </w:pPr>
            <w:ins w:id="1009" w:author="FALCON ." w:date="2018-03-25T14:46:00Z">
              <w:r>
                <w:rPr>
                  <w:rFonts w:ascii="Times New Roman" w:hAnsi="Times New Roman"/>
                  <w:sz w:val="26"/>
                  <w:szCs w:val="26"/>
                </w:rPr>
                <w:t xml:space="preserve"> Cập nhật lại thông tin vào CSDL</w:t>
              </w:r>
            </w:ins>
          </w:p>
        </w:tc>
      </w:tr>
      <w:tr w:rsidR="006F1226">
        <w:trPr>
          <w:ins w:id="1010" w:author="FALCON ." w:date="2018-03-25T14:46:00Z"/>
        </w:trPr>
        <w:tc>
          <w:tcPr>
            <w:tcW w:w="3677" w:type="dxa"/>
            <w:tcMar>
              <w:left w:w="98" w:type="dxa"/>
            </w:tcMar>
          </w:tcPr>
          <w:p w:rsidR="006F1226" w:rsidRDefault="005735CC">
            <w:pPr>
              <w:pStyle w:val="TableHeader"/>
              <w:spacing w:before="100" w:after="100" w:line="360" w:lineRule="auto"/>
              <w:rPr>
                <w:rFonts w:ascii="Times New Roman" w:hAnsi="Times New Roman" w:cs="Times New Roman"/>
                <w:b w:val="0"/>
                <w:sz w:val="26"/>
                <w:szCs w:val="26"/>
              </w:rPr>
            </w:pPr>
            <w:ins w:id="1011" w:author="FALCON ." w:date="2018-03-25T14:46:00Z">
              <w:r>
                <w:rPr>
                  <w:rFonts w:ascii="Times New Roman" w:hAnsi="Times New Roman" w:cs="Times New Roman"/>
                  <w:b w:val="0"/>
                  <w:bCs w:val="0"/>
                  <w:sz w:val="26"/>
                  <w:szCs w:val="26"/>
                </w:rPr>
                <w:t xml:space="preserve">Luồng sự kiện chính (Basic </w:t>
              </w:r>
              <w:r>
                <w:rPr>
                  <w:rFonts w:ascii="Times New Roman" w:hAnsi="Times New Roman" w:cs="Times New Roman"/>
                  <w:b w:val="0"/>
                  <w:bCs w:val="0"/>
                  <w:sz w:val="26"/>
                  <w:szCs w:val="26"/>
                </w:rPr>
                <w:lastRenderedPageBreak/>
                <w:t>flows)</w:t>
              </w:r>
            </w:ins>
          </w:p>
        </w:tc>
        <w:tc>
          <w:tcPr>
            <w:tcW w:w="5584" w:type="dxa"/>
            <w:tcMar>
              <w:left w:w="98" w:type="dxa"/>
            </w:tcMar>
          </w:tcPr>
          <w:p w:rsidR="006F1226" w:rsidRDefault="005735CC">
            <w:pPr>
              <w:pStyle w:val="InfoBlue"/>
              <w:numPr>
                <w:ilvl w:val="0"/>
                <w:numId w:val="10"/>
              </w:numPr>
              <w:spacing w:before="100" w:after="100" w:line="360" w:lineRule="auto"/>
              <w:rPr>
                <w:rFonts w:ascii="Times New Roman" w:hAnsi="Times New Roman"/>
                <w:sz w:val="26"/>
                <w:szCs w:val="26"/>
                <w:lang w:val="vi-VN"/>
              </w:rPr>
            </w:pPr>
            <w:ins w:id="1012" w:author="FALCON ." w:date="2018-03-25T14:46:00Z">
              <w:r>
                <w:rPr>
                  <w:rFonts w:ascii="Times New Roman" w:hAnsi="Times New Roman"/>
                  <w:sz w:val="26"/>
                  <w:szCs w:val="26"/>
                </w:rPr>
                <w:lastRenderedPageBreak/>
                <w:t>Hệ thống hiển thị trang quản lý đơn hàng</w:t>
              </w:r>
            </w:ins>
          </w:p>
          <w:p w:rsidR="006F1226" w:rsidRDefault="005735CC">
            <w:pPr>
              <w:pStyle w:val="InfoBlue"/>
              <w:numPr>
                <w:ilvl w:val="0"/>
                <w:numId w:val="10"/>
              </w:numPr>
              <w:spacing w:before="100" w:after="100" w:line="360" w:lineRule="auto"/>
              <w:rPr>
                <w:rFonts w:ascii="Times New Roman" w:hAnsi="Times New Roman"/>
                <w:sz w:val="26"/>
                <w:szCs w:val="26"/>
                <w:lang w:val="vi-VN"/>
              </w:rPr>
            </w:pPr>
            <w:ins w:id="1013" w:author="FALCON ." w:date="2018-03-25T14:46:00Z">
              <w:r>
                <w:rPr>
                  <w:rFonts w:ascii="Times New Roman" w:hAnsi="Times New Roman"/>
                  <w:sz w:val="26"/>
                  <w:szCs w:val="26"/>
                  <w:lang w:val="en-GB"/>
                </w:rPr>
                <w:lastRenderedPageBreak/>
                <w:t>Admin chọn chức năng (</w:t>
              </w:r>
            </w:ins>
            <w:ins w:id="1014" w:author="FALCON ." w:date="2018-03-25T14:59:00Z">
              <w:r>
                <w:rPr>
                  <w:rFonts w:ascii="Times New Roman" w:hAnsi="Times New Roman"/>
                  <w:sz w:val="26"/>
                  <w:szCs w:val="26"/>
                  <w:lang w:val="en-GB"/>
                </w:rPr>
                <w:t>Tìm kiếm</w:t>
              </w:r>
            </w:ins>
            <w:ins w:id="1015" w:author="FALCON ." w:date="2018-03-25T14:46:00Z">
              <w:r>
                <w:rPr>
                  <w:rFonts w:ascii="Times New Roman" w:hAnsi="Times New Roman"/>
                  <w:sz w:val="26"/>
                  <w:szCs w:val="26"/>
                  <w:lang w:val="en-GB"/>
                </w:rPr>
                <w:t>, Hủy</w:t>
              </w:r>
            </w:ins>
            <w:ins w:id="1016" w:author="Minh Đức Lê" w:date="2018-04-06T11:57:00Z">
              <w:r>
                <w:rPr>
                  <w:rFonts w:ascii="Times New Roman" w:hAnsi="Times New Roman"/>
                  <w:sz w:val="26"/>
                  <w:szCs w:val="26"/>
                  <w:lang w:val="en-GB"/>
                </w:rPr>
                <w:t>, Xác Nhận</w:t>
              </w:r>
            </w:ins>
            <w:ins w:id="1017" w:author="FALCON ." w:date="2018-03-25T14:46:00Z">
              <w:r>
                <w:rPr>
                  <w:rFonts w:ascii="Times New Roman" w:hAnsi="Times New Roman"/>
                  <w:sz w:val="26"/>
                  <w:szCs w:val="26"/>
                  <w:lang w:val="en-GB"/>
                </w:rPr>
                <w:t xml:space="preserve"> )</w:t>
              </w:r>
            </w:ins>
          </w:p>
          <w:p w:rsidR="006F1226" w:rsidRDefault="005735CC">
            <w:pPr>
              <w:pStyle w:val="InfoBlue"/>
              <w:numPr>
                <w:ilvl w:val="0"/>
                <w:numId w:val="10"/>
              </w:numPr>
              <w:spacing w:before="100" w:after="100" w:line="360" w:lineRule="auto"/>
              <w:rPr>
                <w:rFonts w:ascii="Times New Roman" w:hAnsi="Times New Roman"/>
                <w:sz w:val="26"/>
                <w:szCs w:val="26"/>
                <w:lang w:val="vi-VN"/>
              </w:rPr>
            </w:pPr>
            <w:ins w:id="1018" w:author="FALCON ." w:date="2018-03-25T14:46:00Z">
              <w:r>
                <w:rPr>
                  <w:rFonts w:ascii="Times New Roman" w:hAnsi="Times New Roman"/>
                  <w:sz w:val="26"/>
                  <w:szCs w:val="26"/>
                  <w:lang w:val="en-GB"/>
                </w:rPr>
                <w:t>Hệ thống thực hiện chức năng theo yêu cầu.</w:t>
              </w:r>
            </w:ins>
          </w:p>
          <w:p w:rsidR="006F1226" w:rsidRDefault="005735CC">
            <w:pPr>
              <w:pStyle w:val="InfoBlue"/>
              <w:numPr>
                <w:ilvl w:val="0"/>
                <w:numId w:val="10"/>
              </w:numPr>
              <w:spacing w:before="100" w:after="100" w:line="360" w:lineRule="auto"/>
              <w:rPr>
                <w:rFonts w:ascii="Times New Roman" w:hAnsi="Times New Roman"/>
                <w:sz w:val="26"/>
                <w:szCs w:val="26"/>
                <w:lang w:val="vi-VN"/>
              </w:rPr>
            </w:pPr>
            <w:ins w:id="1019" w:author="FALCON ." w:date="2018-03-25T14:46:00Z">
              <w:r>
                <w:rPr>
                  <w:rFonts w:ascii="Times New Roman" w:hAnsi="Times New Roman"/>
                  <w:sz w:val="26"/>
                  <w:szCs w:val="26"/>
                </w:rPr>
                <w:t>Hệ thống cập nhật dữ liệu vào CSDL.</w:t>
              </w:r>
            </w:ins>
          </w:p>
          <w:p w:rsidR="006F1226" w:rsidRDefault="005735CC">
            <w:pPr>
              <w:pStyle w:val="InfoBlue"/>
              <w:numPr>
                <w:ilvl w:val="0"/>
                <w:numId w:val="10"/>
              </w:numPr>
              <w:spacing w:before="100" w:after="100" w:line="360" w:lineRule="auto"/>
              <w:rPr>
                <w:rFonts w:ascii="Times New Roman" w:hAnsi="Times New Roman"/>
                <w:sz w:val="26"/>
                <w:szCs w:val="26"/>
                <w:lang w:val="vi-VN"/>
              </w:rPr>
            </w:pPr>
            <w:ins w:id="1020" w:author="FALCON ." w:date="2018-03-25T14:46:00Z">
              <w:r>
                <w:rPr>
                  <w:rFonts w:ascii="Times New Roman" w:hAnsi="Times New Roman"/>
                  <w:sz w:val="26"/>
                  <w:szCs w:val="26"/>
                </w:rPr>
                <w:t>Hệ thống quay lại trang quản đơn hàng.</w:t>
              </w:r>
            </w:ins>
          </w:p>
        </w:tc>
      </w:tr>
    </w:tbl>
    <w:p w:rsidR="006F1226" w:rsidRDefault="006F1226">
      <w:pPr>
        <w:ind w:firstLine="0"/>
      </w:pPr>
    </w:p>
    <w:p w:rsidR="006F1226" w:rsidRDefault="006F1226">
      <w:pPr>
        <w:ind w:firstLine="0"/>
      </w:pPr>
    </w:p>
    <w:p w:rsidR="006F1226" w:rsidRDefault="006F1226">
      <w:pPr>
        <w:ind w:firstLine="0"/>
      </w:pPr>
    </w:p>
    <w:p w:rsidR="006F1226" w:rsidRDefault="005735CC" w:rsidP="006F1226">
      <w:pPr>
        <w:ind w:firstLine="0"/>
        <w:pPrChange w:id="1021" w:author="Minh Đức Lê" w:date="2018-03-22T16:12:00Z">
          <w:pPr/>
        </w:pPrChange>
      </w:pPr>
      <w:r>
        <w:t xml:space="preserve"> </w:t>
      </w:r>
      <w:r>
        <w:rPr>
          <w:noProof/>
        </w:rPr>
        <w:drawing>
          <wp:inline distT="0" distB="0" distL="0" distR="0">
            <wp:extent cx="5580380" cy="4656455"/>
            <wp:effectExtent l="0" t="0" r="0" b="0"/>
            <wp:docPr id="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1"/>
                    <pic:cNvPicPr>
                      <a:picLocks noChangeAspect="1" noChangeArrowheads="1"/>
                    </pic:cNvPicPr>
                  </pic:nvPicPr>
                  <pic:blipFill>
                    <a:blip r:embed="rId54"/>
                    <a:stretch>
                      <a:fillRect/>
                    </a:stretch>
                  </pic:blipFill>
                  <pic:spPr bwMode="auto">
                    <a:xfrm>
                      <a:off x="0" y="0"/>
                      <a:ext cx="5580380" cy="4656455"/>
                    </a:xfrm>
                    <a:prstGeom prst="rect">
                      <a:avLst/>
                    </a:prstGeom>
                  </pic:spPr>
                </pic:pic>
              </a:graphicData>
            </a:graphic>
          </wp:inline>
        </w:drawing>
      </w: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drawing>
          <wp:anchor distT="0" distB="0" distL="0" distR="0" simplePos="0" relativeHeight="251659776" behindDoc="0" locked="0" layoutInCell="1" allowOverlap="1">
            <wp:simplePos x="0" y="0"/>
            <wp:positionH relativeFrom="column">
              <wp:align>center</wp:align>
            </wp:positionH>
            <wp:positionV relativeFrom="paragraph">
              <wp:posOffset>635</wp:posOffset>
            </wp:positionV>
            <wp:extent cx="5579745" cy="3348990"/>
            <wp:effectExtent l="0" t="0" r="0" b="0"/>
            <wp:wrapTopAndBottom/>
            <wp:docPr id="3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pic:cNvPicPr>
                      <a:picLocks noChangeAspect="1" noChangeArrowheads="1"/>
                    </pic:cNvPicPr>
                  </pic:nvPicPr>
                  <pic:blipFill>
                    <a:blip r:embed="rId55"/>
                    <a:stretch>
                      <a:fillRect/>
                    </a:stretch>
                  </pic:blipFill>
                  <pic:spPr bwMode="auto">
                    <a:xfrm>
                      <a:off x="0" y="0"/>
                      <a:ext cx="5579745" cy="3348990"/>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5735CC">
      <w:pPr>
        <w:ind w:firstLine="0"/>
      </w:pPr>
      <w:r>
        <w:rPr>
          <w:noProof/>
        </w:rPr>
        <w:lastRenderedPageBreak/>
        <w:drawing>
          <wp:anchor distT="0" distB="0" distL="0" distR="0" simplePos="0" relativeHeight="251660800" behindDoc="0" locked="0" layoutInCell="1" allowOverlap="1">
            <wp:simplePos x="0" y="0"/>
            <wp:positionH relativeFrom="column">
              <wp:align>center</wp:align>
            </wp:positionH>
            <wp:positionV relativeFrom="paragraph">
              <wp:posOffset>635</wp:posOffset>
            </wp:positionV>
            <wp:extent cx="5579745" cy="3348990"/>
            <wp:effectExtent l="0" t="0" r="0" b="0"/>
            <wp:wrapTopAndBottom/>
            <wp:docPr id="3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pic:cNvPicPr>
                      <a:picLocks noChangeAspect="1" noChangeArrowheads="1"/>
                    </pic:cNvPicPr>
                  </pic:nvPicPr>
                  <pic:blipFill>
                    <a:blip r:embed="rId56"/>
                    <a:stretch>
                      <a:fillRect/>
                    </a:stretch>
                  </pic:blipFill>
                  <pic:spPr bwMode="auto">
                    <a:xfrm>
                      <a:off x="0" y="0"/>
                      <a:ext cx="5579745" cy="3348990"/>
                    </a:xfrm>
                    <a:prstGeom prst="rect">
                      <a:avLst/>
                    </a:prstGeom>
                  </pic:spPr>
                </pic:pic>
              </a:graphicData>
            </a:graphic>
          </wp:anchor>
        </w:drawing>
      </w:r>
    </w:p>
    <w:p w:rsidR="006F1226" w:rsidRDefault="006F1226">
      <w:pPr>
        <w:ind w:firstLine="0"/>
      </w:pPr>
    </w:p>
    <w:p w:rsidR="006F1226" w:rsidRDefault="006F1226">
      <w:pPr>
        <w:ind w:firstLine="0"/>
      </w:pPr>
    </w:p>
    <w:p w:rsidR="006F1226" w:rsidRDefault="005735CC">
      <w:pPr>
        <w:ind w:firstLine="0"/>
      </w:pPr>
      <w:r>
        <w:rPr>
          <w:noProof/>
        </w:rPr>
        <w:drawing>
          <wp:anchor distT="0" distB="0" distL="0" distR="0" simplePos="0" relativeHeight="251661824" behindDoc="0" locked="0" layoutInCell="1" allowOverlap="1">
            <wp:simplePos x="0" y="0"/>
            <wp:positionH relativeFrom="column">
              <wp:align>center</wp:align>
            </wp:positionH>
            <wp:positionV relativeFrom="paragraph">
              <wp:posOffset>635</wp:posOffset>
            </wp:positionV>
            <wp:extent cx="5579745" cy="3348990"/>
            <wp:effectExtent l="0" t="0" r="0" b="0"/>
            <wp:wrapTopAndBottom/>
            <wp:docPr id="3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pic:cNvPicPr>
                      <a:picLocks noChangeAspect="1" noChangeArrowheads="1"/>
                    </pic:cNvPicPr>
                  </pic:nvPicPr>
                  <pic:blipFill>
                    <a:blip r:embed="rId57"/>
                    <a:stretch>
                      <a:fillRect/>
                    </a:stretch>
                  </pic:blipFill>
                  <pic:spPr bwMode="auto">
                    <a:xfrm>
                      <a:off x="0" y="0"/>
                      <a:ext cx="5579745" cy="3348990"/>
                    </a:xfrm>
                    <a:prstGeom prst="rect">
                      <a:avLst/>
                    </a:prstGeom>
                  </pic:spPr>
                </pic:pic>
              </a:graphicData>
            </a:graphic>
          </wp:anchor>
        </w:drawing>
      </w: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6F1226">
      <w:pPr>
        <w:ind w:firstLine="0"/>
      </w:pPr>
    </w:p>
    <w:p w:rsidR="006F1226" w:rsidRDefault="005735CC" w:rsidP="006F1226">
      <w:pPr>
        <w:ind w:firstLine="0"/>
        <w:pPrChange w:id="1022" w:author="Minh Đức Lê" w:date="2018-03-22T16:12:00Z">
          <w:pPr/>
        </w:pPrChange>
      </w:pPr>
      <w:r>
        <w:t>3.2.8</w:t>
      </w:r>
    </w:p>
    <w:p w:rsidR="006F1226" w:rsidRDefault="006F1226">
      <w:pPr>
        <w:ind w:firstLine="0"/>
        <w:sectPr w:rsidR="006F1226">
          <w:headerReference w:type="default" r:id="rId58"/>
          <w:footerReference w:type="default" r:id="rId59"/>
          <w:pgSz w:w="11906" w:h="16838"/>
          <w:pgMar w:top="1701" w:right="1134" w:bottom="1701" w:left="1985" w:header="709" w:footer="709" w:gutter="0"/>
          <w:cols w:space="720"/>
          <w:formProt w:val="0"/>
          <w:docGrid w:linePitch="360" w:charSpace="-10241"/>
        </w:sectPr>
      </w:pPr>
    </w:p>
    <w:p w:rsidR="006F1226" w:rsidRDefault="00A62650" w:rsidP="00B7450D">
      <w:pPr>
        <w:pStyle w:val="Heading1"/>
        <w:ind w:left="1701"/>
        <w:jc w:val="both"/>
        <w:pPrChange w:id="1023" w:author="Minh Đức Lê" w:date="2018-05-08T12:28:00Z">
          <w:pPr>
            <w:pStyle w:val="Heading1"/>
            <w:numPr>
              <w:numId w:val="3"/>
            </w:numPr>
            <w:jc w:val="both"/>
          </w:pPr>
        </w:pPrChange>
      </w:pPr>
      <w:bookmarkStart w:id="1024" w:name="_Toc513546636"/>
      <w:ins w:id="1025" w:author="Minh Đức Lê" w:date="2018-05-08T12:34:00Z">
        <w:r>
          <w:rPr>
            <w:lang w:val="vi-VN"/>
          </w:rPr>
          <w:lastRenderedPageBreak/>
          <w:t>:</w:t>
        </w:r>
      </w:ins>
      <w:del w:id="1026" w:author="Minh Đức Lê" w:date="2018-05-08T12:34:00Z">
        <w:r w:rsidR="005735CC" w:rsidDel="00A03561">
          <w:delText>:</w:delText>
        </w:r>
      </w:del>
      <w:bookmarkStart w:id="1027" w:name="_Toc169424250"/>
      <w:r w:rsidR="005735CC">
        <w:t xml:space="preserve"> THIẾT KẾ VÀ </w:t>
      </w:r>
      <w:bookmarkEnd w:id="1027"/>
      <w:r w:rsidR="005735CC">
        <w:t>HIỆN THỰC</w:t>
      </w:r>
      <w:bookmarkEnd w:id="1024"/>
    </w:p>
    <w:p w:rsidR="006F1226" w:rsidDel="00903197" w:rsidRDefault="005735CC">
      <w:pPr>
        <w:rPr>
          <w:del w:id="1028" w:author="Minh Đức Lê" w:date="2018-05-08T12:46:00Z"/>
        </w:rPr>
      </w:pPr>
      <w:del w:id="1029" w:author="Minh Đức Lê" w:date="2018-05-08T12:46:00Z">
        <w:r w:rsidDel="00903197">
          <w:delText>Chương này sinh viên trình bày quá trình thiết kế, thử nghiệm và hiện thực hệ thống hoặc bài toán.</w:delText>
        </w:r>
      </w:del>
    </w:p>
    <w:p w:rsidR="006F1226" w:rsidRDefault="005735CC" w:rsidP="00B7450D">
      <w:pPr>
        <w:pStyle w:val="Heading2"/>
        <w:pPrChange w:id="1030" w:author="Minh Đức Lê" w:date="2018-05-08T12:29:00Z">
          <w:pPr>
            <w:pStyle w:val="Heading2"/>
            <w:numPr>
              <w:numId w:val="3"/>
            </w:numPr>
          </w:pPr>
        </w:pPrChange>
      </w:pPr>
      <w:bookmarkStart w:id="1031" w:name="_Toc513546637"/>
      <w:ins w:id="1032" w:author="Minh Đức Lê" w:date="2018-04-08T08:20:00Z">
        <w:r>
          <w:t>Sơ đồ Class</w:t>
        </w:r>
      </w:ins>
      <w:bookmarkEnd w:id="1031"/>
    </w:p>
    <w:p w:rsidR="006F1226" w:rsidDel="00903197" w:rsidRDefault="005735CC" w:rsidP="00B7450D">
      <w:pPr>
        <w:jc w:val="center"/>
        <w:rPr>
          <w:del w:id="1033" w:author="Minh Đức Lê" w:date="2018-05-08T12:46:00Z"/>
        </w:rPr>
        <w:pPrChange w:id="1034" w:author="Minh Đức Lê" w:date="2018-05-08T12:28:00Z">
          <w:pPr/>
        </w:pPrChange>
      </w:pPr>
      <w:bookmarkStart w:id="1035" w:name="_GoBack"/>
      <w:r>
        <w:rPr>
          <w:noProof/>
        </w:rPr>
        <w:drawing>
          <wp:inline distT="0" distB="0" distL="0" distR="0">
            <wp:extent cx="5580380" cy="2742565"/>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noChangeArrowheads="1"/>
                    </pic:cNvPicPr>
                  </pic:nvPicPr>
                  <pic:blipFill>
                    <a:blip r:embed="rId60"/>
                    <a:stretch>
                      <a:fillRect/>
                    </a:stretch>
                  </pic:blipFill>
                  <pic:spPr bwMode="auto">
                    <a:xfrm>
                      <a:off x="0" y="0"/>
                      <a:ext cx="5580380" cy="2742565"/>
                    </a:xfrm>
                    <a:prstGeom prst="rect">
                      <a:avLst/>
                    </a:prstGeom>
                  </pic:spPr>
                </pic:pic>
              </a:graphicData>
            </a:graphic>
          </wp:inline>
        </w:drawing>
      </w:r>
      <w:bookmarkEnd w:id="1035"/>
    </w:p>
    <w:p w:rsidR="006F1226" w:rsidRDefault="006F1226" w:rsidP="00903197">
      <w:pPr>
        <w:jc w:val="center"/>
        <w:pPrChange w:id="1036" w:author="Minh Đức Lê" w:date="2018-05-08T12:46:00Z">
          <w:pPr/>
        </w:pPrChange>
      </w:pPr>
    </w:p>
    <w:p w:rsidR="006F1226" w:rsidRDefault="005735CC" w:rsidP="00B7450D">
      <w:pPr>
        <w:pStyle w:val="Heading2"/>
        <w:pPrChange w:id="1037" w:author="Minh Đức Lê" w:date="2018-05-08T12:29:00Z">
          <w:pPr/>
        </w:pPrChange>
      </w:pPr>
      <w:bookmarkStart w:id="1038" w:name="_Toc513546638"/>
      <w:ins w:id="1039" w:author="Minh Đức Lê" w:date="2018-04-06T20:35:00Z">
        <w:r>
          <w:t>Sơ đồ Sitemap</w:t>
        </w:r>
      </w:ins>
      <w:bookmarkEnd w:id="1038"/>
    </w:p>
    <w:p w:rsidR="006F1226" w:rsidDel="00903197" w:rsidRDefault="006F1226" w:rsidP="00903197">
      <w:pPr>
        <w:ind w:firstLine="0"/>
        <w:rPr>
          <w:del w:id="1040" w:author="Minh Đức Lê" w:date="2018-05-08T12:45:00Z"/>
        </w:rPr>
        <w:pPrChange w:id="1041" w:author="Minh Đức Lê" w:date="2018-05-08T12:45:00Z">
          <w:pPr/>
        </w:pPrChange>
      </w:pPr>
    </w:p>
    <w:p w:rsidR="006F1226" w:rsidDel="00903197" w:rsidRDefault="006F1226" w:rsidP="00903197">
      <w:pPr>
        <w:ind w:firstLine="0"/>
        <w:rPr>
          <w:del w:id="1042" w:author="Minh Đức Lê" w:date="2018-05-08T12:45:00Z"/>
        </w:rPr>
        <w:pPrChange w:id="1043" w:author="Minh Đức Lê" w:date="2018-05-08T12:45:00Z">
          <w:pPr/>
        </w:pPrChange>
      </w:pPr>
    </w:p>
    <w:p w:rsidR="006F1226" w:rsidRDefault="005735CC" w:rsidP="00903197">
      <w:pPr>
        <w:ind w:firstLine="0"/>
        <w:pPrChange w:id="1044" w:author="Minh Đức Lê" w:date="2018-05-08T12:45:00Z">
          <w:pPr/>
        </w:pPrChange>
      </w:pPr>
      <w:r>
        <w:rPr>
          <w:noProof/>
        </w:rPr>
        <w:drawing>
          <wp:anchor distT="0" distB="0" distL="0" distR="0" simplePos="0" relativeHeight="251663872" behindDoc="0" locked="0" layoutInCell="1" allowOverlap="1">
            <wp:simplePos x="0" y="0"/>
            <wp:positionH relativeFrom="column">
              <wp:align>center</wp:align>
            </wp:positionH>
            <wp:positionV relativeFrom="paragraph">
              <wp:posOffset>635</wp:posOffset>
            </wp:positionV>
            <wp:extent cx="5579745" cy="3202305"/>
            <wp:effectExtent l="0" t="0" r="0" b="0"/>
            <wp:wrapTopAndBottom/>
            <wp:docPr id="3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pic:cNvPicPr>
                      <a:picLocks noChangeAspect="1" noChangeArrowheads="1"/>
                    </pic:cNvPicPr>
                  </pic:nvPicPr>
                  <pic:blipFill>
                    <a:blip r:embed="rId61"/>
                    <a:stretch>
                      <a:fillRect/>
                    </a:stretch>
                  </pic:blipFill>
                  <pic:spPr bwMode="auto">
                    <a:xfrm>
                      <a:off x="0" y="0"/>
                      <a:ext cx="5579745" cy="3202305"/>
                    </a:xfrm>
                    <a:prstGeom prst="rect">
                      <a:avLst/>
                    </a:prstGeom>
                  </pic:spPr>
                </pic:pic>
              </a:graphicData>
            </a:graphic>
          </wp:anchor>
        </w:drawing>
      </w:r>
    </w:p>
    <w:p w:rsidR="006F1226" w:rsidRDefault="006F1226"/>
    <w:p w:rsidR="006F1226" w:rsidRDefault="006F1226"/>
    <w:p w:rsidR="006F1226" w:rsidRDefault="006F1226"/>
    <w:p w:rsidR="006F1226" w:rsidRDefault="005735CC" w:rsidP="00B7450D">
      <w:pPr>
        <w:pStyle w:val="Heading2"/>
        <w:pPrChange w:id="1045" w:author="Minh Đức Lê" w:date="2018-05-08T12:29:00Z">
          <w:pPr>
            <w:pStyle w:val="Heading2"/>
            <w:numPr>
              <w:numId w:val="3"/>
            </w:numPr>
          </w:pPr>
        </w:pPrChange>
      </w:pPr>
      <w:del w:id="1046" w:author="Minh Đức Lê" w:date="2018-04-06T00:52:00Z">
        <w:r>
          <w:delText>Tiêu đề mục</w:delText>
        </w:r>
      </w:del>
      <w:bookmarkStart w:id="1047" w:name="_Toc513546639"/>
      <w:ins w:id="1048" w:author="Minh Đức Lê" w:date="2018-04-06T00:52:00Z">
        <w:r>
          <w:t>Thiết kết giao diện</w:t>
        </w:r>
      </w:ins>
      <w:ins w:id="1049" w:author="Minh Đức Lê" w:date="2018-04-06T12:51:00Z">
        <w:r>
          <w:rPr>
            <w:lang w:val="vi-VN"/>
          </w:rPr>
          <w:t xml:space="preserve"> phác thảo</w:t>
        </w:r>
      </w:ins>
      <w:bookmarkEnd w:id="1047"/>
    </w:p>
    <w:p w:rsidR="006F1226" w:rsidRDefault="005735CC" w:rsidP="00B7450D">
      <w:pPr>
        <w:pStyle w:val="Heading3"/>
        <w:rPr>
          <w:lang w:val="vi-VN"/>
        </w:rPr>
        <w:pPrChange w:id="1050" w:author="Minh Đức Lê" w:date="2018-05-08T12:29:00Z">
          <w:pPr>
            <w:pStyle w:val="Heading3"/>
            <w:numPr>
              <w:numId w:val="3"/>
            </w:numPr>
          </w:pPr>
        </w:pPrChange>
      </w:pPr>
      <w:del w:id="1051" w:author="Minh Đức Lê" w:date="2018-04-06T12:52:00Z">
        <w:r>
          <w:delText>Tiêu đề tiểu mục</w:delText>
        </w:r>
      </w:del>
      <w:bookmarkStart w:id="1052" w:name="_Toc513546640"/>
      <w:ins w:id="1053" w:author="Minh Đức Lê" w:date="2018-04-06T12:52:00Z">
        <w:r>
          <w:rPr>
            <w:lang w:val="vi-VN"/>
          </w:rPr>
          <w:t>Giao diện danh mục</w:t>
        </w:r>
      </w:ins>
      <w:bookmarkEnd w:id="1052"/>
    </w:p>
    <w:p w:rsidR="006F1226" w:rsidRDefault="006F1226"/>
    <w:p w:rsidR="006F1226" w:rsidRDefault="005735CC">
      <w:del w:id="1054" w:author="Minh Đức Lê" w:date="2018-04-06T12:52:00Z">
        <w:r>
          <w:delText>Nội dung tiểu  mục</w:delText>
        </w:r>
      </w:del>
      <w:r>
        <w:rPr>
          <w:noProof/>
        </w:rPr>
        <w:drawing>
          <wp:inline distT="0" distB="0" distL="0" distR="0">
            <wp:extent cx="5569585" cy="511810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62"/>
                    <a:stretch>
                      <a:fillRect/>
                    </a:stretch>
                  </pic:blipFill>
                  <pic:spPr bwMode="auto">
                    <a:xfrm>
                      <a:off x="0" y="0"/>
                      <a:ext cx="5569585" cy="5118100"/>
                    </a:xfrm>
                    <a:prstGeom prst="rect">
                      <a:avLst/>
                    </a:prstGeom>
                  </pic:spPr>
                </pic:pic>
              </a:graphicData>
            </a:graphic>
          </wp:inline>
        </w:drawing>
      </w:r>
    </w:p>
    <w:p w:rsidR="006F1226" w:rsidRDefault="005735CC" w:rsidP="00B7450D">
      <w:pPr>
        <w:pStyle w:val="Heading3"/>
        <w:rPr>
          <w:ins w:id="1055" w:author="Minh Đức Lê" w:date="2018-04-06T12:57:00Z"/>
          <w:lang w:val="vi-VN"/>
        </w:rPr>
        <w:pPrChange w:id="1056" w:author="Minh Đức Lê" w:date="2018-05-08T12:29:00Z">
          <w:pPr>
            <w:pStyle w:val="Heading3"/>
            <w:numPr>
              <w:numId w:val="3"/>
            </w:numPr>
          </w:pPr>
        </w:pPrChange>
      </w:pPr>
      <w:del w:id="1057" w:author="Minh Đức Lê" w:date="2018-04-06T12:52:00Z">
        <w:r>
          <w:lastRenderedPageBreak/>
          <w:delText>Tiêu đề tiểu mục</w:delText>
        </w:r>
      </w:del>
      <w:bookmarkStart w:id="1058" w:name="_Toc513546641"/>
      <w:ins w:id="1059" w:author="Minh Đức Lê" w:date="2018-04-06T12:52:00Z">
        <w:r>
          <w:rPr>
            <w:lang w:val="vi-VN"/>
          </w:rPr>
          <w:t xml:space="preserve">Giao diện </w:t>
        </w:r>
      </w:ins>
      <w:ins w:id="1060" w:author="Minh Đức Lê" w:date="2018-04-06T12:55:00Z">
        <w:r>
          <w:rPr>
            <w:lang w:val="vi-VN"/>
          </w:rPr>
          <w:t>chi tiết báo</w:t>
        </w:r>
      </w:ins>
      <w:bookmarkEnd w:id="1058"/>
    </w:p>
    <w:p w:rsidR="006F1226" w:rsidRDefault="005735CC">
      <w:pPr>
        <w:rPr>
          <w:lang w:val="vi-VN"/>
        </w:rPr>
      </w:pPr>
      <w:r>
        <w:rPr>
          <w:noProof/>
        </w:rPr>
        <w:drawing>
          <wp:inline distT="0" distB="0" distL="0" distR="0">
            <wp:extent cx="5569585" cy="4192270"/>
            <wp:effectExtent l="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noChangeArrowheads="1"/>
                    </pic:cNvPicPr>
                  </pic:nvPicPr>
                  <pic:blipFill>
                    <a:blip r:embed="rId63"/>
                    <a:stretch>
                      <a:fillRect/>
                    </a:stretch>
                  </pic:blipFill>
                  <pic:spPr bwMode="auto">
                    <a:xfrm>
                      <a:off x="0" y="0"/>
                      <a:ext cx="5569585" cy="4192270"/>
                    </a:xfrm>
                    <a:prstGeom prst="rect">
                      <a:avLst/>
                    </a:prstGeom>
                  </pic:spPr>
                </pic:pic>
              </a:graphicData>
            </a:graphic>
          </wp:inline>
        </w:drawing>
      </w:r>
    </w:p>
    <w:p w:rsidR="006F1226" w:rsidRDefault="006F1226">
      <w:pPr>
        <w:rPr>
          <w:lang w:val="vi-VN"/>
        </w:rPr>
      </w:pPr>
    </w:p>
    <w:p w:rsidR="006F1226" w:rsidRDefault="005735CC" w:rsidP="00B7450D">
      <w:pPr>
        <w:pStyle w:val="Heading3"/>
        <w:rPr>
          <w:lang w:val="vi-VN"/>
        </w:rPr>
        <w:pPrChange w:id="1061" w:author="Minh Đức Lê" w:date="2018-05-08T12:29:00Z">
          <w:pPr>
            <w:pStyle w:val="Heading3"/>
            <w:numPr>
              <w:numId w:val="3"/>
            </w:numPr>
          </w:pPr>
        </w:pPrChange>
      </w:pPr>
      <w:bookmarkStart w:id="1062" w:name="_Toc513546642"/>
      <w:ins w:id="1063" w:author="Minh Đức Lê" w:date="2018-04-06T12:58:00Z">
        <w:r>
          <w:rPr>
            <w:lang w:val="vi-VN"/>
          </w:rPr>
          <w:lastRenderedPageBreak/>
          <w:t>Giao diện giỏ báo</w:t>
        </w:r>
      </w:ins>
      <w:bookmarkEnd w:id="1062"/>
    </w:p>
    <w:p w:rsidR="006F1226" w:rsidRDefault="005735CC">
      <w:pPr>
        <w:rPr>
          <w:lang w:val="vi-VN"/>
        </w:rPr>
      </w:pPr>
      <w:r>
        <w:rPr>
          <w:noProof/>
        </w:rPr>
        <w:drawing>
          <wp:inline distT="0" distB="0" distL="0" distR="0">
            <wp:extent cx="5569585" cy="352679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64"/>
                    <a:stretch>
                      <a:fillRect/>
                    </a:stretch>
                  </pic:blipFill>
                  <pic:spPr bwMode="auto">
                    <a:xfrm>
                      <a:off x="0" y="0"/>
                      <a:ext cx="5569585" cy="3526790"/>
                    </a:xfrm>
                    <a:prstGeom prst="rect">
                      <a:avLst/>
                    </a:prstGeom>
                  </pic:spPr>
                </pic:pic>
              </a:graphicData>
            </a:graphic>
          </wp:inline>
        </w:drawing>
      </w:r>
    </w:p>
    <w:p w:rsidR="006F1226" w:rsidRDefault="005735CC" w:rsidP="00B7450D">
      <w:pPr>
        <w:pStyle w:val="Heading3"/>
        <w:rPr>
          <w:lang w:val="vi-VN"/>
        </w:rPr>
        <w:pPrChange w:id="1064" w:author="Minh Đức Lê" w:date="2018-05-08T12:29:00Z">
          <w:pPr>
            <w:pStyle w:val="Heading3"/>
            <w:numPr>
              <w:numId w:val="3"/>
            </w:numPr>
          </w:pPr>
        </w:pPrChange>
      </w:pPr>
      <w:bookmarkStart w:id="1065" w:name="_Toc513546643"/>
      <w:ins w:id="1066" w:author="Minh Đức Lê" w:date="2018-04-06T12:59:00Z">
        <w:r>
          <w:rPr>
            <w:lang w:val="vi-VN"/>
          </w:rPr>
          <w:t>Giao diện thanh toán</w:t>
        </w:r>
      </w:ins>
      <w:bookmarkEnd w:id="1065"/>
    </w:p>
    <w:p w:rsidR="006F1226" w:rsidRDefault="005735CC">
      <w:pPr>
        <w:rPr>
          <w:ins w:id="1067" w:author="Minh Đức Lê" w:date="2018-04-06T19:22:00Z"/>
          <w:lang w:val="vi-VN"/>
        </w:rPr>
      </w:pPr>
      <w:r>
        <w:rPr>
          <w:noProof/>
        </w:rPr>
        <w:drawing>
          <wp:inline distT="0" distB="0" distL="0" distR="0">
            <wp:extent cx="5569585" cy="1959610"/>
            <wp:effectExtent l="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noChangeArrowheads="1"/>
                    </pic:cNvPicPr>
                  </pic:nvPicPr>
                  <pic:blipFill>
                    <a:blip r:embed="rId65"/>
                    <a:stretch>
                      <a:fillRect/>
                    </a:stretch>
                  </pic:blipFill>
                  <pic:spPr bwMode="auto">
                    <a:xfrm>
                      <a:off x="0" y="0"/>
                      <a:ext cx="5569585" cy="1959610"/>
                    </a:xfrm>
                    <a:prstGeom prst="rect">
                      <a:avLst/>
                    </a:prstGeom>
                  </pic:spPr>
                </pic:pic>
              </a:graphicData>
            </a:graphic>
          </wp:inline>
        </w:drawing>
      </w:r>
    </w:p>
    <w:p w:rsidR="006F1226" w:rsidRDefault="005735CC" w:rsidP="00B7450D">
      <w:pPr>
        <w:pStyle w:val="Heading3"/>
        <w:rPr>
          <w:rFonts w:cs="Times New Roman"/>
          <w:b w:val="0"/>
          <w:bCs w:val="0"/>
          <w:i w:val="0"/>
          <w:szCs w:val="24"/>
        </w:rPr>
        <w:pPrChange w:id="1068" w:author="Minh Đức Lê" w:date="2018-05-08T12:29:00Z">
          <w:pPr>
            <w:pStyle w:val="Heading3"/>
            <w:numPr>
              <w:numId w:val="3"/>
            </w:numPr>
          </w:pPr>
        </w:pPrChange>
      </w:pPr>
      <w:bookmarkStart w:id="1069" w:name="_Toc513546644"/>
      <w:ins w:id="1070" w:author="Minh Đức Lê" w:date="2018-04-06T19:23:00Z">
        <w:r>
          <w:rPr>
            <w:rFonts w:cs="Times New Roman"/>
            <w:b w:val="0"/>
            <w:bCs w:val="0"/>
            <w:i w:val="0"/>
            <w:szCs w:val="24"/>
          </w:rPr>
          <w:lastRenderedPageBreak/>
          <w:t>Giao diện quản lý đợn hàng</w:t>
        </w:r>
      </w:ins>
      <w:bookmarkEnd w:id="1069"/>
    </w:p>
    <w:p w:rsidR="006F1226" w:rsidRDefault="005735CC">
      <w:r>
        <w:rPr>
          <w:noProof/>
        </w:rPr>
        <w:drawing>
          <wp:inline distT="0" distB="0" distL="0" distR="0">
            <wp:extent cx="5572125" cy="3438525"/>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noChangeArrowheads="1"/>
                    </pic:cNvPicPr>
                  </pic:nvPicPr>
                  <pic:blipFill>
                    <a:blip r:embed="rId66"/>
                    <a:stretch>
                      <a:fillRect/>
                    </a:stretch>
                  </pic:blipFill>
                  <pic:spPr bwMode="auto">
                    <a:xfrm>
                      <a:off x="0" y="0"/>
                      <a:ext cx="5572125" cy="3438525"/>
                    </a:xfrm>
                    <a:prstGeom prst="rect">
                      <a:avLst/>
                    </a:prstGeom>
                  </pic:spPr>
                </pic:pic>
              </a:graphicData>
            </a:graphic>
          </wp:inline>
        </w:drawing>
      </w:r>
    </w:p>
    <w:p w:rsidR="006F1226" w:rsidRDefault="005735CC" w:rsidP="00B7450D">
      <w:pPr>
        <w:pStyle w:val="Heading3"/>
        <w:pPrChange w:id="1071" w:author="Minh Đức Lê" w:date="2018-05-08T12:29:00Z">
          <w:pPr>
            <w:pStyle w:val="Heading3"/>
            <w:numPr>
              <w:numId w:val="3"/>
            </w:numPr>
          </w:pPr>
        </w:pPrChange>
      </w:pPr>
      <w:bookmarkStart w:id="1072" w:name="_Toc513546645"/>
      <w:ins w:id="1073" w:author="Minh Đức Lê" w:date="2018-04-06T19:23:00Z">
        <w:r>
          <w:t xml:space="preserve">Giao diện </w:t>
        </w:r>
      </w:ins>
      <w:ins w:id="1074" w:author="Minh Đức Lê" w:date="2018-04-06T19:33:00Z">
        <w:r>
          <w:t>quản lý người dùng</w:t>
        </w:r>
      </w:ins>
      <w:bookmarkEnd w:id="1072"/>
    </w:p>
    <w:p w:rsidR="006F1226" w:rsidRDefault="005735CC">
      <w:r>
        <w:rPr>
          <w:noProof/>
        </w:rPr>
        <w:drawing>
          <wp:inline distT="0" distB="0" distL="0" distR="0">
            <wp:extent cx="5572760" cy="2338070"/>
            <wp:effectExtent l="0" t="0" r="0" b="0"/>
            <wp:docPr id="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pic:cNvPicPr>
                      <a:picLocks noChangeAspect="1" noChangeArrowheads="1"/>
                    </pic:cNvPicPr>
                  </pic:nvPicPr>
                  <pic:blipFill>
                    <a:blip r:embed="rId67"/>
                    <a:stretch>
                      <a:fillRect/>
                    </a:stretch>
                  </pic:blipFill>
                  <pic:spPr bwMode="auto">
                    <a:xfrm>
                      <a:off x="0" y="0"/>
                      <a:ext cx="5572760" cy="2338070"/>
                    </a:xfrm>
                    <a:prstGeom prst="rect">
                      <a:avLst/>
                    </a:prstGeom>
                  </pic:spPr>
                </pic:pic>
              </a:graphicData>
            </a:graphic>
          </wp:inline>
        </w:drawing>
      </w:r>
    </w:p>
    <w:p w:rsidR="006F1226" w:rsidRDefault="005735CC" w:rsidP="00B7450D">
      <w:pPr>
        <w:pStyle w:val="Heading3"/>
        <w:pPrChange w:id="1075" w:author="Minh Đức Lê" w:date="2018-05-08T12:29:00Z">
          <w:pPr>
            <w:pStyle w:val="Heading3"/>
            <w:numPr>
              <w:numId w:val="3"/>
            </w:numPr>
          </w:pPr>
        </w:pPrChange>
      </w:pPr>
      <w:bookmarkStart w:id="1076" w:name="_Toc513546646"/>
      <w:ins w:id="1077" w:author="Minh Đức Lê" w:date="2018-04-06T19:43:00Z">
        <w:r>
          <w:lastRenderedPageBreak/>
          <w:t>Giao diện quản lý báo</w:t>
        </w:r>
      </w:ins>
      <w:bookmarkEnd w:id="1076"/>
    </w:p>
    <w:p w:rsidR="006F1226" w:rsidRDefault="005735CC">
      <w:r>
        <w:rPr>
          <w:noProof/>
        </w:rPr>
        <w:drawing>
          <wp:inline distT="0" distB="0" distL="0" distR="0">
            <wp:extent cx="5572760" cy="2363470"/>
            <wp:effectExtent l="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noChangeArrowheads="1"/>
                    </pic:cNvPicPr>
                  </pic:nvPicPr>
                  <pic:blipFill>
                    <a:blip r:embed="rId68"/>
                    <a:stretch>
                      <a:fillRect/>
                    </a:stretch>
                  </pic:blipFill>
                  <pic:spPr bwMode="auto">
                    <a:xfrm>
                      <a:off x="0" y="0"/>
                      <a:ext cx="5572760" cy="2363470"/>
                    </a:xfrm>
                    <a:prstGeom prst="rect">
                      <a:avLst/>
                    </a:prstGeom>
                  </pic:spPr>
                </pic:pic>
              </a:graphicData>
            </a:graphic>
          </wp:inline>
        </w:drawing>
      </w:r>
    </w:p>
    <w:p w:rsidR="006F1226" w:rsidRDefault="005735CC">
      <w:del w:id="1078" w:author="Minh Đức Lê" w:date="2018-04-06T12:56:00Z">
        <w:r>
          <w:delText>Nội dung tiểu  mục</w:delText>
        </w:r>
      </w:del>
    </w:p>
    <w:p w:rsidR="006F1226" w:rsidDel="00B7450D" w:rsidRDefault="005735CC" w:rsidP="00B7450D">
      <w:pPr>
        <w:pStyle w:val="Heading1"/>
        <w:jc w:val="left"/>
        <w:rPr>
          <w:del w:id="1079" w:author="Minh Đức Lê" w:date="2018-05-08T12:29:00Z"/>
        </w:rPr>
        <w:pPrChange w:id="1080" w:author="Minh Đức Lê" w:date="2018-05-08T12:30:00Z">
          <w:pPr/>
        </w:pPrChange>
      </w:pPr>
      <w:del w:id="1081" w:author="Minh Đức Lê" w:date="2018-05-08T12:29:00Z">
        <w:r w:rsidDel="00B7450D">
          <w:delText>Tiêu đề mục</w:delText>
        </w:r>
      </w:del>
      <w:ins w:id="1082" w:author="Minh Đức Lê" w:date="2018-04-06T12:59:00Z">
        <w:del w:id="1083" w:author="Minh Đức Lê" w:date="2018-05-08T12:29:00Z">
          <w:r w:rsidDel="00B7450D">
            <w:rPr>
              <w:lang w:val="vi-VN"/>
            </w:rPr>
            <w:delText>Hiện thực giao diện</w:delText>
          </w:r>
        </w:del>
      </w:ins>
      <w:bookmarkStart w:id="1084" w:name="_Toc513546647"/>
      <w:bookmarkEnd w:id="1084"/>
    </w:p>
    <w:p w:rsidR="006F1226" w:rsidDel="00B7450D" w:rsidRDefault="005735CC" w:rsidP="00B7450D">
      <w:pPr>
        <w:pStyle w:val="Heading1"/>
        <w:jc w:val="left"/>
        <w:rPr>
          <w:del w:id="1085" w:author="Minh Đức Lê" w:date="2018-05-08T12:29:00Z"/>
          <w:lang w:val="vi-VN"/>
        </w:rPr>
        <w:pPrChange w:id="1086" w:author="Minh Đức Lê" w:date="2018-05-08T12:30:00Z">
          <w:pPr>
            <w:pStyle w:val="Heading3"/>
            <w:numPr>
              <w:numId w:val="3"/>
            </w:numPr>
          </w:pPr>
        </w:pPrChange>
      </w:pPr>
      <w:ins w:id="1087" w:author="Minh Đức Lê" w:date="2018-04-06T13:00:00Z">
        <w:del w:id="1088" w:author="Minh Đức Lê" w:date="2018-05-08T12:29:00Z">
          <w:r w:rsidDel="00B7450D">
            <w:rPr>
              <w:lang w:val="vi-VN"/>
            </w:rPr>
            <w:delText>Giao diện danh mục</w:delText>
          </w:r>
        </w:del>
      </w:ins>
      <w:bookmarkStart w:id="1089" w:name="_Toc513546648"/>
      <w:bookmarkEnd w:id="1089"/>
    </w:p>
    <w:p w:rsidR="006F1226" w:rsidDel="00B7450D" w:rsidRDefault="005735CC" w:rsidP="00B7450D">
      <w:pPr>
        <w:pStyle w:val="Heading1"/>
        <w:jc w:val="left"/>
        <w:rPr>
          <w:del w:id="1090" w:author="Minh Đức Lê" w:date="2018-05-08T12:29:00Z"/>
        </w:rPr>
        <w:pPrChange w:id="1091" w:author="Minh Đức Lê" w:date="2018-05-08T12:30:00Z">
          <w:pPr>
            <w:pStyle w:val="Heading3"/>
            <w:numPr>
              <w:numId w:val="3"/>
            </w:numPr>
          </w:pPr>
        </w:pPrChange>
      </w:pPr>
      <w:del w:id="1092" w:author="Minh Đức Lê" w:date="2018-05-08T12:29:00Z">
        <w:r w:rsidDel="00B7450D">
          <w:delText>Tiêu đề tiểu mục</w:delText>
        </w:r>
        <w:bookmarkStart w:id="1093" w:name="_Toc513546649"/>
        <w:bookmarkEnd w:id="1093"/>
      </w:del>
    </w:p>
    <w:p w:rsidR="006F1226" w:rsidDel="00B7450D" w:rsidRDefault="005735CC" w:rsidP="00B7450D">
      <w:pPr>
        <w:pStyle w:val="Heading1"/>
        <w:jc w:val="left"/>
        <w:rPr>
          <w:del w:id="1094" w:author="Minh Đức Lê" w:date="2018-05-08T12:29:00Z"/>
        </w:rPr>
        <w:pPrChange w:id="1095" w:author="Minh Đức Lê" w:date="2018-05-08T12:30:00Z">
          <w:pPr>
            <w:pStyle w:val="Heading3"/>
            <w:numPr>
              <w:numId w:val="3"/>
            </w:numPr>
          </w:pPr>
        </w:pPrChange>
      </w:pPr>
      <w:del w:id="1096" w:author="Minh Đức Lê" w:date="2018-05-08T12:29:00Z">
        <w:r w:rsidDel="00B7450D">
          <w:delText>Nội dung tiểu  mục</w:delText>
        </w:r>
        <w:bookmarkStart w:id="1097" w:name="_Toc513546650"/>
        <w:bookmarkEnd w:id="1097"/>
      </w:del>
    </w:p>
    <w:p w:rsidR="006F1226" w:rsidDel="00B7450D" w:rsidRDefault="005735CC" w:rsidP="00B7450D">
      <w:pPr>
        <w:pStyle w:val="Heading1"/>
        <w:jc w:val="left"/>
        <w:rPr>
          <w:del w:id="1098" w:author="Minh Đức Lê" w:date="2018-05-08T12:29:00Z"/>
        </w:rPr>
        <w:pPrChange w:id="1099" w:author="Minh Đức Lê" w:date="2018-05-08T12:30:00Z">
          <w:pPr>
            <w:pStyle w:val="Heading3"/>
            <w:numPr>
              <w:numId w:val="3"/>
            </w:numPr>
          </w:pPr>
        </w:pPrChange>
      </w:pPr>
      <w:del w:id="1100" w:author="Minh Đức Lê" w:date="2018-05-08T12:29:00Z">
        <w:r w:rsidDel="00B7450D">
          <w:delText>Tiêu đề tiểu mục</w:delText>
        </w:r>
      </w:del>
      <w:ins w:id="1101" w:author="Minh Đức Lê" w:date="2018-04-06T13:00:00Z">
        <w:del w:id="1102" w:author="Minh Đức Lê" w:date="2018-05-08T12:29:00Z">
          <w:r w:rsidDel="00B7450D">
            <w:rPr>
              <w:lang w:val="vi-VN"/>
            </w:rPr>
            <w:delText>Giao diện chi tiết báo</w:delText>
          </w:r>
        </w:del>
      </w:ins>
      <w:bookmarkStart w:id="1103" w:name="_Toc513546651"/>
      <w:bookmarkEnd w:id="1103"/>
    </w:p>
    <w:p w:rsidR="006F1226" w:rsidDel="00B7450D" w:rsidRDefault="005735CC" w:rsidP="00B7450D">
      <w:pPr>
        <w:pStyle w:val="Heading1"/>
        <w:jc w:val="left"/>
        <w:rPr>
          <w:del w:id="1104" w:author="Minh Đức Lê" w:date="2018-05-08T12:29:00Z"/>
        </w:rPr>
        <w:pPrChange w:id="1105" w:author="Minh Đức Lê" w:date="2018-05-08T12:30:00Z">
          <w:pPr/>
        </w:pPrChange>
      </w:pPr>
      <w:del w:id="1106" w:author="Minh Đức Lê" w:date="2018-05-08T12:29:00Z">
        <w:r w:rsidDel="00B7450D">
          <w:delText>Nội dung tiểu  mục</w:delText>
        </w:r>
        <w:bookmarkStart w:id="1107" w:name="_Toc513546652"/>
        <w:bookmarkEnd w:id="1107"/>
      </w:del>
    </w:p>
    <w:p w:rsidR="006F1226" w:rsidDel="00B7450D" w:rsidRDefault="005735CC" w:rsidP="00B7450D">
      <w:pPr>
        <w:pStyle w:val="Heading1"/>
        <w:jc w:val="left"/>
        <w:rPr>
          <w:del w:id="1108" w:author="Minh Đức Lê" w:date="2018-05-08T12:29:00Z"/>
          <w:lang w:val="vi-VN"/>
        </w:rPr>
        <w:pPrChange w:id="1109" w:author="Minh Đức Lê" w:date="2018-05-08T12:30:00Z">
          <w:pPr/>
        </w:pPrChange>
      </w:pPr>
      <w:del w:id="1110" w:author="Minh Đức Lê" w:date="2018-05-08T12:29:00Z">
        <w:r w:rsidDel="00B7450D">
          <w:rPr>
            <w:lang w:val="vi-VN"/>
          </w:rPr>
          <w:delText>Giao diện giỏ báo</w:delText>
        </w:r>
        <w:bookmarkStart w:id="1111" w:name="_Toc513546653"/>
        <w:bookmarkEnd w:id="1111"/>
      </w:del>
    </w:p>
    <w:p w:rsidR="006F1226" w:rsidDel="00B7450D" w:rsidRDefault="006F1226" w:rsidP="00B7450D">
      <w:pPr>
        <w:pStyle w:val="Heading1"/>
        <w:jc w:val="left"/>
        <w:rPr>
          <w:del w:id="1112" w:author="Minh Đức Lê" w:date="2018-05-08T12:29:00Z"/>
          <w:lang w:val="vi-VN"/>
        </w:rPr>
        <w:pPrChange w:id="1113" w:author="Minh Đức Lê" w:date="2018-05-08T12:30:00Z">
          <w:pPr/>
        </w:pPrChange>
      </w:pPr>
      <w:bookmarkStart w:id="1114" w:name="_Toc513546654"/>
      <w:bookmarkEnd w:id="1114"/>
    </w:p>
    <w:p w:rsidR="006F1226" w:rsidDel="00B7450D" w:rsidRDefault="005735CC" w:rsidP="00B7450D">
      <w:pPr>
        <w:pStyle w:val="Heading1"/>
        <w:jc w:val="left"/>
        <w:rPr>
          <w:del w:id="1115" w:author="Minh Đức Lê" w:date="2018-05-08T12:29:00Z"/>
          <w:b w:val="0"/>
          <w:bCs w:val="0"/>
          <w:i/>
          <w:lang w:val="vi-VN"/>
        </w:rPr>
        <w:sectPr w:rsidR="006F1226" w:rsidDel="00B7450D">
          <w:headerReference w:type="default" r:id="rId69"/>
          <w:footerReference w:type="default" r:id="rId70"/>
          <w:pgSz w:w="11906" w:h="16838"/>
          <w:pgMar w:top="1701" w:right="1134" w:bottom="1701" w:left="1985" w:header="709" w:footer="709" w:gutter="0"/>
          <w:cols w:space="720"/>
          <w:formProt w:val="0"/>
          <w:docGrid w:linePitch="360" w:charSpace="-10241"/>
        </w:sectPr>
        <w:pPrChange w:id="1116" w:author="Minh Đức Lê" w:date="2018-05-08T12:30:00Z">
          <w:pPr/>
        </w:pPrChange>
      </w:pPr>
      <w:del w:id="1117" w:author="Minh Đức Lê" w:date="2018-05-08T12:29:00Z">
        <w:r w:rsidDel="00B7450D">
          <w:rPr>
            <w:lang w:val="vi-VN"/>
          </w:rPr>
          <w:delText>Giao diện thanh toán</w:delText>
        </w:r>
        <w:bookmarkStart w:id="1118" w:name="_Toc513546655"/>
        <w:bookmarkEnd w:id="1118"/>
      </w:del>
    </w:p>
    <w:p w:rsidR="006F1226" w:rsidRDefault="005735CC" w:rsidP="00B7450D">
      <w:pPr>
        <w:pStyle w:val="Heading1"/>
        <w:jc w:val="left"/>
        <w:pPrChange w:id="1119" w:author="Minh Đức Lê" w:date="2018-05-08T12:30:00Z">
          <w:pPr>
            <w:pStyle w:val="Heading1"/>
            <w:numPr>
              <w:numId w:val="3"/>
            </w:numPr>
            <w:jc w:val="both"/>
          </w:pPr>
        </w:pPrChange>
      </w:pPr>
      <w:bookmarkStart w:id="1120" w:name="_Toc169424253"/>
      <w:bookmarkStart w:id="1121" w:name="_Toc513546656"/>
      <w:bookmarkEnd w:id="1120"/>
      <w:r>
        <w:t>: KẾT LUẬN</w:t>
      </w:r>
      <w:bookmarkEnd w:id="1121"/>
    </w:p>
    <w:p w:rsidR="006F1226" w:rsidRDefault="005735CC">
      <w:pPr>
        <w:pStyle w:val="Heading2"/>
        <w:numPr>
          <w:ilvl w:val="1"/>
          <w:numId w:val="3"/>
        </w:numPr>
      </w:pPr>
      <w:bookmarkStart w:id="1122" w:name="_Toc513546657"/>
      <w:r>
        <w:t>Kết quả đạt được</w:t>
      </w:r>
      <w:bookmarkEnd w:id="1122"/>
    </w:p>
    <w:p w:rsidR="006F1226" w:rsidRDefault="00B7450D">
      <w:pPr>
        <w:ind w:firstLine="576"/>
      </w:pPr>
      <w:ins w:id="1123" w:author="Minh Đức Lê" w:date="2018-05-08T12:30:00Z">
        <w:r>
          <w:rPr>
            <w:lang w:val="vi-VN"/>
          </w:rPr>
          <w:t>Thực đã hiện được chức năng chính của dự án gồm chức năng đăng nhập, thêm giỏ báo,đặt báo và phê duyệt đơn báo.</w:t>
        </w:r>
      </w:ins>
      <w:del w:id="1124" w:author="Minh Đức Lê" w:date="2018-05-08T12:30:00Z">
        <w:r w:rsidR="005735CC" w:rsidDel="00B7450D">
          <w:delText>Trình bày các chức năng đã hoàn thành trong đồ án hoặc kết quả nghiên cứu.</w:delText>
        </w:r>
      </w:del>
    </w:p>
    <w:p w:rsidR="006F1226" w:rsidRDefault="005735CC">
      <w:pPr>
        <w:pStyle w:val="Heading2"/>
        <w:numPr>
          <w:ilvl w:val="1"/>
          <w:numId w:val="3"/>
        </w:numPr>
      </w:pPr>
      <w:bookmarkStart w:id="1125" w:name="_Toc513546658"/>
      <w:r>
        <w:t>Hạn chế của đồ án</w:t>
      </w:r>
      <w:bookmarkEnd w:id="1125"/>
    </w:p>
    <w:p w:rsidR="006F1226" w:rsidRPr="00B7450D" w:rsidRDefault="005735CC">
      <w:pPr>
        <w:ind w:firstLine="576"/>
        <w:rPr>
          <w:lang w:val="vi-VN"/>
          <w:rPrChange w:id="1126" w:author="Minh Đức Lê" w:date="2018-05-08T12:32:00Z">
            <w:rPr/>
          </w:rPrChange>
        </w:rPr>
      </w:pPr>
      <w:del w:id="1127" w:author="Minh Đức Lê" w:date="2018-05-08T12:32:00Z">
        <w:r w:rsidDel="00B7450D">
          <w:delText>Trình bày những hạn chế, công việc chưa hoàn tất trong đồ án</w:delText>
        </w:r>
      </w:del>
      <w:ins w:id="1128" w:author="Minh Đức Lê" w:date="2018-05-08T12:32:00Z">
        <w:r w:rsidR="00B7450D">
          <w:rPr>
            <w:lang w:val="vi-VN"/>
          </w:rPr>
          <w:t>Đồ án vẫn còn thiếu sót về các chức năng quản lý, các chức năng phụ trợ.</w:t>
        </w:r>
      </w:ins>
    </w:p>
    <w:p w:rsidR="006F1226" w:rsidRDefault="005735CC">
      <w:pPr>
        <w:pStyle w:val="Heading2"/>
        <w:numPr>
          <w:ilvl w:val="1"/>
          <w:numId w:val="3"/>
        </w:numPr>
      </w:pPr>
      <w:bookmarkStart w:id="1129" w:name="_Toc513546659"/>
      <w:r>
        <w:t>Hướng phát triển</w:t>
      </w:r>
      <w:bookmarkEnd w:id="1129"/>
    </w:p>
    <w:p w:rsidR="006F1226" w:rsidRPr="00C96B24" w:rsidRDefault="005735CC">
      <w:pPr>
        <w:rPr>
          <w:lang w:val="vi-VN"/>
          <w:rPrChange w:id="1130" w:author="Minh Đức Lê" w:date="2018-05-08T12:32:00Z">
            <w:rPr/>
          </w:rPrChange>
        </w:rPr>
      </w:pPr>
      <w:del w:id="1131" w:author="Minh Đức Lê" w:date="2018-05-08T12:32:00Z">
        <w:r w:rsidDel="00C96B24">
          <w:delText xml:space="preserve">Trình bày các định hướng phát triển cho hệ thống hoặc hướng nghiên cứu trong tương lai. </w:delText>
        </w:r>
      </w:del>
      <w:ins w:id="1132" w:author="Minh Đức Lê" w:date="2018-05-08T12:32:00Z">
        <w:r w:rsidR="000B3A63">
          <w:rPr>
            <w:lang w:val="vi-VN"/>
          </w:rPr>
          <w:t>Nhóm sẽ p</w:t>
        </w:r>
        <w:r w:rsidR="00C96B24">
          <w:rPr>
            <w:lang w:val="vi-VN"/>
          </w:rPr>
          <w:t>hát triển cho dự án được hoàn thiện</w:t>
        </w:r>
      </w:ins>
      <w:ins w:id="1133" w:author="Minh Đức Lê" w:date="2018-05-08T12:33:00Z">
        <w:r w:rsidR="00A561E6">
          <w:rPr>
            <w:lang w:val="vi-VN"/>
          </w:rPr>
          <w:t xml:space="preserve"> hơn</w:t>
        </w:r>
      </w:ins>
      <w:ins w:id="1134" w:author="Minh Đức Lê" w:date="2018-05-08T12:32:00Z">
        <w:r w:rsidR="00C96B24">
          <w:rPr>
            <w:lang w:val="vi-VN"/>
          </w:rPr>
          <w:t xml:space="preserve"> và bổ sung </w:t>
        </w:r>
      </w:ins>
      <w:ins w:id="1135" w:author="Minh Đức Lê" w:date="2018-05-08T12:33:00Z">
        <w:r w:rsidR="00C96B24">
          <w:rPr>
            <w:lang w:val="vi-VN"/>
          </w:rPr>
          <w:t>thanh toán bằng online trong tương lai</w:t>
        </w:r>
      </w:ins>
    </w:p>
    <w:p w:rsidR="006F1226" w:rsidRDefault="006F1226"/>
    <w:p w:rsidR="006F1226" w:rsidRDefault="006F1226">
      <w:pPr>
        <w:pStyle w:val="Heading1"/>
        <w:numPr>
          <w:ilvl w:val="0"/>
          <w:numId w:val="0"/>
        </w:numPr>
        <w:ind w:firstLine="567"/>
      </w:pPr>
    </w:p>
    <w:p w:rsidR="006F1226" w:rsidRDefault="005735CC">
      <w:pPr>
        <w:pStyle w:val="Heading1"/>
        <w:numPr>
          <w:ilvl w:val="0"/>
          <w:numId w:val="0"/>
        </w:numPr>
        <w:ind w:firstLine="567"/>
      </w:pPr>
      <w:bookmarkStart w:id="1136" w:name="_Toc169424254"/>
      <w:bookmarkStart w:id="1137" w:name="_Toc513546660"/>
      <w:bookmarkEnd w:id="1136"/>
      <w:r>
        <w:t>TÀI LIỆU THAM KHẢO</w:t>
      </w:r>
      <w:bookmarkEnd w:id="1137"/>
    </w:p>
    <w:p w:rsidR="006F1226" w:rsidRDefault="005735CC">
      <w:pPr>
        <w:pStyle w:val="Like-Numbering"/>
      </w:pPr>
      <w:r>
        <w:t>Các tài liệu Tiếng Việt</w:t>
      </w:r>
    </w:p>
    <w:p w:rsidR="006F1226" w:rsidRDefault="005735CC">
      <w:pPr>
        <w:pStyle w:val="Tailieuthamkhao"/>
        <w:numPr>
          <w:ilvl w:val="0"/>
          <w:numId w:val="4"/>
        </w:numPr>
        <w:ind w:firstLine="0"/>
      </w:pPr>
      <w:r>
        <w:t>Họ và Tên tác giả (Thứ tự theo Tên). Tên sách. Tên nhà xuất bản, năm xuất bản.</w:t>
      </w:r>
    </w:p>
    <w:p w:rsidR="006F1226" w:rsidRDefault="005735CC">
      <w:pPr>
        <w:pStyle w:val="Tailieuthamkhao"/>
        <w:numPr>
          <w:ilvl w:val="0"/>
          <w:numId w:val="4"/>
        </w:numPr>
        <w:ind w:firstLine="0"/>
      </w:pPr>
      <w:r>
        <w:rPr>
          <w:szCs w:val="28"/>
        </w:rPr>
        <w:lastRenderedPageBreak/>
        <w:t xml:space="preserve">Nguyễn </w:t>
      </w:r>
      <w:r>
        <w:t>Quốc Cường, Hoàng Đức Hải. Giáo trình Đồ hoạ vi tính. NXB Giáo dục,</w:t>
      </w:r>
      <w:r>
        <w:rPr>
          <w:szCs w:val="28"/>
        </w:rPr>
        <w:t xml:space="preserve"> 2000.</w:t>
      </w:r>
    </w:p>
    <w:p w:rsidR="006F1226" w:rsidRDefault="005735CC">
      <w:pPr>
        <w:pStyle w:val="Tailieuthamkhao"/>
        <w:numPr>
          <w:ilvl w:val="0"/>
          <w:numId w:val="4"/>
        </w:numPr>
        <w:ind w:firstLine="0"/>
      </w:pPr>
      <w:ins w:id="1138" w:author="Minh Đức Lê" w:date="2018-04-08T08:54:00Z">
        <w:r>
          <w:rPr>
            <w:lang w:val="vi-VN"/>
          </w:rPr>
          <w:t xml:space="preserve">Cơ sở lý thuyết JAVA: </w:t>
        </w:r>
        <w:r>
          <w:t>http://voer.edu.vn/m/gioi-thieu-ve-ngon-ngu-java/6a520965</w:t>
        </w:r>
      </w:ins>
    </w:p>
    <w:p w:rsidR="006F1226" w:rsidRDefault="005735CC">
      <w:pPr>
        <w:pStyle w:val="Tailieuthamkhao"/>
        <w:numPr>
          <w:ilvl w:val="0"/>
          <w:numId w:val="4"/>
        </w:numPr>
        <w:ind w:firstLine="0"/>
      </w:pPr>
      <w:ins w:id="1139" w:author="Minh Đức Lê" w:date="2018-04-08T09:24:00Z">
        <w:r>
          <w:rPr>
            <w:lang w:val="vi-VN"/>
          </w:rPr>
          <w:t xml:space="preserve">Cơ sở lý thuyết JDBC: </w:t>
        </w:r>
      </w:ins>
      <w:ins w:id="1140" w:author="Minh Đức Lê" w:date="2018-04-08T09:25:00Z">
        <w:r>
          <w:rPr>
            <w:lang w:val="vi-VN"/>
          </w:rPr>
          <w:t>https://o7planning.org/vi/10167/huong-dan-su-dung-java-jdbc</w:t>
        </w:r>
      </w:ins>
    </w:p>
    <w:p w:rsidR="006F1226" w:rsidRDefault="005735CC">
      <w:pPr>
        <w:pStyle w:val="Tailieuthamkhao"/>
        <w:numPr>
          <w:ilvl w:val="0"/>
          <w:numId w:val="4"/>
        </w:numPr>
        <w:ind w:firstLine="0"/>
      </w:pPr>
      <w:ins w:id="1141" w:author="Minh Đức Lê" w:date="2018-04-08T09:23:00Z">
        <w:r>
          <w:rPr>
            <w:lang w:val="vi-VN"/>
          </w:rPr>
          <w:t>Cơ sở lý thuyết Spring MVC: https://stackjava.com/spring/spring-mvc-phan-1-kien-truc-cua-spring-mvc.html</w:t>
        </w:r>
      </w:ins>
    </w:p>
    <w:p w:rsidR="006F1226" w:rsidRDefault="005735CC">
      <w:pPr>
        <w:pStyle w:val="Like-Numbering"/>
      </w:pPr>
      <w:r>
        <w:t>Các tài liệu Tiếng Anh</w:t>
      </w:r>
    </w:p>
    <w:p w:rsidR="006F1226" w:rsidRDefault="005735CC">
      <w:pPr>
        <w:pStyle w:val="Tailieuthamkhao"/>
        <w:numPr>
          <w:ilvl w:val="0"/>
          <w:numId w:val="4"/>
        </w:numPr>
        <w:ind w:firstLine="0"/>
        <w:rPr>
          <w:rStyle w:val="atitle"/>
        </w:rPr>
      </w:pPr>
      <w:r>
        <w:rPr>
          <w:rStyle w:val="atitle"/>
          <w:szCs w:val="26"/>
        </w:rPr>
        <w:t xml:space="preserve">Amy </w:t>
      </w:r>
      <w:r>
        <w:t>Apon</w:t>
      </w:r>
      <w:r>
        <w:rPr>
          <w:rStyle w:val="atitle"/>
          <w:szCs w:val="26"/>
        </w:rPr>
        <w:t>. Lecture for Cluster and Grid Computing.</w:t>
      </w:r>
      <w:r>
        <w:t xml:space="preserve"> University</w:t>
      </w:r>
      <w:r>
        <w:rPr>
          <w:rStyle w:val="atitle"/>
          <w:szCs w:val="26"/>
        </w:rPr>
        <w:t xml:space="preserve"> of Arkansas, 2004.</w:t>
      </w:r>
    </w:p>
    <w:p w:rsidR="006F1226" w:rsidRDefault="005735CC">
      <w:pPr>
        <w:pStyle w:val="Tailieuthamkhao"/>
        <w:numPr>
          <w:ilvl w:val="0"/>
          <w:numId w:val="4"/>
        </w:numPr>
        <w:ind w:firstLine="0"/>
      </w:pPr>
      <w:r>
        <w:rPr>
          <w:rStyle w:val="atitle"/>
          <w:szCs w:val="26"/>
        </w:rPr>
        <w:t xml:space="preserve">Bart Jacob, </w:t>
      </w:r>
      <w:r>
        <w:t>Luis</w:t>
      </w:r>
      <w:r>
        <w:rPr>
          <w:rStyle w:val="atitle"/>
          <w:szCs w:val="26"/>
        </w:rPr>
        <w:t xml:space="preserve"> Ferreira, Nobert </w:t>
      </w:r>
      <w:r>
        <w:t>Bieberstein</w:t>
      </w:r>
      <w:r>
        <w:rPr>
          <w:rStyle w:val="atitle"/>
          <w:szCs w:val="26"/>
        </w:rPr>
        <w:t>, Candice Gilzean, Jean-Yves, Girard, Roman Strachowski, Seong (Steve) Yu. Enabling Application for Grid Computing with Globus. IBM RedBooks, 2003.</w:t>
      </w:r>
    </w:p>
    <w:p w:rsidR="006F1226" w:rsidRDefault="005735CC">
      <w:pPr>
        <w:pStyle w:val="Like-Numbering"/>
      </w:pPr>
      <w:r>
        <w:t>Các tài liệu từ Internet</w:t>
      </w:r>
    </w:p>
    <w:p w:rsidR="006F1226" w:rsidRDefault="005735CC">
      <w:pPr>
        <w:pStyle w:val="Tailieuthamkhao"/>
        <w:numPr>
          <w:ilvl w:val="0"/>
          <w:numId w:val="4"/>
        </w:numPr>
        <w:ind w:firstLine="0"/>
      </w:pPr>
      <w:r>
        <w:t xml:space="preserve">Website GIS của chính phủ: </w:t>
      </w:r>
      <w:hyperlink r:id="rId71">
        <w:r>
          <w:rPr>
            <w:rStyle w:val="InternetLink"/>
            <w:vanish/>
            <w:webHidden/>
          </w:rPr>
          <w:t>http://gis.chinhphu.vn</w:t>
        </w:r>
      </w:hyperlink>
    </w:p>
    <w:p w:rsidR="006F1226" w:rsidRDefault="005735CC">
      <w:pPr>
        <w:pStyle w:val="Tailieuthamkhao"/>
        <w:numPr>
          <w:ilvl w:val="0"/>
          <w:numId w:val="4"/>
        </w:numPr>
        <w:ind w:firstLine="0"/>
        <w:sectPr w:rsidR="006F1226">
          <w:headerReference w:type="default" r:id="rId72"/>
          <w:footerReference w:type="default" r:id="rId73"/>
          <w:pgSz w:w="11906" w:h="16838"/>
          <w:pgMar w:top="1701" w:right="1134" w:bottom="1701" w:left="1985" w:header="709" w:footer="709" w:gutter="0"/>
          <w:cols w:space="720"/>
          <w:formProt w:val="0"/>
          <w:docGrid w:linePitch="360" w:charSpace="-10241"/>
        </w:sectPr>
      </w:pPr>
      <w:r>
        <w:t>...</w:t>
      </w:r>
    </w:p>
    <w:p w:rsidR="006F1226" w:rsidRDefault="005735CC">
      <w:pPr>
        <w:pStyle w:val="Heading1"/>
        <w:numPr>
          <w:ilvl w:val="0"/>
          <w:numId w:val="0"/>
        </w:numPr>
        <w:ind w:firstLine="567"/>
      </w:pPr>
      <w:bookmarkStart w:id="1142" w:name="_Toc169424255"/>
      <w:bookmarkStart w:id="1143" w:name="_Toc513546661"/>
      <w:bookmarkEnd w:id="1142"/>
      <w:r>
        <w:lastRenderedPageBreak/>
        <w:t>PHỤ LỤC</w:t>
      </w:r>
      <w:bookmarkEnd w:id="1143"/>
    </w:p>
    <w:p w:rsidR="006F1226" w:rsidRDefault="006F1226"/>
    <w:sectPr w:rsidR="006F1226">
      <w:headerReference w:type="default" r:id="rId74"/>
      <w:footerReference w:type="default" r:id="rId75"/>
      <w:pgSz w:w="11906" w:h="16838"/>
      <w:pgMar w:top="1701" w:right="1134" w:bottom="1701" w:left="1985" w:header="709" w:footer="709" w:gutter="0"/>
      <w:cols w:space="720"/>
      <w:formProt w:val="0"/>
      <w:docGrid w:linePitch="360" w:charSpace="-1024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601" w:rsidRDefault="00657601">
      <w:pPr>
        <w:spacing w:before="0" w:line="240" w:lineRule="auto"/>
      </w:pPr>
      <w:r>
        <w:separator/>
      </w:r>
    </w:p>
  </w:endnote>
  <w:endnote w:type="continuationSeparator" w:id="0">
    <w:p w:rsidR="00657601" w:rsidRDefault="006576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default"/>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02" w:type="dxa"/>
      <w:tblBorders>
        <w:top w:val="single" w:sz="4" w:space="0" w:color="00000A"/>
      </w:tblBorders>
      <w:tblCellMar>
        <w:left w:w="57" w:type="dxa"/>
        <w:right w:w="57" w:type="dxa"/>
      </w:tblCellMar>
      <w:tblLook w:val="04A0" w:firstRow="1" w:lastRow="0" w:firstColumn="1" w:lastColumn="0" w:noHBand="0" w:noVBand="1"/>
    </w:tblPr>
    <w:tblGrid>
      <w:gridCol w:w="2976"/>
      <w:gridCol w:w="2961"/>
      <w:gridCol w:w="2965"/>
    </w:tblGrid>
    <w:tr w:rsidR="005735CC">
      <w:tc>
        <w:tcPr>
          <w:tcW w:w="2976" w:type="dxa"/>
          <w:tcBorders>
            <w:top w:val="single" w:sz="4" w:space="0" w:color="00000A"/>
          </w:tcBorders>
          <w:shd w:val="clear" w:color="auto" w:fill="FAFAFA"/>
        </w:tcPr>
        <w:p w:rsidR="005735CC" w:rsidRDefault="005735CC">
          <w:pPr>
            <w:pStyle w:val="Footer"/>
            <w:spacing w:before="0" w:line="240" w:lineRule="auto"/>
            <w:ind w:right="360" w:firstLine="0"/>
          </w:pPr>
        </w:p>
      </w:tc>
      <w:tc>
        <w:tcPr>
          <w:tcW w:w="2961" w:type="dxa"/>
          <w:tcBorders>
            <w:top w:val="single" w:sz="4" w:space="0" w:color="00000A"/>
          </w:tcBorders>
          <w:shd w:val="clear" w:color="auto" w:fill="FAFAFA"/>
        </w:tcPr>
        <w:p w:rsidR="005735CC" w:rsidRDefault="005735CC">
          <w:pPr>
            <w:pStyle w:val="Footer"/>
            <w:spacing w:before="0" w:line="240" w:lineRule="auto"/>
            <w:ind w:firstLine="0"/>
            <w:jc w:val="center"/>
          </w:pPr>
        </w:p>
      </w:tc>
      <w:tc>
        <w:tcPr>
          <w:tcW w:w="2965" w:type="dxa"/>
          <w:tcBorders>
            <w:top w:val="single" w:sz="4" w:space="0" w:color="00000A"/>
          </w:tcBorders>
          <w:shd w:val="clear" w:color="auto" w:fill="FAFAFA"/>
        </w:tcPr>
        <w:p w:rsidR="005735CC" w:rsidRDefault="005735CC">
          <w:pPr>
            <w:pStyle w:val="Footer"/>
            <w:spacing w:before="0" w:line="240" w:lineRule="auto"/>
            <w:ind w:right="-1" w:firstLine="0"/>
            <w:jc w:val="right"/>
            <w:rPr>
              <w:i/>
              <w:sz w:val="24"/>
            </w:rPr>
          </w:pPr>
          <w:r>
            <w:rPr>
              <w:i/>
              <w:sz w:val="24"/>
              <w:highlight w:val="yellow"/>
            </w:rPr>
            <w:t>Lớp DHKTPM11A</w:t>
          </w:r>
        </w:p>
      </w:tc>
    </w:tr>
  </w:tbl>
  <w:p w:rsidR="005735CC" w:rsidRDefault="005735C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601" w:rsidRDefault="00657601">
      <w:pPr>
        <w:spacing w:before="0" w:line="240" w:lineRule="auto"/>
      </w:pPr>
      <w:r>
        <w:separator/>
      </w:r>
    </w:p>
  </w:footnote>
  <w:footnote w:type="continuationSeparator" w:id="0">
    <w:p w:rsidR="00657601" w:rsidRDefault="0065760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Header"/>
    </w:pPr>
  </w:p>
  <w:tbl>
    <w:tblPr>
      <w:tblW w:w="8902" w:type="dxa"/>
      <w:tblBorders>
        <w:top w:val="single" w:sz="4" w:space="0" w:color="00000A"/>
        <w:bottom w:val="single" w:sz="4" w:space="0" w:color="00000A"/>
        <w:insideH w:val="single" w:sz="4" w:space="0" w:color="00000A"/>
      </w:tblBorders>
      <w:tblCellMar>
        <w:left w:w="57" w:type="dxa"/>
        <w:right w:w="57" w:type="dxa"/>
      </w:tblCellMar>
      <w:tblLook w:val="04A0" w:firstRow="1" w:lastRow="0" w:firstColumn="1" w:lastColumn="0" w:noHBand="0" w:noVBand="1"/>
    </w:tblPr>
    <w:tblGrid>
      <w:gridCol w:w="8902"/>
    </w:tblGrid>
    <w:tr w:rsidR="005735CC">
      <w:tc>
        <w:tcPr>
          <w:tcW w:w="8902" w:type="dxa"/>
          <w:tcBorders>
            <w:top w:val="single" w:sz="4" w:space="0" w:color="00000A"/>
            <w:bottom w:val="single" w:sz="4" w:space="0" w:color="00000A"/>
          </w:tcBorders>
          <w:shd w:val="clear" w:color="auto" w:fill="FAFAFA"/>
        </w:tcPr>
        <w:p w:rsidR="005735CC" w:rsidRDefault="005735CC">
          <w:pPr>
            <w:pStyle w:val="Header"/>
            <w:spacing w:before="0" w:line="240" w:lineRule="auto"/>
            <w:ind w:firstLine="0"/>
            <w:rPr>
              <w:i/>
              <w:sz w:val="24"/>
            </w:rPr>
          </w:pPr>
          <w:r>
            <w:rPr>
              <w:i/>
              <w:sz w:val="24"/>
            </w:rPr>
            <w:t>Báo cáo Bài tập lớn môn Lập trình Web nâng cao - Bộ môn  Kỹ Thuật Phần Mềm</w:t>
          </w:r>
        </w:p>
      </w:tc>
    </w:tr>
  </w:tbl>
  <w:p w:rsidR="005735CC" w:rsidRDefault="005735CC">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Header"/>
    </w:pPr>
  </w:p>
  <w:tbl>
    <w:tblPr>
      <w:tblW w:w="8902" w:type="dxa"/>
      <w:tblBorders>
        <w:top w:val="single" w:sz="4" w:space="0" w:color="00000A"/>
        <w:bottom w:val="single" w:sz="4" w:space="0" w:color="00000A"/>
        <w:insideH w:val="single" w:sz="4" w:space="0" w:color="00000A"/>
      </w:tblBorders>
      <w:tblCellMar>
        <w:left w:w="57" w:type="dxa"/>
        <w:right w:w="57" w:type="dxa"/>
      </w:tblCellMar>
      <w:tblLook w:val="04A0" w:firstRow="1" w:lastRow="0" w:firstColumn="1" w:lastColumn="0" w:noHBand="0" w:noVBand="1"/>
    </w:tblPr>
    <w:tblGrid>
      <w:gridCol w:w="8902"/>
    </w:tblGrid>
    <w:tr w:rsidR="005735CC">
      <w:tc>
        <w:tcPr>
          <w:tcW w:w="8902" w:type="dxa"/>
          <w:tcBorders>
            <w:top w:val="single" w:sz="4" w:space="0" w:color="00000A"/>
            <w:bottom w:val="single" w:sz="4" w:space="0" w:color="00000A"/>
          </w:tcBorders>
          <w:shd w:val="clear" w:color="auto" w:fill="FAFAFA"/>
        </w:tcPr>
        <w:p w:rsidR="005735CC" w:rsidRDefault="005735CC">
          <w:pPr>
            <w:pStyle w:val="Header"/>
            <w:spacing w:before="0" w:line="240" w:lineRule="auto"/>
            <w:ind w:firstLine="0"/>
          </w:pPr>
          <w:r>
            <w:rPr>
              <w:i/>
              <w:sz w:val="24"/>
            </w:rPr>
            <w:t>Báo cáo Bài tập lớn môn Lập trình Web nâng cao - Bộ môn  Kỹ Thuật Phần Mềm</w:t>
          </w:r>
        </w:p>
      </w:tc>
    </w:tr>
  </w:tbl>
  <w:p w:rsidR="005735CC" w:rsidRDefault="005735CC">
    <w:pPr>
      <w:pStyle w:val="Header"/>
      <w:spacing w:before="0" w:line="240" w:lineRule="auto"/>
      <w:rPr>
        <w:i/>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Header"/>
    </w:pPr>
  </w:p>
  <w:tbl>
    <w:tblPr>
      <w:tblW w:w="8902" w:type="dxa"/>
      <w:tblBorders>
        <w:top w:val="single" w:sz="4" w:space="0" w:color="00000A"/>
        <w:bottom w:val="single" w:sz="4" w:space="0" w:color="00000A"/>
        <w:insideH w:val="single" w:sz="4" w:space="0" w:color="00000A"/>
      </w:tblBorders>
      <w:tblCellMar>
        <w:left w:w="57" w:type="dxa"/>
        <w:right w:w="57" w:type="dxa"/>
      </w:tblCellMar>
      <w:tblLook w:val="04A0" w:firstRow="1" w:lastRow="0" w:firstColumn="1" w:lastColumn="0" w:noHBand="0" w:noVBand="1"/>
    </w:tblPr>
    <w:tblGrid>
      <w:gridCol w:w="8902"/>
    </w:tblGrid>
    <w:tr w:rsidR="005735CC">
      <w:tc>
        <w:tcPr>
          <w:tcW w:w="8902" w:type="dxa"/>
          <w:tcBorders>
            <w:top w:val="single" w:sz="4" w:space="0" w:color="00000A"/>
            <w:bottom w:val="single" w:sz="4" w:space="0" w:color="00000A"/>
          </w:tcBorders>
          <w:shd w:val="clear" w:color="auto" w:fill="FAFAFA"/>
        </w:tcPr>
        <w:p w:rsidR="005735CC" w:rsidRDefault="005735CC">
          <w:pPr>
            <w:pStyle w:val="Header"/>
            <w:spacing w:before="0" w:line="240" w:lineRule="auto"/>
            <w:ind w:firstLine="0"/>
          </w:pPr>
          <w:r>
            <w:rPr>
              <w:i/>
              <w:sz w:val="24"/>
            </w:rPr>
            <w:t>Báo cáo Bài tập lớn môn Lập trình Web nâng cao - Bộ môn  Kỹ Thuật Phần Mềm</w:t>
          </w:r>
        </w:p>
      </w:tc>
    </w:tr>
  </w:tbl>
  <w:p w:rsidR="005735CC" w:rsidRDefault="005735CC">
    <w:pPr>
      <w:pStyle w:val="Header"/>
      <w:spacing w:before="0" w:line="240" w:lineRule="auto"/>
      <w:rPr>
        <w:i/>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Header"/>
    </w:pPr>
  </w:p>
  <w:tbl>
    <w:tblPr>
      <w:tblW w:w="8902" w:type="dxa"/>
      <w:tblBorders>
        <w:top w:val="single" w:sz="4" w:space="0" w:color="00000A"/>
        <w:bottom w:val="single" w:sz="4" w:space="0" w:color="00000A"/>
        <w:insideH w:val="single" w:sz="4" w:space="0" w:color="00000A"/>
      </w:tblBorders>
      <w:tblCellMar>
        <w:left w:w="57" w:type="dxa"/>
        <w:right w:w="57" w:type="dxa"/>
      </w:tblCellMar>
      <w:tblLook w:val="04A0" w:firstRow="1" w:lastRow="0" w:firstColumn="1" w:lastColumn="0" w:noHBand="0" w:noVBand="1"/>
    </w:tblPr>
    <w:tblGrid>
      <w:gridCol w:w="8902"/>
    </w:tblGrid>
    <w:tr w:rsidR="005735CC">
      <w:tc>
        <w:tcPr>
          <w:tcW w:w="8902" w:type="dxa"/>
          <w:tcBorders>
            <w:top w:val="single" w:sz="4" w:space="0" w:color="00000A"/>
            <w:bottom w:val="single" w:sz="4" w:space="0" w:color="00000A"/>
          </w:tcBorders>
          <w:shd w:val="clear" w:color="auto" w:fill="FAFAFA"/>
        </w:tcPr>
        <w:p w:rsidR="005735CC" w:rsidRDefault="005735CC">
          <w:pPr>
            <w:pStyle w:val="Header"/>
            <w:spacing w:before="0" w:line="240" w:lineRule="auto"/>
            <w:ind w:firstLine="0"/>
          </w:pPr>
          <w:r>
            <w:rPr>
              <w:i/>
              <w:sz w:val="24"/>
            </w:rPr>
            <w:t>Báo cáo Bài tập lớn môn Lập trình Web nâng cao - Bộ môn  Kỹ Thuật Phần Mềm</w:t>
          </w:r>
        </w:p>
      </w:tc>
    </w:tr>
  </w:tbl>
  <w:p w:rsidR="005735CC" w:rsidRDefault="005735CC">
    <w:pPr>
      <w:pStyle w:val="Header"/>
      <w:spacing w:before="0" w:line="240" w:lineRule="auto"/>
      <w:rPr>
        <w:i/>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Header"/>
    </w:pPr>
  </w:p>
  <w:tbl>
    <w:tblPr>
      <w:tblW w:w="8902" w:type="dxa"/>
      <w:tblBorders>
        <w:top w:val="single" w:sz="4" w:space="0" w:color="00000A"/>
        <w:bottom w:val="single" w:sz="4" w:space="0" w:color="00000A"/>
        <w:insideH w:val="single" w:sz="4" w:space="0" w:color="00000A"/>
      </w:tblBorders>
      <w:tblCellMar>
        <w:left w:w="57" w:type="dxa"/>
        <w:right w:w="57" w:type="dxa"/>
      </w:tblCellMar>
      <w:tblLook w:val="04A0" w:firstRow="1" w:lastRow="0" w:firstColumn="1" w:lastColumn="0" w:noHBand="0" w:noVBand="1"/>
    </w:tblPr>
    <w:tblGrid>
      <w:gridCol w:w="8902"/>
    </w:tblGrid>
    <w:tr w:rsidR="005735CC">
      <w:tc>
        <w:tcPr>
          <w:tcW w:w="8902" w:type="dxa"/>
          <w:tcBorders>
            <w:top w:val="single" w:sz="4" w:space="0" w:color="00000A"/>
            <w:bottom w:val="single" w:sz="4" w:space="0" w:color="00000A"/>
          </w:tcBorders>
          <w:shd w:val="clear" w:color="auto" w:fill="FAFAFA"/>
        </w:tcPr>
        <w:p w:rsidR="005735CC" w:rsidRDefault="005735CC">
          <w:pPr>
            <w:pStyle w:val="Header"/>
            <w:spacing w:before="0" w:line="240" w:lineRule="auto"/>
            <w:ind w:firstLine="0"/>
          </w:pPr>
          <w:r>
            <w:rPr>
              <w:i/>
              <w:sz w:val="24"/>
            </w:rPr>
            <w:t>Báo cáo Bài tập lớn môn Lập trình Web nâng cao - Bộ môn  Kỹ Thuật Phần Mềm</w:t>
          </w:r>
        </w:p>
      </w:tc>
    </w:tr>
  </w:tbl>
  <w:p w:rsidR="005735CC" w:rsidRDefault="005735CC">
    <w:pPr>
      <w:pStyle w:val="Header"/>
      <w:spacing w:before="0" w:line="240" w:lineRule="auto"/>
      <w:rPr>
        <w:i/>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5CC" w:rsidRDefault="005735CC">
    <w:pPr>
      <w:pStyle w:val="Header"/>
    </w:pPr>
  </w:p>
  <w:tbl>
    <w:tblPr>
      <w:tblW w:w="8902" w:type="dxa"/>
      <w:tblBorders>
        <w:top w:val="single" w:sz="4" w:space="0" w:color="00000A"/>
        <w:bottom w:val="single" w:sz="4" w:space="0" w:color="00000A"/>
        <w:insideH w:val="single" w:sz="4" w:space="0" w:color="00000A"/>
      </w:tblBorders>
      <w:tblCellMar>
        <w:left w:w="57" w:type="dxa"/>
        <w:right w:w="57" w:type="dxa"/>
      </w:tblCellMar>
      <w:tblLook w:val="04A0" w:firstRow="1" w:lastRow="0" w:firstColumn="1" w:lastColumn="0" w:noHBand="0" w:noVBand="1"/>
    </w:tblPr>
    <w:tblGrid>
      <w:gridCol w:w="8902"/>
    </w:tblGrid>
    <w:tr w:rsidR="005735CC">
      <w:tc>
        <w:tcPr>
          <w:tcW w:w="8902" w:type="dxa"/>
          <w:tcBorders>
            <w:top w:val="single" w:sz="4" w:space="0" w:color="00000A"/>
            <w:bottom w:val="single" w:sz="4" w:space="0" w:color="00000A"/>
          </w:tcBorders>
          <w:shd w:val="clear" w:color="auto" w:fill="FAFAFA"/>
        </w:tcPr>
        <w:p w:rsidR="005735CC" w:rsidRDefault="005735CC">
          <w:pPr>
            <w:pStyle w:val="Header"/>
            <w:spacing w:before="0" w:line="240" w:lineRule="auto"/>
            <w:ind w:firstLine="0"/>
          </w:pPr>
          <w:r>
            <w:rPr>
              <w:i/>
              <w:sz w:val="24"/>
            </w:rPr>
            <w:t>Báo cáo Bài tập lớn môn Lập trình Web nâng cao - Bộ môn  Kỹ Thuật Phần Mềm</w:t>
          </w:r>
        </w:p>
      </w:tc>
    </w:tr>
  </w:tbl>
  <w:p w:rsidR="005735CC" w:rsidRDefault="005735CC">
    <w:pPr>
      <w:pStyle w:val="Header"/>
      <w:spacing w:before="0" w:line="240" w:lineRule="auto"/>
      <w:rPr>
        <w:i/>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042"/>
    <w:multiLevelType w:val="multilevel"/>
    <w:tmpl w:val="EFAAF516"/>
    <w:lvl w:ilvl="0">
      <w:start w:val="1"/>
      <w:numFmt w:val="decimal"/>
      <w:pStyle w:val="Heading1"/>
      <w:suff w:val="nothing"/>
      <w:lvlText w:val="CHƯƠNG %1"/>
      <w:lvlJc w:val="left"/>
      <w:pPr>
        <w:ind w:left="3119"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004"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E914F76"/>
    <w:multiLevelType w:val="multilevel"/>
    <w:tmpl w:val="41FA8D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68E4961"/>
    <w:multiLevelType w:val="multilevel"/>
    <w:tmpl w:val="AF2E26AA"/>
    <w:lvl w:ilvl="0">
      <w:start w:val="1"/>
      <w:numFmt w:val="decimal"/>
      <w:pStyle w:val="Heading1"/>
      <w:suff w:val="nothing"/>
      <w:lvlText w:val="CHƯƠNG %1"/>
      <w:lvlJc w:val="left"/>
      <w:pPr>
        <w:ind w:left="2411" w:firstLine="0"/>
      </w:pPr>
      <w:rPr>
        <w:color w:val="00000A"/>
      </w:r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rPr>
        <w:b w:val="0"/>
        <w:i/>
      </w:rPr>
    </w:lvl>
    <w:lvl w:ilvl="3">
      <w:start w:val="1"/>
      <w:numFmt w:val="decimal"/>
      <w:pStyle w:val="Heading4"/>
      <w:suff w:val="space"/>
      <w:lvlText w:val="%1.%2.%3.%4"/>
      <w:lvlJc w:val="left"/>
      <w:pPr>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8127E17"/>
    <w:multiLevelType w:val="multilevel"/>
    <w:tmpl w:val="24A406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D5B261D"/>
    <w:multiLevelType w:val="multilevel"/>
    <w:tmpl w:val="E1CA9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194351E"/>
    <w:multiLevelType w:val="multilevel"/>
    <w:tmpl w:val="F510F664"/>
    <w:lvl w:ilvl="0">
      <w:start w:val="1"/>
      <w:numFmt w:val="bullet"/>
      <w:lvlText w:val="-"/>
      <w:lvlJc w:val="left"/>
      <w:pPr>
        <w:ind w:left="927" w:hanging="360"/>
      </w:pPr>
      <w:rPr>
        <w:rFonts w:ascii="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6">
    <w:nsid w:val="331E4709"/>
    <w:multiLevelType w:val="multilevel"/>
    <w:tmpl w:val="BF4442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4710399"/>
    <w:multiLevelType w:val="multilevel"/>
    <w:tmpl w:val="507C0720"/>
    <w:lvl w:ilvl="0">
      <w:start w:val="1"/>
      <w:numFmt w:val="decimal"/>
      <w:suff w:val="nothing"/>
      <w:lvlText w:val="CHƯƠNG %1"/>
      <w:lvlJc w:val="left"/>
      <w:pPr>
        <w:ind w:left="2411" w:firstLine="0"/>
      </w:pPr>
      <w:rPr>
        <w:color w:val="00000A"/>
      </w:rPr>
    </w:lvl>
    <w:lvl w:ilvl="1">
      <w:start w:val="1"/>
      <w:numFmt w:val="decimal"/>
      <w:suff w:val="space"/>
      <w:lvlText w:val="%1.%2"/>
      <w:lvlJc w:val="left"/>
      <w:pPr>
        <w:ind w:left="576" w:hanging="576"/>
      </w:pPr>
    </w:lvl>
    <w:lvl w:ilvl="2">
      <w:start w:val="1"/>
      <w:numFmt w:val="decimal"/>
      <w:suff w:val="space"/>
      <w:lvlText w:val="%1.%2.%3"/>
      <w:lvlJc w:val="left"/>
      <w:pPr>
        <w:ind w:left="720" w:hanging="720"/>
      </w:pPr>
      <w:rPr>
        <w:b w:val="0"/>
        <w:i/>
      </w:r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39E718CA"/>
    <w:multiLevelType w:val="multilevel"/>
    <w:tmpl w:val="4978D91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3D494DA1"/>
    <w:multiLevelType w:val="multilevel"/>
    <w:tmpl w:val="9D009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8AE0056"/>
    <w:multiLevelType w:val="multilevel"/>
    <w:tmpl w:val="01BCC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8D83807"/>
    <w:multiLevelType w:val="multilevel"/>
    <w:tmpl w:val="2FECF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C800210"/>
    <w:multiLevelType w:val="multilevel"/>
    <w:tmpl w:val="B47A4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1D65502"/>
    <w:multiLevelType w:val="multilevel"/>
    <w:tmpl w:val="DBC480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9320B64"/>
    <w:multiLevelType w:val="multilevel"/>
    <w:tmpl w:val="7040B7B0"/>
    <w:lvl w:ilvl="0">
      <w:start w:val="1"/>
      <w:numFmt w:val="decimal"/>
      <w:lvlText w:val="3.%1"/>
      <w:lvlJc w:val="right"/>
      <w:pPr>
        <w:ind w:left="10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9695DAB"/>
    <w:multiLevelType w:val="multilevel"/>
    <w:tmpl w:val="7166BD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D7D485D"/>
    <w:multiLevelType w:val="multilevel"/>
    <w:tmpl w:val="C0AAEFE2"/>
    <w:lvl w:ilvl="0">
      <w:start w:val="1"/>
      <w:numFmt w:val="decimal"/>
      <w:suff w:val="nothing"/>
      <w:lvlText w:val="CHƯƠNG %1"/>
      <w:lvlJc w:val="left"/>
      <w:pPr>
        <w:ind w:left="2411" w:firstLine="0"/>
      </w:pPr>
      <w:rPr>
        <w:color w:val="00000A"/>
      </w:rPr>
    </w:lvl>
    <w:lvl w:ilvl="1">
      <w:start w:val="1"/>
      <w:numFmt w:val="decimal"/>
      <w:suff w:val="space"/>
      <w:lvlText w:val="%1.%2"/>
      <w:lvlJc w:val="left"/>
      <w:pPr>
        <w:ind w:left="576" w:hanging="576"/>
      </w:pPr>
    </w:lvl>
    <w:lvl w:ilvl="2">
      <w:start w:val="1"/>
      <w:numFmt w:val="decimal"/>
      <w:suff w:val="space"/>
      <w:lvlText w:val="%1.%2.%3"/>
      <w:lvlJc w:val="left"/>
      <w:pPr>
        <w:ind w:left="720" w:hanging="720"/>
      </w:pPr>
      <w:rPr>
        <w:b w:val="0"/>
        <w:i/>
      </w:r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5F7B3720"/>
    <w:multiLevelType w:val="multilevel"/>
    <w:tmpl w:val="E4646F68"/>
    <w:lvl w:ilvl="0">
      <w:start w:val="1"/>
      <w:numFmt w:val="decimal"/>
      <w:suff w:val="spac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36E2C7C"/>
    <w:multiLevelType w:val="multilevel"/>
    <w:tmpl w:val="A2E84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6907B7"/>
    <w:multiLevelType w:val="multilevel"/>
    <w:tmpl w:val="41C0F5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nsid w:val="7B8F61E8"/>
    <w:multiLevelType w:val="multilevel"/>
    <w:tmpl w:val="AD089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EFB35DB"/>
    <w:multiLevelType w:val="multilevel"/>
    <w:tmpl w:val="8D907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num>
  <w:num w:numId="2">
    <w:abstractNumId w:val="16"/>
  </w:num>
  <w:num w:numId="3">
    <w:abstractNumId w:val="7"/>
  </w:num>
  <w:num w:numId="4">
    <w:abstractNumId w:val="17"/>
  </w:num>
  <w:num w:numId="5">
    <w:abstractNumId w:val="3"/>
  </w:num>
  <w:num w:numId="6">
    <w:abstractNumId w:val="12"/>
  </w:num>
  <w:num w:numId="7">
    <w:abstractNumId w:val="9"/>
  </w:num>
  <w:num w:numId="8">
    <w:abstractNumId w:val="4"/>
  </w:num>
  <w:num w:numId="9">
    <w:abstractNumId w:val="13"/>
  </w:num>
  <w:num w:numId="10">
    <w:abstractNumId w:val="15"/>
  </w:num>
  <w:num w:numId="11">
    <w:abstractNumId w:val="1"/>
  </w:num>
  <w:num w:numId="12">
    <w:abstractNumId w:val="14"/>
  </w:num>
  <w:num w:numId="13">
    <w:abstractNumId w:val="11"/>
  </w:num>
  <w:num w:numId="14">
    <w:abstractNumId w:val="18"/>
  </w:num>
  <w:num w:numId="15">
    <w:abstractNumId w:val="20"/>
  </w:num>
  <w:num w:numId="16">
    <w:abstractNumId w:val="10"/>
  </w:num>
  <w:num w:numId="17">
    <w:abstractNumId w:val="6"/>
  </w:num>
  <w:num w:numId="18">
    <w:abstractNumId w:val="5"/>
  </w:num>
  <w:num w:numId="19">
    <w:abstractNumId w:val="21"/>
  </w:num>
  <w:num w:numId="20">
    <w:abstractNumId w:val="19"/>
  </w:num>
  <w:num w:numId="21">
    <w:abstractNumId w:val="8"/>
  </w:num>
  <w:num w:numId="2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226"/>
    <w:rsid w:val="00000732"/>
    <w:rsid w:val="00093BF9"/>
    <w:rsid w:val="000B3A63"/>
    <w:rsid w:val="001A0A11"/>
    <w:rsid w:val="001F5BDF"/>
    <w:rsid w:val="00234A66"/>
    <w:rsid w:val="002410C7"/>
    <w:rsid w:val="003B7CDC"/>
    <w:rsid w:val="0050194A"/>
    <w:rsid w:val="00521A83"/>
    <w:rsid w:val="00536777"/>
    <w:rsid w:val="005735CC"/>
    <w:rsid w:val="005935B4"/>
    <w:rsid w:val="00657601"/>
    <w:rsid w:val="006A02E0"/>
    <w:rsid w:val="006B31FF"/>
    <w:rsid w:val="006B5AAC"/>
    <w:rsid w:val="006F1226"/>
    <w:rsid w:val="00897C9C"/>
    <w:rsid w:val="008A59A3"/>
    <w:rsid w:val="00903197"/>
    <w:rsid w:val="00A03561"/>
    <w:rsid w:val="00A561E6"/>
    <w:rsid w:val="00A62650"/>
    <w:rsid w:val="00B32896"/>
    <w:rsid w:val="00B7450D"/>
    <w:rsid w:val="00BD66E2"/>
    <w:rsid w:val="00C96B24"/>
    <w:rsid w:val="00DF7D97"/>
    <w:rsid w:val="00F15AAA"/>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DD2643-C02B-4AF7-BBFD-6A895515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color w:val="00000A"/>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8F3A79"/>
  </w:style>
  <w:style w:type="character" w:customStyle="1" w:styleId="InternetLink">
    <w:name w:val="Internet Link"/>
    <w:basedOn w:val="DefaultParagraphFont"/>
    <w:uiPriority w:val="99"/>
    <w:rsid w:val="003510E3"/>
    <w:rPr>
      <w:color w:val="0000FF"/>
      <w:u w:val="single"/>
    </w:rPr>
  </w:style>
  <w:style w:type="character" w:customStyle="1" w:styleId="MTEquationSection">
    <w:name w:val="MTEquationSection"/>
    <w:basedOn w:val="DefaultParagraphFont"/>
    <w:qFormat/>
    <w:rsid w:val="00395895"/>
    <w:rPr>
      <w:vanish/>
      <w:color w:val="FF0000"/>
    </w:rPr>
  </w:style>
  <w:style w:type="character" w:customStyle="1" w:styleId="HeaderChar">
    <w:name w:val="Header Char"/>
    <w:basedOn w:val="DefaultParagraphFont"/>
    <w:link w:val="Header"/>
    <w:qFormat/>
    <w:rsid w:val="0050292A"/>
    <w:rPr>
      <w:rFonts w:ascii=".VnTime" w:hAnsi=".VnTime"/>
      <w:sz w:val="28"/>
      <w:szCs w:val="24"/>
      <w:lang w:val="en-US" w:eastAsia="en-US"/>
    </w:rPr>
  </w:style>
  <w:style w:type="character" w:customStyle="1" w:styleId="atitle">
    <w:name w:val="atitle"/>
    <w:basedOn w:val="DefaultParagraphFont"/>
    <w:semiHidden/>
    <w:qFormat/>
    <w:rsid w:val="00690D36"/>
  </w:style>
  <w:style w:type="character" w:customStyle="1" w:styleId="NumberingStyleChar">
    <w:name w:val="Numbering Style Char"/>
    <w:basedOn w:val="DefaultParagraphFont"/>
    <w:link w:val="NumberingStyle"/>
    <w:qFormat/>
    <w:rsid w:val="00061855"/>
    <w:rPr>
      <w:b/>
      <w:sz w:val="28"/>
      <w:szCs w:val="24"/>
    </w:rPr>
  </w:style>
  <w:style w:type="character" w:customStyle="1" w:styleId="Like-NumberingChar">
    <w:name w:val="Like-Numbering Char"/>
    <w:basedOn w:val="DefaultParagraphFont"/>
    <w:qFormat/>
    <w:rsid w:val="00A54EB5"/>
    <w:rPr>
      <w:b/>
      <w:sz w:val="26"/>
      <w:szCs w:val="24"/>
    </w:rPr>
  </w:style>
  <w:style w:type="character" w:customStyle="1" w:styleId="BalloonTextChar">
    <w:name w:val="Balloon Text Char"/>
    <w:basedOn w:val="DefaultParagraphFont"/>
    <w:link w:val="BalloonText"/>
    <w:qFormat/>
    <w:rsid w:val="000F1E18"/>
    <w:rPr>
      <w:rFonts w:ascii="Tahoma" w:hAnsi="Tahoma" w:cs="Tahoma"/>
      <w:sz w:val="16"/>
      <w:szCs w:val="16"/>
    </w:rPr>
  </w:style>
  <w:style w:type="character" w:styleId="PlaceholderText">
    <w:name w:val="Placeholder Text"/>
    <w:basedOn w:val="DefaultParagraphFont"/>
    <w:uiPriority w:val="99"/>
    <w:semiHidden/>
    <w:qFormat/>
    <w:rsid w:val="00B11C20"/>
    <w:rPr>
      <w:color w:val="808080"/>
    </w:rPr>
  </w:style>
  <w:style w:type="character" w:customStyle="1" w:styleId="RefListChar">
    <w:name w:val="RefList Char"/>
    <w:basedOn w:val="DefaultParagraphFont"/>
    <w:link w:val="RefList"/>
    <w:qFormat/>
    <w:rsid w:val="0000420E"/>
    <w:rPr>
      <w:sz w:val="26"/>
      <w:szCs w:val="24"/>
      <w:lang w:val="fr-FR"/>
    </w:rPr>
  </w:style>
  <w:style w:type="character" w:customStyle="1" w:styleId="TailieuthamkhaoChar">
    <w:name w:val="Tai lieu tham khao Char"/>
    <w:basedOn w:val="RefListChar"/>
    <w:link w:val="Tailieuthamkhao"/>
    <w:qFormat/>
    <w:rsid w:val="0000420E"/>
    <w:rPr>
      <w:sz w:val="26"/>
      <w:szCs w:val="24"/>
      <w:lang w:val="fr-FR"/>
    </w:rPr>
  </w:style>
  <w:style w:type="character" w:customStyle="1" w:styleId="InfoBlueCharChar">
    <w:name w:val="InfoBlue Char Char"/>
    <w:basedOn w:val="DefaultParagraphFont"/>
    <w:link w:val="InfoBlue"/>
    <w:qFormat/>
    <w:rsid w:val="007B6B40"/>
    <w:rPr>
      <w:rFonts w:ascii="Arial" w:hAnsi="Arial"/>
      <w:i/>
      <w:color w:val="0000FF"/>
      <w:szCs w:val="24"/>
    </w:rPr>
  </w:style>
  <w:style w:type="character" w:customStyle="1" w:styleId="ListLabel1">
    <w:name w:val="ListLabel 1"/>
    <w:qFormat/>
    <w:rPr>
      <w:b/>
      <w:i w:val="0"/>
    </w:rPr>
  </w:style>
  <w:style w:type="character" w:customStyle="1" w:styleId="ListLabel2">
    <w:name w:val="ListLabel 2"/>
    <w:qFormat/>
    <w:rPr>
      <w:sz w:val="28"/>
      <w:szCs w:val="28"/>
    </w:rPr>
  </w:style>
  <w:style w:type="character" w:customStyle="1" w:styleId="ListLabel3">
    <w:name w:val="ListLabel 3"/>
    <w:qFormat/>
    <w:rPr>
      <w:sz w:val="28"/>
    </w:rPr>
  </w:style>
  <w:style w:type="character" w:customStyle="1" w:styleId="ListLabel4">
    <w:name w:val="ListLabel 4"/>
    <w:qFormat/>
    <w:rPr>
      <w:b/>
      <w:i w:val="0"/>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b/>
      <w:i w:val="0"/>
    </w:rPr>
  </w:style>
  <w:style w:type="character" w:customStyle="1" w:styleId="ListLabel10">
    <w:name w:val="ListLabel 10"/>
    <w:qFormat/>
    <w:rPr>
      <w:b/>
      <w:i w:val="0"/>
    </w:rPr>
  </w:style>
  <w:style w:type="character" w:customStyle="1" w:styleId="ListLabel11">
    <w:name w:val="ListLabel 11"/>
    <w:qFormat/>
    <w:rPr>
      <w:color w:val="00000A"/>
    </w:rPr>
  </w:style>
  <w:style w:type="character" w:customStyle="1" w:styleId="ListLabel12">
    <w:name w:val="ListLabel 12"/>
    <w:qFormat/>
    <w:rPr>
      <w:b w:val="0"/>
      <w:i/>
    </w:rPr>
  </w:style>
  <w:style w:type="character" w:customStyle="1" w:styleId="ListLabel13">
    <w:name w:val="ListLabel 13"/>
    <w:qFormat/>
    <w:rPr>
      <w:sz w:val="28"/>
      <w:szCs w:val="28"/>
    </w:rPr>
  </w:style>
  <w:style w:type="character" w:customStyle="1" w:styleId="ListLabel14">
    <w:name w:val="ListLabel 14"/>
    <w:qFormat/>
    <w:rPr>
      <w:sz w:val="28"/>
      <w:szCs w:val="28"/>
    </w:rPr>
  </w:style>
  <w:style w:type="character" w:customStyle="1" w:styleId="ListLabel15">
    <w:name w:val="ListLabel 15"/>
    <w:qFormat/>
    <w:rPr>
      <w:sz w:val="28"/>
      <w:szCs w:val="28"/>
    </w:rPr>
  </w:style>
  <w:style w:type="character" w:customStyle="1" w:styleId="ListLabel16">
    <w:name w:val="ListLabel 16"/>
    <w:qFormat/>
    <w:rPr>
      <w:sz w:val="28"/>
      <w:szCs w:val="28"/>
    </w:rPr>
  </w:style>
  <w:style w:type="character" w:customStyle="1" w:styleId="ListLabel17">
    <w:name w:val="ListLabel 17"/>
    <w:qFormat/>
    <w:rPr>
      <w:sz w:val="28"/>
      <w:szCs w:val="28"/>
    </w:rPr>
  </w:style>
  <w:style w:type="character" w:customStyle="1" w:styleId="ListLabel18">
    <w:name w:val="ListLabel 18"/>
    <w:qFormat/>
    <w:rPr>
      <w:color w:val="00000A"/>
    </w:rPr>
  </w:style>
  <w:style w:type="character" w:customStyle="1" w:styleId="ListLabel19">
    <w:name w:val="ListLabel 19"/>
    <w:qFormat/>
    <w:rPr>
      <w:b/>
      <w:i/>
    </w:rPr>
  </w:style>
  <w:style w:type="character" w:customStyle="1" w:styleId="ListLabel20">
    <w:name w:val="ListLabel 20"/>
    <w:qFormat/>
    <w:rPr>
      <w:color w:val="00000A"/>
    </w:rPr>
  </w:style>
  <w:style w:type="character" w:customStyle="1" w:styleId="ListLabel21">
    <w:name w:val="ListLabel 21"/>
    <w:qFormat/>
    <w:rPr>
      <w:b/>
      <w:i/>
    </w:rPr>
  </w:style>
  <w:style w:type="character" w:customStyle="1" w:styleId="ListLabel22">
    <w:name w:val="ListLabel 22"/>
    <w:qFormat/>
    <w:rPr>
      <w:color w:val="00000A"/>
    </w:rPr>
  </w:style>
  <w:style w:type="character" w:customStyle="1" w:styleId="ListLabel23">
    <w:name w:val="ListLabel 23"/>
    <w:qFormat/>
    <w:rPr>
      <w:b/>
      <w:i/>
    </w:rPr>
  </w:style>
  <w:style w:type="character" w:customStyle="1" w:styleId="ListLabel24">
    <w:name w:val="ListLabel 24"/>
    <w:qFormat/>
    <w:rPr>
      <w:color w:val="00000A"/>
    </w:rPr>
  </w:style>
  <w:style w:type="character" w:customStyle="1" w:styleId="ListLabel25">
    <w:name w:val="ListLabel 25"/>
    <w:qFormat/>
    <w:rPr>
      <w:b/>
      <w:i/>
    </w:rPr>
  </w:style>
  <w:style w:type="character" w:customStyle="1" w:styleId="ListLabel26">
    <w:name w:val="ListLabel 26"/>
    <w:qFormat/>
    <w:rPr>
      <w:rFonts w:eastAsia="Times New Roman"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IndexLink">
    <w:name w:val="Index Link"/>
    <w:qFormat/>
  </w:style>
  <w:style w:type="character" w:customStyle="1" w:styleId="ListLabel49">
    <w:name w:val="ListLabel 49"/>
    <w:qFormat/>
    <w:rPr>
      <w:color w:val="00000A"/>
    </w:rPr>
  </w:style>
  <w:style w:type="character" w:customStyle="1" w:styleId="ListLabel50">
    <w:name w:val="ListLabel 50"/>
    <w:qFormat/>
    <w:rPr>
      <w:b w:val="0"/>
      <w:i/>
    </w:rPr>
  </w:style>
  <w:style w:type="character" w:customStyle="1" w:styleId="ListLabel51">
    <w:name w:val="ListLabel 51"/>
    <w:qFormat/>
    <w:rPr>
      <w:color w:val="00000A"/>
    </w:rPr>
  </w:style>
  <w:style w:type="character" w:customStyle="1" w:styleId="ListLabel52">
    <w:name w:val="ListLabel 52"/>
    <w:qFormat/>
    <w:rPr>
      <w:b w:val="0"/>
      <w:i/>
    </w:rPr>
  </w:style>
  <w:style w:type="character" w:customStyle="1" w:styleId="ListLabel53">
    <w:name w:val="ListLabel 53"/>
    <w:qFormat/>
    <w:rPr>
      <w:rFonts w:cs="Times New Roman"/>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0"/>
    </w:rPr>
  </w:style>
  <w:style w:type="character" w:customStyle="1" w:styleId="ListLabel63">
    <w:name w:val="ListLabel 63"/>
    <w:qFormat/>
    <w:rPr>
      <w:rFonts w:cs="Symbol"/>
      <w:sz w:val="20"/>
    </w:rPr>
  </w:style>
  <w:style w:type="character" w:customStyle="1" w:styleId="ListLabel64">
    <w:name w:val="ListLabel 64"/>
    <w:qFormat/>
    <w:rPr>
      <w:rFonts w:cs="Symbol"/>
      <w:sz w:val="20"/>
    </w:rPr>
  </w:style>
  <w:style w:type="character" w:customStyle="1" w:styleId="ListLabel65">
    <w:name w:val="ListLabel 65"/>
    <w:qFormat/>
    <w:rPr>
      <w:rFonts w:cs="Symbol"/>
      <w:sz w:val="20"/>
    </w:rPr>
  </w:style>
  <w:style w:type="character" w:customStyle="1" w:styleId="ListLabel66">
    <w:name w:val="ListLabel 66"/>
    <w:qFormat/>
    <w:rPr>
      <w:rFonts w:cs="Symbol"/>
      <w:sz w:val="20"/>
    </w:rPr>
  </w:style>
  <w:style w:type="character" w:customStyle="1" w:styleId="ListLabel67">
    <w:name w:val="ListLabel 67"/>
    <w:qFormat/>
    <w:rPr>
      <w:rFonts w:cs="Symbol"/>
      <w:sz w:val="20"/>
    </w:rPr>
  </w:style>
  <w:style w:type="character" w:customStyle="1" w:styleId="ListLabel68">
    <w:name w:val="ListLabel 68"/>
    <w:qFormat/>
    <w:rPr>
      <w:rFonts w:cs="Symbol"/>
      <w:sz w:val="20"/>
    </w:rPr>
  </w:style>
  <w:style w:type="character" w:customStyle="1" w:styleId="ListLabel69">
    <w:name w:val="ListLabel 69"/>
    <w:qFormat/>
    <w:rPr>
      <w:rFonts w:cs="Symbol"/>
      <w:sz w:val="20"/>
    </w:rPr>
  </w:style>
  <w:style w:type="character" w:customStyle="1" w:styleId="ListLabel70">
    <w:name w:val="ListLabel 70"/>
    <w:qFormat/>
    <w:rPr>
      <w:rFonts w:cs="Symbol"/>
      <w:sz w:val="20"/>
    </w:rPr>
  </w:style>
  <w:style w:type="character" w:customStyle="1" w:styleId="ListLabel71">
    <w:name w:val="ListLabel 71"/>
    <w:qFormat/>
    <w:rPr>
      <w:rFonts w:cs="Symbol"/>
      <w:sz w:val="20"/>
    </w:rPr>
  </w:style>
  <w:style w:type="character" w:customStyle="1" w:styleId="ListLabel72">
    <w:name w:val="ListLabel 72"/>
    <w:qFormat/>
    <w:rPr>
      <w:rFonts w:cs="Symbol"/>
      <w:sz w:val="20"/>
    </w:rPr>
  </w:style>
  <w:style w:type="character" w:customStyle="1" w:styleId="ListLabel73">
    <w:name w:val="ListLabel 73"/>
    <w:qFormat/>
    <w:rPr>
      <w:rFonts w:cs="Symbol"/>
      <w:sz w:val="20"/>
    </w:rPr>
  </w:style>
  <w:style w:type="character" w:customStyle="1" w:styleId="ListLabel74">
    <w:name w:val="ListLabel 74"/>
    <w:qFormat/>
    <w:rPr>
      <w:rFonts w:cs="Symbol"/>
      <w:sz w:val="20"/>
    </w:rPr>
  </w:style>
  <w:style w:type="character" w:customStyle="1" w:styleId="ListLabel75">
    <w:name w:val="ListLabel 75"/>
    <w:qFormat/>
    <w:rPr>
      <w:rFonts w:cs="Symbol"/>
      <w:sz w:val="20"/>
    </w:rPr>
  </w:style>
  <w:style w:type="character" w:customStyle="1" w:styleId="ListLabel76">
    <w:name w:val="ListLabel 76"/>
    <w:qFormat/>
    <w:rPr>
      <w:rFonts w:cs="Symbol"/>
      <w:sz w:val="20"/>
    </w:rPr>
  </w:style>
  <w:style w:type="character" w:customStyle="1" w:styleId="ListLabel77">
    <w:name w:val="ListLabel 77"/>
    <w:qFormat/>
    <w:rPr>
      <w:rFonts w:cs="Symbol"/>
      <w:sz w:val="20"/>
    </w:rPr>
  </w:style>
  <w:style w:type="character" w:customStyle="1" w:styleId="ListLabel78">
    <w:name w:val="ListLabel 78"/>
    <w:qFormat/>
    <w:rPr>
      <w:rFonts w:cs="Symbol"/>
      <w:sz w:val="20"/>
    </w:rPr>
  </w:style>
  <w:style w:type="character" w:customStyle="1" w:styleId="ListLabel79">
    <w:name w:val="ListLabel 79"/>
    <w:qFormat/>
    <w:rPr>
      <w:rFonts w:cs="Symbol"/>
      <w:sz w:val="20"/>
    </w:rPr>
  </w:style>
  <w:style w:type="character" w:customStyle="1" w:styleId="ListLabel80">
    <w:name w:val="ListLabel 80"/>
    <w:qFormat/>
    <w:rPr>
      <w:rFonts w:cs="Symbol"/>
      <w:sz w:val="20"/>
    </w:rPr>
  </w:style>
  <w:style w:type="character" w:customStyle="1" w:styleId="ListLabel81">
    <w:name w:val="ListLabel 81"/>
    <w:qFormat/>
    <w:rPr>
      <w:color w:val="00000A"/>
    </w:rPr>
  </w:style>
  <w:style w:type="character" w:customStyle="1" w:styleId="ListLabel82">
    <w:name w:val="ListLabel 82"/>
    <w:qFormat/>
    <w:rPr>
      <w:b w:val="0"/>
      <w:i/>
    </w:rPr>
  </w:style>
  <w:style w:type="character" w:customStyle="1" w:styleId="ListLabel83">
    <w:name w:val="ListLabel 83"/>
    <w:qFormat/>
    <w:rPr>
      <w:color w:val="00000A"/>
    </w:rPr>
  </w:style>
  <w:style w:type="character" w:customStyle="1" w:styleId="ListLabel84">
    <w:name w:val="ListLabel 84"/>
    <w:qFormat/>
    <w:rPr>
      <w:b w:val="0"/>
      <w:i/>
    </w:rPr>
  </w:style>
  <w:style w:type="character" w:customStyle="1" w:styleId="ListLabel85">
    <w:name w:val="ListLabel 85"/>
    <w:qFormat/>
    <w:rPr>
      <w:color w:val="00000A"/>
    </w:rPr>
  </w:style>
  <w:style w:type="character" w:customStyle="1" w:styleId="ListLabel86">
    <w:name w:val="ListLabel 86"/>
    <w:qFormat/>
    <w:rPr>
      <w:b w:val="0"/>
      <w:i/>
    </w:rPr>
  </w:style>
  <w:style w:type="character" w:customStyle="1" w:styleId="ListLabel87">
    <w:name w:val="ListLabel 87"/>
    <w:qFormat/>
    <w:rPr>
      <w:rFonts w:cs="Times New Roman"/>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Courier New"/>
      <w:sz w:val="20"/>
    </w:rPr>
  </w:style>
  <w:style w:type="character" w:customStyle="1" w:styleId="ListLabel97">
    <w:name w:val="ListLabel 97"/>
    <w:qFormat/>
    <w:rPr>
      <w:rFonts w:cs="Symbol"/>
      <w:sz w:val="20"/>
    </w:rPr>
  </w:style>
  <w:style w:type="character" w:customStyle="1" w:styleId="ListLabel98">
    <w:name w:val="ListLabel 98"/>
    <w:qFormat/>
    <w:rPr>
      <w:rFonts w:cs="Symbol"/>
      <w:sz w:val="20"/>
    </w:rPr>
  </w:style>
  <w:style w:type="character" w:customStyle="1" w:styleId="ListLabel99">
    <w:name w:val="ListLabel 99"/>
    <w:qFormat/>
    <w:rPr>
      <w:rFonts w:cs="Symbol"/>
      <w:sz w:val="20"/>
    </w:rPr>
  </w:style>
  <w:style w:type="character" w:customStyle="1" w:styleId="ListLabel100">
    <w:name w:val="ListLabel 100"/>
    <w:qFormat/>
    <w:rPr>
      <w:rFonts w:cs="Symbol"/>
      <w:sz w:val="20"/>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cs="Symbol"/>
      <w:sz w:val="20"/>
    </w:rPr>
  </w:style>
  <w:style w:type="character" w:customStyle="1" w:styleId="ListLabel107">
    <w:name w:val="ListLabel 107"/>
    <w:qFormat/>
    <w:rPr>
      <w:rFonts w:cs="Symbol"/>
      <w:sz w:val="20"/>
    </w:rPr>
  </w:style>
  <w:style w:type="character" w:customStyle="1" w:styleId="ListLabel108">
    <w:name w:val="ListLabel 108"/>
    <w:qFormat/>
    <w:rPr>
      <w:rFonts w:cs="Symbol"/>
      <w:sz w:val="20"/>
    </w:rPr>
  </w:style>
  <w:style w:type="character" w:customStyle="1" w:styleId="ListLabel109">
    <w:name w:val="ListLabel 109"/>
    <w:qFormat/>
    <w:rPr>
      <w:rFonts w:cs="Symbol"/>
      <w:sz w:val="20"/>
    </w:rPr>
  </w:style>
  <w:style w:type="character" w:customStyle="1" w:styleId="ListLabel110">
    <w:name w:val="ListLabel 110"/>
    <w:qFormat/>
    <w:rPr>
      <w:rFonts w:cs="Symbol"/>
      <w:sz w:val="20"/>
    </w:rPr>
  </w:style>
  <w:style w:type="character" w:customStyle="1" w:styleId="ListLabel111">
    <w:name w:val="ListLabel 111"/>
    <w:qFormat/>
    <w:rPr>
      <w:rFonts w:cs="Symbol"/>
      <w:sz w:val="20"/>
    </w:rPr>
  </w:style>
  <w:style w:type="character" w:customStyle="1" w:styleId="ListLabel112">
    <w:name w:val="ListLabel 112"/>
    <w:qFormat/>
    <w:rPr>
      <w:rFonts w:cs="Symbol"/>
      <w:sz w:val="20"/>
    </w:rPr>
  </w:style>
  <w:style w:type="character" w:customStyle="1" w:styleId="ListLabel113">
    <w:name w:val="ListLabel 113"/>
    <w:qFormat/>
    <w:rPr>
      <w:rFonts w:cs="Symbol"/>
      <w:sz w:val="20"/>
    </w:rPr>
  </w:style>
  <w:style w:type="character" w:customStyle="1" w:styleId="ListLabel114">
    <w:name w:val="ListLabel 114"/>
    <w:qFormat/>
    <w:rPr>
      <w:rFonts w:cs="Symbol"/>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next w:val="Normal"/>
    <w:qFormat/>
    <w:rsid w:val="00C06CF1"/>
    <w:pPr>
      <w:jc w:val="center"/>
    </w:pPr>
    <w:rPr>
      <w:bCs/>
      <w:color w:val="00000A"/>
      <w:sz w:val="26"/>
    </w:rPr>
  </w:style>
  <w:style w:type="paragraph" w:customStyle="1" w:styleId="Index">
    <w:name w:val="Index"/>
    <w:basedOn w:val="Normal"/>
    <w:qFormat/>
    <w:pPr>
      <w:suppressLineNumbers/>
    </w:pPr>
    <w:rPr>
      <w:rFonts w:cs="FreeSans"/>
    </w:rPr>
  </w:style>
  <w:style w:type="paragraph" w:styleId="Footer">
    <w:name w:val="footer"/>
    <w:basedOn w:val="Normal"/>
    <w:rsid w:val="008F3A79"/>
    <w:pPr>
      <w:tabs>
        <w:tab w:val="center" w:pos="4320"/>
        <w:tab w:val="right" w:pos="8640"/>
      </w:tabs>
    </w:pPr>
  </w:style>
  <w:style w:type="paragraph" w:styleId="TOC1">
    <w:name w:val="toc 1"/>
    <w:basedOn w:val="Normal"/>
    <w:next w:val="Normal"/>
    <w:uiPriority w:val="39"/>
    <w:rsid w:val="00511681"/>
    <w:pPr>
      <w:tabs>
        <w:tab w:val="right" w:leader="dot" w:pos="8778"/>
      </w:tabs>
      <w:spacing w:before="60"/>
      <w:ind w:firstLine="0"/>
    </w:p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qFormat/>
    <w:rsid w:val="00337C58"/>
    <w:pPr>
      <w:tabs>
        <w:tab w:val="left" w:pos="510"/>
      </w:tabs>
      <w:spacing w:before="60"/>
      <w:ind w:left="510" w:hanging="510"/>
    </w:pPr>
    <w:rPr>
      <w:lang w:val="fr-FR"/>
    </w:rPr>
  </w:style>
  <w:style w:type="paragraph" w:customStyle="1" w:styleId="MTDisplayEquation">
    <w:name w:val="MTDisplayEquation"/>
    <w:basedOn w:val="Normal"/>
    <w:next w:val="Normal"/>
    <w:qFormat/>
    <w:rsid w:val="00395895"/>
    <w:pPr>
      <w:tabs>
        <w:tab w:val="center" w:pos="4400"/>
        <w:tab w:val="right" w:pos="8780"/>
      </w:tabs>
      <w:ind w:firstLine="720"/>
    </w:pPr>
  </w:style>
  <w:style w:type="paragraph" w:styleId="Header">
    <w:name w:val="header"/>
    <w:basedOn w:val="Normal"/>
    <w:link w:val="HeaderChar"/>
    <w:rsid w:val="0050292A"/>
    <w:pPr>
      <w:tabs>
        <w:tab w:val="center" w:pos="4513"/>
        <w:tab w:val="right" w:pos="9026"/>
      </w:tabs>
    </w:pPr>
  </w:style>
  <w:style w:type="paragraph" w:customStyle="1" w:styleId="NumberingStyle">
    <w:name w:val="Numbering Style"/>
    <w:next w:val="Normal"/>
    <w:link w:val="NumberingStyleChar"/>
    <w:qFormat/>
    <w:rsid w:val="00061855"/>
    <w:pPr>
      <w:spacing w:before="120" w:line="312" w:lineRule="auto"/>
    </w:pPr>
    <w:rPr>
      <w:b/>
      <w:color w:val="00000A"/>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qFormat/>
    <w:rsid w:val="00753684"/>
    <w:pPr>
      <w:spacing w:before="60"/>
    </w:pPr>
    <w:rPr>
      <w:szCs w:val="20"/>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qFormat/>
    <w:rsid w:val="00A54EB5"/>
    <w:pPr>
      <w:spacing w:before="120" w:line="312" w:lineRule="auto"/>
    </w:pPr>
    <w:rPr>
      <w:b/>
      <w:color w:val="00000A"/>
      <w:sz w:val="26"/>
      <w:szCs w:val="24"/>
    </w:rPr>
  </w:style>
  <w:style w:type="paragraph" w:styleId="BalloonText">
    <w:name w:val="Balloon Text"/>
    <w:basedOn w:val="Normal"/>
    <w:link w:val="BalloonTextChar"/>
    <w:qFormat/>
    <w:rsid w:val="000F1E18"/>
    <w:pPr>
      <w:spacing w:before="0" w:line="240" w:lineRule="auto"/>
    </w:pPr>
    <w:rPr>
      <w:rFonts w:ascii="Tahoma" w:hAnsi="Tahoma" w:cs="Tahoma"/>
      <w:sz w:val="16"/>
      <w:szCs w:val="16"/>
    </w:rPr>
  </w:style>
  <w:style w:type="paragraph" w:styleId="TableofFigures">
    <w:name w:val="table of figures"/>
    <w:basedOn w:val="Normal"/>
    <w:next w:val="Normal"/>
    <w:uiPriority w:val="99"/>
    <w:qFormat/>
    <w:rsid w:val="00511681"/>
    <w:pPr>
      <w:spacing w:before="60"/>
      <w:ind w:firstLine="0"/>
    </w:pPr>
  </w:style>
  <w:style w:type="paragraph" w:customStyle="1" w:styleId="Tailieuthamkhao">
    <w:name w:val="Tai lieu tham khao"/>
    <w:basedOn w:val="RefList"/>
    <w:link w:val="TailieuthamkhaoChar"/>
    <w:qFormat/>
    <w:rsid w:val="0000420E"/>
    <w:pPr>
      <w:ind w:left="0" w:firstLine="0"/>
    </w:pPr>
  </w:style>
  <w:style w:type="paragraph" w:customStyle="1" w:styleId="TableHeader">
    <w:name w:val="Table Header"/>
    <w:basedOn w:val="Normal"/>
    <w:qFormat/>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qFormat/>
    <w:rsid w:val="007B6B40"/>
    <w:pPr>
      <w:spacing w:after="120" w:line="240" w:lineRule="exact"/>
      <w:ind w:firstLine="0"/>
      <w:jc w:val="left"/>
    </w:pPr>
    <w:rPr>
      <w:rFonts w:ascii="Arial" w:hAnsi="Arial"/>
      <w:i/>
      <w:color w:val="0000FF"/>
      <w:sz w:val="20"/>
    </w:rPr>
  </w:style>
  <w:style w:type="table" w:styleId="TableGrid">
    <w:name w:val="Table Grid"/>
    <w:basedOn w:val="TableNormal"/>
    <w:uiPriority w:val="39"/>
    <w:rsid w:val="00B41A05"/>
    <w:pPr>
      <w:spacing w:before="100" w:after="100"/>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shd w:val="clear" w:color="auto" w:fill="auto"/>
      <w:vAlign w:val="center"/>
    </w:tcPr>
  </w:style>
  <w:style w:type="table" w:styleId="TableTheme">
    <w:name w:val="Table Theme"/>
    <w:basedOn w:val="TableNormal"/>
    <w:rsid w:val="00625D4A"/>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935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6.bin"/><Relationship Id="rId42" Type="http://schemas.openxmlformats.org/officeDocument/2006/relationships/image" Target="media/image25.wmf"/><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4.emf"/><Relationship Id="rId11" Type="http://schemas.openxmlformats.org/officeDocument/2006/relationships/oleObject" Target="embeddings/oleObject1.bin"/><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3.w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3.xml"/><Relationship Id="rId66" Type="http://schemas.openxmlformats.org/officeDocument/2006/relationships/image" Target="media/image47.png"/><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oleObject" Target="embeddings/oleObject5.bin"/><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0.wmf"/><Relationship Id="rId30" Type="http://schemas.openxmlformats.org/officeDocument/2006/relationships/image" Target="media/image13.wmf"/><Relationship Id="rId35" Type="http://schemas.openxmlformats.org/officeDocument/2006/relationships/image" Target="media/image18.wmf"/><Relationship Id="rId43" Type="http://schemas.openxmlformats.org/officeDocument/2006/relationships/image" Target="media/image26.w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header" Target="header4.xm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footer" Target="footer2.xml"/><Relationship Id="rId33" Type="http://schemas.openxmlformats.org/officeDocument/2006/relationships/image" Target="media/image16.w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8.png"/><Relationship Id="rId20" Type="http://schemas.openxmlformats.org/officeDocument/2006/relationships/image" Target="media/image6.emf"/><Relationship Id="rId41" Type="http://schemas.openxmlformats.org/officeDocument/2006/relationships/image" Target="media/image24.wmf"/><Relationship Id="rId54" Type="http://schemas.openxmlformats.org/officeDocument/2006/relationships/image" Target="media/image37.wmf"/><Relationship Id="rId62" Type="http://schemas.openxmlformats.org/officeDocument/2006/relationships/image" Target="media/image43.png"/><Relationship Id="rId70" Type="http://schemas.openxmlformats.org/officeDocument/2006/relationships/footer" Target="footer4.xm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image" Target="media/image11.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emf"/><Relationship Id="rId31" Type="http://schemas.openxmlformats.org/officeDocument/2006/relationships/image" Target="media/image14.wmf"/><Relationship Id="rId44" Type="http://schemas.openxmlformats.org/officeDocument/2006/relationships/image" Target="media/image27.wmf"/><Relationship Id="rId52" Type="http://schemas.openxmlformats.org/officeDocument/2006/relationships/image" Target="media/image35.png"/><Relationship Id="rId60" Type="http://schemas.openxmlformats.org/officeDocument/2006/relationships/image" Target="media/image41.wmf"/><Relationship Id="rId65" Type="http://schemas.openxmlformats.org/officeDocument/2006/relationships/image" Target="media/image46.png"/><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image" Target="media/image22.wmf"/><Relationship Id="rId34" Type="http://schemas.openxmlformats.org/officeDocument/2006/relationships/image" Target="media/image17.wmf"/><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gis.chinhphu.vn/" TargetMode="External"/><Relationship Id="rId2" Type="http://schemas.openxmlformats.org/officeDocument/2006/relationships/numbering" Target="numbering.xml"/><Relationship Id="rId29" Type="http://schemas.openxmlformats.org/officeDocument/2006/relationships/image" Target="media/image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CCDA5-8325-44FD-829E-3F016CBFB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49</Pages>
  <Words>3897</Words>
  <Characters>22216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Bộ môn Tin học trắc địa - Khoa Công nghệ thông tin, Trường Đại học Mỏ-Địa chất</Company>
  <LinksUpToDate>false</LinksUpToDate>
  <CharactersWithSpaces>26061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Minh Đức Lê</cp:lastModifiedBy>
  <cp:revision>199</cp:revision>
  <dcterms:created xsi:type="dcterms:W3CDTF">2014-09-18T17:29:00Z</dcterms:created>
  <dcterms:modified xsi:type="dcterms:W3CDTF">2018-05-08T05:46:00Z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Bộ môn Tin học trắc địa - Khoa Công nghệ thông tin, Trường Đại học Mỏ-Địa chất</vt:lpwstr>
  </property>
  <property fmtid="{D5CDD505-2E9C-101B-9397-08002B2CF9AE}" pid="4" name="DocSecurity">
    <vt:i4>0</vt:i4>
  </property>
  <property fmtid="{D5CDD505-2E9C-101B-9397-08002B2CF9AE}" pid="5" name="HyperlinkBase">
    <vt:lpwstr>http://www.humg.edu.vn/cntt</vt:lpwstr>
  </property>
  <property fmtid="{D5CDD505-2E9C-101B-9397-08002B2CF9AE}" pid="6" name="HyperlinksChanged">
    <vt:bool>false</vt:bool>
  </property>
  <property fmtid="{D5CDD505-2E9C-101B-9397-08002B2CF9AE}" pid="7" name="LinksUpToDate">
    <vt:bool>false</vt:bool>
  </property>
  <property fmtid="{D5CDD505-2E9C-101B-9397-08002B2CF9AE}" pid="8" name="MTEquationNumber2">
    <vt:lpwstr>(#S1.#E1)</vt:lpwstr>
  </property>
  <property fmtid="{D5CDD505-2E9C-101B-9397-08002B2CF9AE}" pid="9" name="MTEquationSection">
    <vt:lpwstr>1</vt:lpwstr>
  </property>
  <property fmtid="{D5CDD505-2E9C-101B-9397-08002B2CF9AE}" pid="10" name="MTWinEqns">
    <vt:bool>true</vt:bool>
  </property>
  <property fmtid="{D5CDD505-2E9C-101B-9397-08002B2CF9AE}" pid="11" name="Manager">
    <vt:lpwstr>PGS.TS. Nguyễn Trường Xuân</vt:lpwstr>
  </property>
  <property fmtid="{D5CDD505-2E9C-101B-9397-08002B2CF9AE}" pid="12" name="ScaleCrop">
    <vt:bool>false</vt:bool>
  </property>
  <property fmtid="{D5CDD505-2E9C-101B-9397-08002B2CF9AE}" pid="13" name="ShareDoc">
    <vt:bool>false</vt:bool>
  </property>
  <property fmtid="{D5CDD505-2E9C-101B-9397-08002B2CF9AE}" pid="14" name="contentStatus">
    <vt:lpwstr>Reviewed</vt:lpwstr>
  </property>
</Properties>
</file>
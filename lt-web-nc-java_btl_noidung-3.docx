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02782369"/>
      <w:bookmarkStart w:id="2" w:name="_Toc169424237"/>
      <w:r>
        <w:t>MỤC LỤC</w:t>
      </w:r>
      <w:bookmarkEnd w:id="0"/>
      <w:bookmarkEnd w:id="1"/>
    </w:p>
    <w:p w:rsidR="00595A21"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502782369" w:history="1">
        <w:r w:rsidR="00595A21" w:rsidRPr="00042A8D">
          <w:rPr>
            <w:rStyle w:val="Hyperlink"/>
          </w:rPr>
          <w:t>MỤC LỤC</w:t>
        </w:r>
        <w:r w:rsidR="00595A21">
          <w:rPr>
            <w:webHidden/>
          </w:rPr>
          <w:tab/>
        </w:r>
        <w:r w:rsidR="00595A21">
          <w:rPr>
            <w:webHidden/>
          </w:rPr>
          <w:fldChar w:fldCharType="begin"/>
        </w:r>
        <w:r w:rsidR="00595A21">
          <w:rPr>
            <w:webHidden/>
          </w:rPr>
          <w:instrText xml:space="preserve"> PAGEREF _Toc502782369 \h </w:instrText>
        </w:r>
        <w:r w:rsidR="00595A21">
          <w:rPr>
            <w:webHidden/>
          </w:rPr>
        </w:r>
        <w:r w:rsidR="00595A21">
          <w:rPr>
            <w:webHidden/>
          </w:rPr>
          <w:fldChar w:fldCharType="separate"/>
        </w:r>
        <w:r w:rsidR="00595A21">
          <w:rPr>
            <w:webHidden/>
          </w:rPr>
          <w:t>1</w:t>
        </w:r>
        <w:r w:rsidR="00595A21">
          <w:rPr>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70" w:history="1">
        <w:r w:rsidR="00595A21" w:rsidRPr="00042A8D">
          <w:rPr>
            <w:rStyle w:val="Hyperlink"/>
          </w:rPr>
          <w:t>DANH MỤC CÁC HÌNH VẼ</w:t>
        </w:r>
        <w:r w:rsidR="00595A21">
          <w:rPr>
            <w:webHidden/>
          </w:rPr>
          <w:tab/>
        </w:r>
        <w:r w:rsidR="00595A21">
          <w:rPr>
            <w:webHidden/>
          </w:rPr>
          <w:fldChar w:fldCharType="begin"/>
        </w:r>
        <w:r w:rsidR="00595A21">
          <w:rPr>
            <w:webHidden/>
          </w:rPr>
          <w:instrText xml:space="preserve"> PAGEREF _Toc502782370 \h </w:instrText>
        </w:r>
        <w:r w:rsidR="00595A21">
          <w:rPr>
            <w:webHidden/>
          </w:rPr>
        </w:r>
        <w:r w:rsidR="00595A21">
          <w:rPr>
            <w:webHidden/>
          </w:rPr>
          <w:fldChar w:fldCharType="separate"/>
        </w:r>
        <w:r w:rsidR="00595A21">
          <w:rPr>
            <w:webHidden/>
          </w:rPr>
          <w:t>3</w:t>
        </w:r>
        <w:r w:rsidR="00595A21">
          <w:rPr>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71" w:history="1">
        <w:r w:rsidR="00595A21" w:rsidRPr="00042A8D">
          <w:rPr>
            <w:rStyle w:val="Hyperlink"/>
          </w:rPr>
          <w:t>DANH MỤC CÁC BẢNG BIỂU</w:t>
        </w:r>
        <w:r w:rsidR="00595A21">
          <w:rPr>
            <w:webHidden/>
          </w:rPr>
          <w:tab/>
        </w:r>
        <w:r w:rsidR="00595A21">
          <w:rPr>
            <w:webHidden/>
          </w:rPr>
          <w:fldChar w:fldCharType="begin"/>
        </w:r>
        <w:r w:rsidR="00595A21">
          <w:rPr>
            <w:webHidden/>
          </w:rPr>
          <w:instrText xml:space="preserve"> PAGEREF _Toc502782371 \h </w:instrText>
        </w:r>
        <w:r w:rsidR="00595A21">
          <w:rPr>
            <w:webHidden/>
          </w:rPr>
        </w:r>
        <w:r w:rsidR="00595A21">
          <w:rPr>
            <w:webHidden/>
          </w:rPr>
          <w:fldChar w:fldCharType="separate"/>
        </w:r>
        <w:r w:rsidR="00595A21">
          <w:rPr>
            <w:webHidden/>
          </w:rPr>
          <w:t>3</w:t>
        </w:r>
        <w:r w:rsidR="00595A21">
          <w:rPr>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72" w:history="1">
        <w:r w:rsidR="00595A21" w:rsidRPr="00042A8D">
          <w:rPr>
            <w:rStyle w:val="Hyperlink"/>
          </w:rPr>
          <w:t>CHƯƠNG 1 : GIỚI THIỆU</w:t>
        </w:r>
        <w:r w:rsidR="00595A21">
          <w:rPr>
            <w:webHidden/>
          </w:rPr>
          <w:tab/>
        </w:r>
        <w:r w:rsidR="00595A21">
          <w:rPr>
            <w:webHidden/>
          </w:rPr>
          <w:fldChar w:fldCharType="begin"/>
        </w:r>
        <w:r w:rsidR="00595A21">
          <w:rPr>
            <w:webHidden/>
          </w:rPr>
          <w:instrText xml:space="preserve"> PAGEREF _Toc502782372 \h </w:instrText>
        </w:r>
        <w:r w:rsidR="00595A21">
          <w:rPr>
            <w:webHidden/>
          </w:rPr>
        </w:r>
        <w:r w:rsidR="00595A21">
          <w:rPr>
            <w:webHidden/>
          </w:rPr>
          <w:fldChar w:fldCharType="separate"/>
        </w:r>
        <w:r w:rsidR="00595A21">
          <w:rPr>
            <w:webHidden/>
          </w:rPr>
          <w:t>4</w:t>
        </w:r>
        <w:r w:rsidR="00595A21">
          <w:rPr>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73" w:history="1">
        <w:r w:rsidR="00595A21" w:rsidRPr="00042A8D">
          <w:rPr>
            <w:rStyle w:val="Hyperlink"/>
            <w:noProof/>
          </w:rPr>
          <w:t>1.1 Tổng quan</w:t>
        </w:r>
        <w:r w:rsidR="00595A21">
          <w:rPr>
            <w:noProof/>
            <w:webHidden/>
          </w:rPr>
          <w:tab/>
        </w:r>
        <w:r w:rsidR="00595A21">
          <w:rPr>
            <w:noProof/>
            <w:webHidden/>
          </w:rPr>
          <w:fldChar w:fldCharType="begin"/>
        </w:r>
        <w:r w:rsidR="00595A21">
          <w:rPr>
            <w:noProof/>
            <w:webHidden/>
          </w:rPr>
          <w:instrText xml:space="preserve"> PAGEREF _Toc502782373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74" w:history="1">
        <w:r w:rsidR="00595A21" w:rsidRPr="00042A8D">
          <w:rPr>
            <w:rStyle w:val="Hyperlink"/>
            <w:noProof/>
          </w:rPr>
          <w:t>1.2 Mục tiêu đề tài</w:t>
        </w:r>
        <w:r w:rsidR="00595A21">
          <w:rPr>
            <w:noProof/>
            <w:webHidden/>
          </w:rPr>
          <w:tab/>
        </w:r>
        <w:r w:rsidR="00595A21">
          <w:rPr>
            <w:noProof/>
            <w:webHidden/>
          </w:rPr>
          <w:fldChar w:fldCharType="begin"/>
        </w:r>
        <w:r w:rsidR="00595A21">
          <w:rPr>
            <w:noProof/>
            <w:webHidden/>
          </w:rPr>
          <w:instrText xml:space="preserve"> PAGEREF _Toc502782374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75" w:history="1">
        <w:r w:rsidR="00595A21" w:rsidRPr="00042A8D">
          <w:rPr>
            <w:rStyle w:val="Hyperlink"/>
            <w:noProof/>
          </w:rPr>
          <w:t>1.3 Phạm vi đề tài</w:t>
        </w:r>
        <w:r w:rsidR="00595A21">
          <w:rPr>
            <w:noProof/>
            <w:webHidden/>
          </w:rPr>
          <w:tab/>
        </w:r>
        <w:r w:rsidR="00595A21">
          <w:rPr>
            <w:noProof/>
            <w:webHidden/>
          </w:rPr>
          <w:fldChar w:fldCharType="begin"/>
        </w:r>
        <w:r w:rsidR="00595A21">
          <w:rPr>
            <w:noProof/>
            <w:webHidden/>
          </w:rPr>
          <w:instrText xml:space="preserve"> PAGEREF _Toc502782375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76" w:history="1">
        <w:r w:rsidR="00595A21" w:rsidRPr="00042A8D">
          <w:rPr>
            <w:rStyle w:val="Hyperlink"/>
            <w:noProof/>
          </w:rPr>
          <w:t>1.4 Mô tả yêu cầu chức năng</w:t>
        </w:r>
        <w:r w:rsidR="00595A21">
          <w:rPr>
            <w:noProof/>
            <w:webHidden/>
          </w:rPr>
          <w:tab/>
        </w:r>
        <w:r w:rsidR="00595A21">
          <w:rPr>
            <w:noProof/>
            <w:webHidden/>
          </w:rPr>
          <w:fldChar w:fldCharType="begin"/>
        </w:r>
        <w:r w:rsidR="00595A21">
          <w:rPr>
            <w:noProof/>
            <w:webHidden/>
          </w:rPr>
          <w:instrText xml:space="preserve"> PAGEREF _Toc502782376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77" w:history="1">
        <w:r w:rsidR="00595A21" w:rsidRPr="00042A8D">
          <w:rPr>
            <w:rStyle w:val="Hyperlink"/>
          </w:rPr>
          <w:t>CHƯƠNG 2 : CƠ SỞ LÝ THUYẾT</w:t>
        </w:r>
        <w:r w:rsidR="00595A21">
          <w:rPr>
            <w:webHidden/>
          </w:rPr>
          <w:tab/>
        </w:r>
        <w:r w:rsidR="00595A21">
          <w:rPr>
            <w:webHidden/>
          </w:rPr>
          <w:fldChar w:fldCharType="begin"/>
        </w:r>
        <w:r w:rsidR="00595A21">
          <w:rPr>
            <w:webHidden/>
          </w:rPr>
          <w:instrText xml:space="preserve"> PAGEREF _Toc502782377 \h </w:instrText>
        </w:r>
        <w:r w:rsidR="00595A21">
          <w:rPr>
            <w:webHidden/>
          </w:rPr>
        </w:r>
        <w:r w:rsidR="00595A21">
          <w:rPr>
            <w:webHidden/>
          </w:rPr>
          <w:fldChar w:fldCharType="separate"/>
        </w:r>
        <w:r w:rsidR="00595A21">
          <w:rPr>
            <w:webHidden/>
          </w:rPr>
          <w:t>5</w:t>
        </w:r>
        <w:r w:rsidR="00595A21">
          <w:rPr>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78" w:history="1">
        <w:r w:rsidR="00595A21" w:rsidRPr="00042A8D">
          <w:rPr>
            <w:rStyle w:val="Hyperlink"/>
            <w:noProof/>
          </w:rPr>
          <w:t>2.1 Hướng dẫn sử dụng mẫu đồ án tốt nghiệp (Tiêu đề mục – Style Heading 2)</w:t>
        </w:r>
        <w:r w:rsidR="00595A21">
          <w:rPr>
            <w:noProof/>
            <w:webHidden/>
          </w:rPr>
          <w:tab/>
        </w:r>
        <w:r w:rsidR="00595A21">
          <w:rPr>
            <w:noProof/>
            <w:webHidden/>
          </w:rPr>
          <w:fldChar w:fldCharType="begin"/>
        </w:r>
        <w:r w:rsidR="00595A21">
          <w:rPr>
            <w:noProof/>
            <w:webHidden/>
          </w:rPr>
          <w:instrText xml:space="preserve"> PAGEREF _Toc502782378 \h </w:instrText>
        </w:r>
        <w:r w:rsidR="00595A21">
          <w:rPr>
            <w:noProof/>
            <w:webHidden/>
          </w:rPr>
        </w:r>
        <w:r w:rsidR="00595A21">
          <w:rPr>
            <w:noProof/>
            <w:webHidden/>
          </w:rPr>
          <w:fldChar w:fldCharType="separate"/>
        </w:r>
        <w:r w:rsidR="00595A21">
          <w:rPr>
            <w:noProof/>
            <w:webHidden/>
          </w:rPr>
          <w:t>5</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79" w:history="1">
        <w:r w:rsidR="00595A21" w:rsidRPr="00042A8D">
          <w:rPr>
            <w:rStyle w:val="Hyperlink"/>
            <w:noProof/>
          </w:rPr>
          <w:t>2.1.1 Cách chèn nhãn cho bảng biểu và hình vẽ</w:t>
        </w:r>
        <w:r w:rsidR="00595A21">
          <w:rPr>
            <w:noProof/>
            <w:webHidden/>
          </w:rPr>
          <w:tab/>
        </w:r>
        <w:r w:rsidR="00595A21">
          <w:rPr>
            <w:noProof/>
            <w:webHidden/>
          </w:rPr>
          <w:fldChar w:fldCharType="begin"/>
        </w:r>
        <w:r w:rsidR="00595A21">
          <w:rPr>
            <w:noProof/>
            <w:webHidden/>
          </w:rPr>
          <w:instrText xml:space="preserve"> PAGEREF _Toc502782379 \h </w:instrText>
        </w:r>
        <w:r w:rsidR="00595A21">
          <w:rPr>
            <w:noProof/>
            <w:webHidden/>
          </w:rPr>
        </w:r>
        <w:r w:rsidR="00595A21">
          <w:rPr>
            <w:noProof/>
            <w:webHidden/>
          </w:rPr>
          <w:fldChar w:fldCharType="separate"/>
        </w:r>
        <w:r w:rsidR="00595A21">
          <w:rPr>
            <w:noProof/>
            <w:webHidden/>
          </w:rPr>
          <w:t>7</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80" w:history="1">
        <w:r w:rsidR="00595A21" w:rsidRPr="00042A8D">
          <w:rPr>
            <w:rStyle w:val="Hyperlink"/>
            <w:noProof/>
          </w:rPr>
          <w:t>2.1.2 Hướng dẫn chèn công thức và nhãn</w:t>
        </w:r>
        <w:r w:rsidR="00595A21">
          <w:rPr>
            <w:noProof/>
            <w:webHidden/>
          </w:rPr>
          <w:tab/>
        </w:r>
        <w:r w:rsidR="00595A21">
          <w:rPr>
            <w:noProof/>
            <w:webHidden/>
          </w:rPr>
          <w:fldChar w:fldCharType="begin"/>
        </w:r>
        <w:r w:rsidR="00595A21">
          <w:rPr>
            <w:noProof/>
            <w:webHidden/>
          </w:rPr>
          <w:instrText xml:space="preserve"> PAGEREF _Toc502782380 \h </w:instrText>
        </w:r>
        <w:r w:rsidR="00595A21">
          <w:rPr>
            <w:noProof/>
            <w:webHidden/>
          </w:rPr>
        </w:r>
        <w:r w:rsidR="00595A21">
          <w:rPr>
            <w:noProof/>
            <w:webHidden/>
          </w:rPr>
          <w:fldChar w:fldCharType="separate"/>
        </w:r>
        <w:r w:rsidR="00595A21">
          <w:rPr>
            <w:noProof/>
            <w:webHidden/>
          </w:rPr>
          <w:t>9</w:t>
        </w:r>
        <w:r w:rsidR="00595A21">
          <w:rPr>
            <w:noProof/>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81" w:history="1">
        <w:r w:rsidR="00595A21" w:rsidRPr="00042A8D">
          <w:rPr>
            <w:rStyle w:val="Hyperlink"/>
          </w:rPr>
          <w:t>CHƯƠNG 3 : PHÂN TÍCH</w:t>
        </w:r>
        <w:r w:rsidR="00595A21">
          <w:rPr>
            <w:webHidden/>
          </w:rPr>
          <w:tab/>
        </w:r>
        <w:r w:rsidR="00595A21">
          <w:rPr>
            <w:webHidden/>
          </w:rPr>
          <w:fldChar w:fldCharType="begin"/>
        </w:r>
        <w:r w:rsidR="00595A21">
          <w:rPr>
            <w:webHidden/>
          </w:rPr>
          <w:instrText xml:space="preserve"> PAGEREF _Toc502782381 \h </w:instrText>
        </w:r>
        <w:r w:rsidR="00595A21">
          <w:rPr>
            <w:webHidden/>
          </w:rPr>
        </w:r>
        <w:r w:rsidR="00595A21">
          <w:rPr>
            <w:webHidden/>
          </w:rPr>
          <w:fldChar w:fldCharType="separate"/>
        </w:r>
        <w:r w:rsidR="00595A21">
          <w:rPr>
            <w:webHidden/>
          </w:rPr>
          <w:t>10</w:t>
        </w:r>
        <w:r w:rsidR="00595A21">
          <w:rPr>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82" w:history="1">
        <w:r w:rsidR="00595A21" w:rsidRPr="00042A8D">
          <w:rPr>
            <w:rStyle w:val="Hyperlink"/>
            <w:noProof/>
          </w:rPr>
          <w:t>3.1 Tiêu đề mục</w:t>
        </w:r>
        <w:r w:rsidR="00595A21">
          <w:rPr>
            <w:noProof/>
            <w:webHidden/>
          </w:rPr>
          <w:tab/>
        </w:r>
        <w:r w:rsidR="00595A21">
          <w:rPr>
            <w:noProof/>
            <w:webHidden/>
          </w:rPr>
          <w:fldChar w:fldCharType="begin"/>
        </w:r>
        <w:r w:rsidR="00595A21">
          <w:rPr>
            <w:noProof/>
            <w:webHidden/>
          </w:rPr>
          <w:instrText xml:space="preserve"> PAGEREF _Toc502782382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83" w:history="1">
        <w:r w:rsidR="00595A21" w:rsidRPr="00042A8D">
          <w:rPr>
            <w:rStyle w:val="Hyperlink"/>
            <w:noProof/>
          </w:rPr>
          <w:t>3.1.1 Tiêu đề tiểu mục</w:t>
        </w:r>
        <w:r w:rsidR="00595A21">
          <w:rPr>
            <w:noProof/>
            <w:webHidden/>
          </w:rPr>
          <w:tab/>
        </w:r>
        <w:r w:rsidR="00595A21">
          <w:rPr>
            <w:noProof/>
            <w:webHidden/>
          </w:rPr>
          <w:fldChar w:fldCharType="begin"/>
        </w:r>
        <w:r w:rsidR="00595A21">
          <w:rPr>
            <w:noProof/>
            <w:webHidden/>
          </w:rPr>
          <w:instrText xml:space="preserve"> PAGEREF _Toc502782383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84" w:history="1">
        <w:r w:rsidR="00595A21" w:rsidRPr="00042A8D">
          <w:rPr>
            <w:rStyle w:val="Hyperlink"/>
            <w:noProof/>
          </w:rPr>
          <w:t>3.1.2 Tiêu đề tiểu mục</w:t>
        </w:r>
        <w:r w:rsidR="00595A21">
          <w:rPr>
            <w:noProof/>
            <w:webHidden/>
          </w:rPr>
          <w:tab/>
        </w:r>
        <w:r w:rsidR="00595A21">
          <w:rPr>
            <w:noProof/>
            <w:webHidden/>
          </w:rPr>
          <w:fldChar w:fldCharType="begin"/>
        </w:r>
        <w:r w:rsidR="00595A21">
          <w:rPr>
            <w:noProof/>
            <w:webHidden/>
          </w:rPr>
          <w:instrText xml:space="preserve"> PAGEREF _Toc502782384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85" w:history="1">
        <w:r w:rsidR="00595A21" w:rsidRPr="00042A8D">
          <w:rPr>
            <w:rStyle w:val="Hyperlink"/>
            <w:noProof/>
          </w:rPr>
          <w:t>3.2 Tiêu đề mục</w:t>
        </w:r>
        <w:r w:rsidR="00595A21">
          <w:rPr>
            <w:noProof/>
            <w:webHidden/>
          </w:rPr>
          <w:tab/>
        </w:r>
        <w:r w:rsidR="00595A21">
          <w:rPr>
            <w:noProof/>
            <w:webHidden/>
          </w:rPr>
          <w:fldChar w:fldCharType="begin"/>
        </w:r>
        <w:r w:rsidR="00595A21">
          <w:rPr>
            <w:noProof/>
            <w:webHidden/>
          </w:rPr>
          <w:instrText xml:space="preserve"> PAGEREF _Toc502782385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86" w:history="1">
        <w:r w:rsidR="00595A21" w:rsidRPr="00042A8D">
          <w:rPr>
            <w:rStyle w:val="Hyperlink"/>
            <w:noProof/>
          </w:rPr>
          <w:t>3.2.1 Tiêu đề tiểu mục</w:t>
        </w:r>
        <w:r w:rsidR="00595A21">
          <w:rPr>
            <w:noProof/>
            <w:webHidden/>
          </w:rPr>
          <w:tab/>
        </w:r>
        <w:r w:rsidR="00595A21">
          <w:rPr>
            <w:noProof/>
            <w:webHidden/>
          </w:rPr>
          <w:fldChar w:fldCharType="begin"/>
        </w:r>
        <w:r w:rsidR="00595A21">
          <w:rPr>
            <w:noProof/>
            <w:webHidden/>
          </w:rPr>
          <w:instrText xml:space="preserve"> PAGEREF _Toc502782386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87" w:history="1">
        <w:r w:rsidR="00595A21" w:rsidRPr="00042A8D">
          <w:rPr>
            <w:rStyle w:val="Hyperlink"/>
            <w:noProof/>
          </w:rPr>
          <w:t>3.2.2 Tiêu đề tiểu mục</w:t>
        </w:r>
        <w:r w:rsidR="00595A21">
          <w:rPr>
            <w:noProof/>
            <w:webHidden/>
          </w:rPr>
          <w:tab/>
        </w:r>
        <w:r w:rsidR="00595A21">
          <w:rPr>
            <w:noProof/>
            <w:webHidden/>
          </w:rPr>
          <w:fldChar w:fldCharType="begin"/>
        </w:r>
        <w:r w:rsidR="00595A21">
          <w:rPr>
            <w:noProof/>
            <w:webHidden/>
          </w:rPr>
          <w:instrText xml:space="preserve"> PAGEREF _Toc502782387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88" w:history="1">
        <w:r w:rsidR="00595A21" w:rsidRPr="00042A8D">
          <w:rPr>
            <w:rStyle w:val="Hyperlink"/>
          </w:rPr>
          <w:t>CHƯƠNG 4 : THIẾT KẾ VÀ HIỆN THỰC</w:t>
        </w:r>
        <w:r w:rsidR="00595A21">
          <w:rPr>
            <w:webHidden/>
          </w:rPr>
          <w:tab/>
        </w:r>
        <w:r w:rsidR="00595A21">
          <w:rPr>
            <w:webHidden/>
          </w:rPr>
          <w:fldChar w:fldCharType="begin"/>
        </w:r>
        <w:r w:rsidR="00595A21">
          <w:rPr>
            <w:webHidden/>
          </w:rPr>
          <w:instrText xml:space="preserve"> PAGEREF _Toc502782388 \h </w:instrText>
        </w:r>
        <w:r w:rsidR="00595A21">
          <w:rPr>
            <w:webHidden/>
          </w:rPr>
        </w:r>
        <w:r w:rsidR="00595A21">
          <w:rPr>
            <w:webHidden/>
          </w:rPr>
          <w:fldChar w:fldCharType="separate"/>
        </w:r>
        <w:r w:rsidR="00595A21">
          <w:rPr>
            <w:webHidden/>
          </w:rPr>
          <w:t>11</w:t>
        </w:r>
        <w:r w:rsidR="00595A21">
          <w:rPr>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89" w:history="1">
        <w:r w:rsidR="00595A21" w:rsidRPr="00042A8D">
          <w:rPr>
            <w:rStyle w:val="Hyperlink"/>
            <w:noProof/>
          </w:rPr>
          <w:t>4.1 Tiêu đề mục</w:t>
        </w:r>
        <w:r w:rsidR="00595A21">
          <w:rPr>
            <w:noProof/>
            <w:webHidden/>
          </w:rPr>
          <w:tab/>
        </w:r>
        <w:r w:rsidR="00595A21">
          <w:rPr>
            <w:noProof/>
            <w:webHidden/>
          </w:rPr>
          <w:fldChar w:fldCharType="begin"/>
        </w:r>
        <w:r w:rsidR="00595A21">
          <w:rPr>
            <w:noProof/>
            <w:webHidden/>
          </w:rPr>
          <w:instrText xml:space="preserve"> PAGEREF _Toc502782389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90" w:history="1">
        <w:r w:rsidR="00595A21" w:rsidRPr="00042A8D">
          <w:rPr>
            <w:rStyle w:val="Hyperlink"/>
            <w:noProof/>
          </w:rPr>
          <w:t>4.1.1 Tiêu đề tiểu mục</w:t>
        </w:r>
        <w:r w:rsidR="00595A21">
          <w:rPr>
            <w:noProof/>
            <w:webHidden/>
          </w:rPr>
          <w:tab/>
        </w:r>
        <w:r w:rsidR="00595A21">
          <w:rPr>
            <w:noProof/>
            <w:webHidden/>
          </w:rPr>
          <w:fldChar w:fldCharType="begin"/>
        </w:r>
        <w:r w:rsidR="00595A21">
          <w:rPr>
            <w:noProof/>
            <w:webHidden/>
          </w:rPr>
          <w:instrText xml:space="preserve"> PAGEREF _Toc502782390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91" w:history="1">
        <w:r w:rsidR="00595A21" w:rsidRPr="00042A8D">
          <w:rPr>
            <w:rStyle w:val="Hyperlink"/>
            <w:noProof/>
          </w:rPr>
          <w:t>4.1.2 Tiêu đề tiểu mục</w:t>
        </w:r>
        <w:r w:rsidR="00595A21">
          <w:rPr>
            <w:noProof/>
            <w:webHidden/>
          </w:rPr>
          <w:tab/>
        </w:r>
        <w:r w:rsidR="00595A21">
          <w:rPr>
            <w:noProof/>
            <w:webHidden/>
          </w:rPr>
          <w:fldChar w:fldCharType="begin"/>
        </w:r>
        <w:r w:rsidR="00595A21">
          <w:rPr>
            <w:noProof/>
            <w:webHidden/>
          </w:rPr>
          <w:instrText xml:space="preserve"> PAGEREF _Toc502782391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92" w:history="1">
        <w:r w:rsidR="00595A21" w:rsidRPr="00042A8D">
          <w:rPr>
            <w:rStyle w:val="Hyperlink"/>
            <w:noProof/>
          </w:rPr>
          <w:t>4.2 Tiêu đề mục</w:t>
        </w:r>
        <w:r w:rsidR="00595A21">
          <w:rPr>
            <w:noProof/>
            <w:webHidden/>
          </w:rPr>
          <w:tab/>
        </w:r>
        <w:r w:rsidR="00595A21">
          <w:rPr>
            <w:noProof/>
            <w:webHidden/>
          </w:rPr>
          <w:fldChar w:fldCharType="begin"/>
        </w:r>
        <w:r w:rsidR="00595A21">
          <w:rPr>
            <w:noProof/>
            <w:webHidden/>
          </w:rPr>
          <w:instrText xml:space="preserve"> PAGEREF _Toc502782392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93" w:history="1">
        <w:r w:rsidR="00595A21" w:rsidRPr="00042A8D">
          <w:rPr>
            <w:rStyle w:val="Hyperlink"/>
            <w:noProof/>
          </w:rPr>
          <w:t>4.2.1 Tiêu đề tiểu mục</w:t>
        </w:r>
        <w:r w:rsidR="00595A21">
          <w:rPr>
            <w:noProof/>
            <w:webHidden/>
          </w:rPr>
          <w:tab/>
        </w:r>
        <w:r w:rsidR="00595A21">
          <w:rPr>
            <w:noProof/>
            <w:webHidden/>
          </w:rPr>
          <w:fldChar w:fldCharType="begin"/>
        </w:r>
        <w:r w:rsidR="00595A21">
          <w:rPr>
            <w:noProof/>
            <w:webHidden/>
          </w:rPr>
          <w:instrText xml:space="preserve"> PAGEREF _Toc502782393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D31F60">
      <w:pPr>
        <w:pStyle w:val="TOC3"/>
        <w:tabs>
          <w:tab w:val="right" w:leader="dot" w:pos="8778"/>
        </w:tabs>
        <w:rPr>
          <w:rFonts w:asciiTheme="minorHAnsi" w:eastAsiaTheme="minorEastAsia" w:hAnsiTheme="minorHAnsi" w:cstheme="minorBidi"/>
          <w:noProof/>
          <w:sz w:val="22"/>
          <w:szCs w:val="22"/>
        </w:rPr>
      </w:pPr>
      <w:hyperlink w:anchor="_Toc502782394" w:history="1">
        <w:r w:rsidR="00595A21" w:rsidRPr="00042A8D">
          <w:rPr>
            <w:rStyle w:val="Hyperlink"/>
            <w:noProof/>
          </w:rPr>
          <w:t>4.2.2 Tiêu đề tiểu mục</w:t>
        </w:r>
        <w:r w:rsidR="00595A21">
          <w:rPr>
            <w:noProof/>
            <w:webHidden/>
          </w:rPr>
          <w:tab/>
        </w:r>
        <w:r w:rsidR="00595A21">
          <w:rPr>
            <w:noProof/>
            <w:webHidden/>
          </w:rPr>
          <w:fldChar w:fldCharType="begin"/>
        </w:r>
        <w:r w:rsidR="00595A21">
          <w:rPr>
            <w:noProof/>
            <w:webHidden/>
          </w:rPr>
          <w:instrText xml:space="preserve"> PAGEREF _Toc502782394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95" w:history="1">
        <w:r w:rsidR="00595A21" w:rsidRPr="00042A8D">
          <w:rPr>
            <w:rStyle w:val="Hyperlink"/>
          </w:rPr>
          <w:t>CHƯƠNG 5 : KẾT LUẬN</w:t>
        </w:r>
        <w:r w:rsidR="00595A21">
          <w:rPr>
            <w:webHidden/>
          </w:rPr>
          <w:tab/>
        </w:r>
        <w:r w:rsidR="00595A21">
          <w:rPr>
            <w:webHidden/>
          </w:rPr>
          <w:fldChar w:fldCharType="begin"/>
        </w:r>
        <w:r w:rsidR="00595A21">
          <w:rPr>
            <w:webHidden/>
          </w:rPr>
          <w:instrText xml:space="preserve"> PAGEREF _Toc502782395 \h </w:instrText>
        </w:r>
        <w:r w:rsidR="00595A21">
          <w:rPr>
            <w:webHidden/>
          </w:rPr>
        </w:r>
        <w:r w:rsidR="00595A21">
          <w:rPr>
            <w:webHidden/>
          </w:rPr>
          <w:fldChar w:fldCharType="separate"/>
        </w:r>
        <w:r w:rsidR="00595A21">
          <w:rPr>
            <w:webHidden/>
          </w:rPr>
          <w:t>12</w:t>
        </w:r>
        <w:r w:rsidR="00595A21">
          <w:rPr>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96" w:history="1">
        <w:r w:rsidR="00595A21" w:rsidRPr="00042A8D">
          <w:rPr>
            <w:rStyle w:val="Hyperlink"/>
            <w:noProof/>
          </w:rPr>
          <w:t>5.1 Kết quả đạt được</w:t>
        </w:r>
        <w:r w:rsidR="00595A21">
          <w:rPr>
            <w:noProof/>
            <w:webHidden/>
          </w:rPr>
          <w:tab/>
        </w:r>
        <w:r w:rsidR="00595A21">
          <w:rPr>
            <w:noProof/>
            <w:webHidden/>
          </w:rPr>
          <w:fldChar w:fldCharType="begin"/>
        </w:r>
        <w:r w:rsidR="00595A21">
          <w:rPr>
            <w:noProof/>
            <w:webHidden/>
          </w:rPr>
          <w:instrText xml:space="preserve"> PAGEREF _Toc502782396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97" w:history="1">
        <w:r w:rsidR="00595A21" w:rsidRPr="00042A8D">
          <w:rPr>
            <w:rStyle w:val="Hyperlink"/>
            <w:noProof/>
          </w:rPr>
          <w:t>5.2 Hạn chế của đồ án</w:t>
        </w:r>
        <w:r w:rsidR="00595A21">
          <w:rPr>
            <w:noProof/>
            <w:webHidden/>
          </w:rPr>
          <w:tab/>
        </w:r>
        <w:r w:rsidR="00595A21">
          <w:rPr>
            <w:noProof/>
            <w:webHidden/>
          </w:rPr>
          <w:fldChar w:fldCharType="begin"/>
        </w:r>
        <w:r w:rsidR="00595A21">
          <w:rPr>
            <w:noProof/>
            <w:webHidden/>
          </w:rPr>
          <w:instrText xml:space="preserve"> PAGEREF _Toc502782397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D31F60">
      <w:pPr>
        <w:pStyle w:val="TOC2"/>
        <w:rPr>
          <w:rFonts w:asciiTheme="minorHAnsi" w:eastAsiaTheme="minorEastAsia" w:hAnsiTheme="minorHAnsi" w:cstheme="minorBidi"/>
          <w:noProof/>
          <w:sz w:val="22"/>
          <w:szCs w:val="22"/>
        </w:rPr>
      </w:pPr>
      <w:hyperlink w:anchor="_Toc502782398" w:history="1">
        <w:r w:rsidR="00595A21" w:rsidRPr="00042A8D">
          <w:rPr>
            <w:rStyle w:val="Hyperlink"/>
            <w:noProof/>
          </w:rPr>
          <w:t>5.3 Hướng phát triển</w:t>
        </w:r>
        <w:r w:rsidR="00595A21">
          <w:rPr>
            <w:noProof/>
            <w:webHidden/>
          </w:rPr>
          <w:tab/>
        </w:r>
        <w:r w:rsidR="00595A21">
          <w:rPr>
            <w:noProof/>
            <w:webHidden/>
          </w:rPr>
          <w:fldChar w:fldCharType="begin"/>
        </w:r>
        <w:r w:rsidR="00595A21">
          <w:rPr>
            <w:noProof/>
            <w:webHidden/>
          </w:rPr>
          <w:instrText xml:space="preserve"> PAGEREF _Toc502782398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399" w:history="1">
        <w:r w:rsidR="00595A21" w:rsidRPr="00042A8D">
          <w:rPr>
            <w:rStyle w:val="Hyperlink"/>
          </w:rPr>
          <w:t>TÀI LIỆU THAM KHẢO</w:t>
        </w:r>
        <w:r w:rsidR="00595A21">
          <w:rPr>
            <w:webHidden/>
          </w:rPr>
          <w:tab/>
        </w:r>
        <w:r w:rsidR="00595A21">
          <w:rPr>
            <w:webHidden/>
          </w:rPr>
          <w:fldChar w:fldCharType="begin"/>
        </w:r>
        <w:r w:rsidR="00595A21">
          <w:rPr>
            <w:webHidden/>
          </w:rPr>
          <w:instrText xml:space="preserve"> PAGEREF _Toc502782399 \h </w:instrText>
        </w:r>
        <w:r w:rsidR="00595A21">
          <w:rPr>
            <w:webHidden/>
          </w:rPr>
        </w:r>
        <w:r w:rsidR="00595A21">
          <w:rPr>
            <w:webHidden/>
          </w:rPr>
          <w:fldChar w:fldCharType="separate"/>
        </w:r>
        <w:r w:rsidR="00595A21">
          <w:rPr>
            <w:webHidden/>
          </w:rPr>
          <w:t>12</w:t>
        </w:r>
        <w:r w:rsidR="00595A21">
          <w:rPr>
            <w:webHidden/>
          </w:rPr>
          <w:fldChar w:fldCharType="end"/>
        </w:r>
      </w:hyperlink>
    </w:p>
    <w:p w:rsidR="00595A21" w:rsidRDefault="00D31F60">
      <w:pPr>
        <w:pStyle w:val="TOC1"/>
        <w:rPr>
          <w:rFonts w:asciiTheme="minorHAnsi" w:eastAsiaTheme="minorEastAsia" w:hAnsiTheme="minorHAnsi" w:cstheme="minorBidi"/>
          <w:sz w:val="22"/>
          <w:szCs w:val="22"/>
        </w:rPr>
      </w:pPr>
      <w:hyperlink w:anchor="_Toc502782400" w:history="1">
        <w:r w:rsidR="00595A21" w:rsidRPr="00042A8D">
          <w:rPr>
            <w:rStyle w:val="Hyperlink"/>
          </w:rPr>
          <w:t>PHỤ LỤC</w:t>
        </w:r>
        <w:r w:rsidR="00595A21">
          <w:rPr>
            <w:webHidden/>
          </w:rPr>
          <w:tab/>
        </w:r>
        <w:r w:rsidR="00595A21">
          <w:rPr>
            <w:webHidden/>
          </w:rPr>
          <w:fldChar w:fldCharType="begin"/>
        </w:r>
        <w:r w:rsidR="00595A21">
          <w:rPr>
            <w:webHidden/>
          </w:rPr>
          <w:instrText xml:space="preserve"> PAGEREF _Toc502782400 \h </w:instrText>
        </w:r>
        <w:r w:rsidR="00595A21">
          <w:rPr>
            <w:webHidden/>
          </w:rPr>
        </w:r>
        <w:r w:rsidR="00595A21">
          <w:rPr>
            <w:webHidden/>
          </w:rPr>
          <w:fldChar w:fldCharType="separate"/>
        </w:r>
        <w:r w:rsidR="00595A21">
          <w:rPr>
            <w:webHidden/>
          </w:rPr>
          <w:t>13</w:t>
        </w:r>
        <w:r w:rsidR="00595A21">
          <w:rPr>
            <w:webHidden/>
          </w:rPr>
          <w:fldChar w:fldCharType="end"/>
        </w:r>
      </w:hyperlink>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3" w:name="_Toc502782370"/>
      <w:r>
        <w:lastRenderedPageBreak/>
        <w:t>DANH MỤC CÁC HÌNH VẼ</w:t>
      </w:r>
      <w:bookmarkEnd w:id="3"/>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D31F60">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D31F60">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D31F60">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4" w:name="_Toc502782371"/>
      <w:r>
        <w:t>DANH MỤC CÁC BẢNG BIỂU</w:t>
      </w:r>
      <w:bookmarkEnd w:id="4"/>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5" w:name="_Ref262310598"/>
      <w:bookmarkStart w:id="6" w:name="_Ref262310605"/>
      <w:bookmarkStart w:id="7" w:name="_Toc502782372"/>
      <w:r>
        <w:lastRenderedPageBreak/>
        <w:t xml:space="preserve">: </w:t>
      </w:r>
      <w:bookmarkEnd w:id="5"/>
      <w:bookmarkEnd w:id="6"/>
      <w:r>
        <w:t>GIỚI THIỆU</w:t>
      </w:r>
      <w:bookmarkEnd w:id="7"/>
      <w:r>
        <w:t xml:space="preserve"> </w:t>
      </w:r>
    </w:p>
    <w:p w:rsidR="00A65EB7" w:rsidRDefault="008D201A" w:rsidP="00BB0637">
      <w:pPr>
        <w:pStyle w:val="Heading2"/>
      </w:pPr>
      <w:bookmarkStart w:id="8" w:name="_Toc502782373"/>
      <w:r>
        <w:t>Tổng quan</w:t>
      </w:r>
      <w:bookmarkEnd w:id="8"/>
      <w:r w:rsidR="006F7F72">
        <w:t xml:space="preserve"> </w:t>
      </w:r>
    </w:p>
    <w:p w:rsidR="00D00BC9" w:rsidRPr="00D00BC9" w:rsidRDefault="00C87DA0" w:rsidP="00D00BC9">
      <w:r>
        <w:t>Giới thiệu</w:t>
      </w:r>
      <w:r w:rsidR="000119D1">
        <w:t xml:space="preserve"> tổng quan về đề tài</w:t>
      </w:r>
    </w:p>
    <w:p w:rsidR="00A65EB7" w:rsidRPr="004563FE" w:rsidRDefault="00A65EB7" w:rsidP="00BB0637">
      <w:pPr>
        <w:pStyle w:val="Heading2"/>
      </w:pPr>
      <w:bookmarkStart w:id="9" w:name="_Toc502782374"/>
      <w:r w:rsidRPr="004563FE">
        <w:t>Mục tiêu</w:t>
      </w:r>
      <w:r w:rsidR="00BB0637">
        <w:t xml:space="preserve"> đề tài</w:t>
      </w:r>
      <w:bookmarkEnd w:id="9"/>
    </w:p>
    <w:p w:rsidR="00A65EB7" w:rsidRDefault="00A65EB7" w:rsidP="0069113E">
      <w:pPr>
        <w:rPr>
          <w:szCs w:val="28"/>
        </w:rPr>
      </w:pPr>
      <w:r>
        <w:rPr>
          <w:szCs w:val="28"/>
        </w:rPr>
        <w:t>Mục tiêu l</w:t>
      </w:r>
      <w:r w:rsidRPr="0069113E">
        <w:rPr>
          <w:szCs w:val="28"/>
        </w:rPr>
        <w:t>à thực hiện điều gì hoặc hoạt động nào đó cụ thể, rõ ràng mà sinh viên sẽ hoàn thành theo kế hoạch đã đặt ra trong nghiên cứu.</w:t>
      </w:r>
    </w:p>
    <w:p w:rsidR="00A65EB7" w:rsidRDefault="00A65EB7" w:rsidP="0069113E">
      <w:pPr>
        <w:rPr>
          <w:szCs w:val="28"/>
        </w:rPr>
      </w:pPr>
      <w:r w:rsidRPr="0069113E">
        <w:rPr>
          <w:szCs w:val="28"/>
        </w:rPr>
        <w: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t>
      </w:r>
    </w:p>
    <w:p w:rsidR="00A65EB7" w:rsidRPr="004563FE" w:rsidRDefault="00A65EB7" w:rsidP="0069113E">
      <w:r w:rsidRPr="0069113E">
        <w:rPr>
          <w:szCs w:val="28"/>
        </w:rPr>
        <w:t>Mục tiêu trả lời câu hỏi “làm cái gì?”.</w:t>
      </w:r>
      <w:r w:rsidR="00791320">
        <w:rPr>
          <w:szCs w:val="28"/>
        </w:rPr>
        <w:fldChar w:fldCharType="begin"/>
      </w:r>
      <w:r>
        <w:rPr>
          <w:szCs w:val="28"/>
        </w:rPr>
        <w:instrText xml:space="preserve"> </w:instrText>
      </w:r>
      <w:r w:rsidRPr="00CF0B23">
        <w:rPr>
          <w:szCs w:val="28"/>
          <w:highlight w:val="yellow"/>
        </w:rPr>
        <w:instrText>[</w:instrText>
      </w:r>
      <w:r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CF0B23">
        <w:rPr>
          <w:szCs w:val="28"/>
          <w:highlight w:val="yellow"/>
        </w:rPr>
        <w:instrText>]</w:instrText>
      </w:r>
      <w:r>
        <w:rPr>
          <w:szCs w:val="28"/>
        </w:rPr>
        <w:instrText xml:space="preserve"> </w:instrText>
      </w:r>
      <w:r w:rsidR="00791320">
        <w:rPr>
          <w:szCs w:val="28"/>
        </w:rPr>
        <w:fldChar w:fldCharType="end"/>
      </w:r>
    </w:p>
    <w:p w:rsidR="00A65EB7" w:rsidRPr="004563FE" w:rsidRDefault="00BB0637" w:rsidP="00BB0637">
      <w:pPr>
        <w:pStyle w:val="Heading2"/>
      </w:pPr>
      <w:bookmarkStart w:id="10" w:name="_Toc502782375"/>
      <w:r>
        <w:t>Phạm vi đề tài</w:t>
      </w:r>
      <w:bookmarkEnd w:id="10"/>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Pr="004563FE" w:rsidRDefault="008D201A" w:rsidP="00BB0637">
      <w:pPr>
        <w:pStyle w:val="Heading2"/>
      </w:pPr>
      <w:bookmarkStart w:id="11" w:name="_Toc502782376"/>
      <w:r>
        <w:t>Mô tả y</w:t>
      </w:r>
      <w:r w:rsidR="00BB0637">
        <w:t>êu cầu chức năng</w:t>
      </w:r>
      <w:bookmarkEnd w:id="11"/>
    </w:p>
    <w:p w:rsidR="00A65EB7" w:rsidRPr="004563FE" w:rsidRDefault="000119D1" w:rsidP="00BC2CA7">
      <w:r>
        <w:t xml:space="preserve">Phần này ghi nhận và mô tả lại hệ thống sau khi thu thập thông tin, thu nhận yêu cầu. </w:t>
      </w:r>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12" w:name="_Toc502782377"/>
      <w:bookmarkEnd w:id="2"/>
      <w:r>
        <w:lastRenderedPageBreak/>
        <w:t>: CƠ SỞ LÝ THUYẾT</w:t>
      </w:r>
      <w:bookmarkEnd w:id="12"/>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13" w:name="_Toc502782378"/>
      <w:r>
        <w:t>Hướng dẫn sử dụng mẫu đồ án tốt nghiệp</w:t>
      </w:r>
      <w:r w:rsidR="00832E9E">
        <w:t xml:space="preserve"> (</w:t>
      </w:r>
      <w:bookmarkStart w:id="14" w:name="_Toc169424240"/>
      <w:r w:rsidR="00832E9E">
        <w:t>Tiêu đề mục</w:t>
      </w:r>
      <w:bookmarkEnd w:id="14"/>
      <w:r w:rsidR="00832E9E">
        <w:t xml:space="preserve"> – Style Heading 2)</w:t>
      </w:r>
      <w:bookmarkEnd w:id="13"/>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159pt" o:ole="">
            <v:imagedata r:id="rId11" o:title=""/>
          </v:shape>
          <o:OLEObject Type="Embed" ProgID="PBrush" ShapeID="_x0000_i1025" DrawAspect="Content" ObjectID="_1584526348" r:id="rId12"/>
        </w:object>
      </w:r>
    </w:p>
    <w:p w:rsidR="00EE7DCC" w:rsidRDefault="00760E25" w:rsidP="00EE7DCC">
      <w:pPr>
        <w:keepNext/>
        <w:ind w:firstLine="0"/>
        <w:jc w:val="center"/>
      </w:pPr>
      <w:r>
        <w:object w:dxaOrig="4186" w:dyaOrig="2175">
          <v:shape id="_x0000_i1026" type="#_x0000_t75" style="width:209.25pt;height:109.5pt" o:ole="">
            <v:imagedata r:id="rId13" o:title=""/>
          </v:shape>
          <o:OLEObject Type="Embed" ProgID="PBrush" ShapeID="_x0000_i1026" DrawAspect="Content" ObjectID="_1584526349" r:id="rId14"/>
        </w:object>
      </w:r>
    </w:p>
    <w:p w:rsidR="00991BC2" w:rsidRDefault="00EE7DCC" w:rsidP="00EE7DCC">
      <w:pPr>
        <w:pStyle w:val="Caption"/>
      </w:pPr>
      <w:bookmarkStart w:id="15" w:name="_Toc502784479"/>
      <w:r>
        <w:t xml:space="preserve">Hình  </w:t>
      </w:r>
      <w:r w:rsidR="00D31F60">
        <w:fldChar w:fldCharType="begin"/>
      </w:r>
      <w:r w:rsidR="00D31F60">
        <w:instrText xml:space="preserve"> STYLEREF 1 \s </w:instrText>
      </w:r>
      <w:r w:rsidR="00D31F60">
        <w:fldChar w:fldCharType="separate"/>
      </w:r>
      <w:r>
        <w:rPr>
          <w:noProof/>
        </w:rPr>
        <w:t>2</w:t>
      </w:r>
      <w:r w:rsidR="00D31F60">
        <w:rPr>
          <w:noProof/>
        </w:rPr>
        <w:fldChar w:fldCharType="end"/>
      </w:r>
      <w:r>
        <w:noBreakHyphen/>
      </w:r>
      <w:r w:rsidR="00D31F60">
        <w:fldChar w:fldCharType="begin"/>
      </w:r>
      <w:r w:rsidR="00D31F60">
        <w:instrText xml:space="preserve"> SEQ Hình_ \* ARABIC \s 1 </w:instrText>
      </w:r>
      <w:r w:rsidR="00D31F60">
        <w:fldChar w:fldCharType="separate"/>
      </w:r>
      <w:r>
        <w:rPr>
          <w:noProof/>
        </w:rPr>
        <w:t>1</w:t>
      </w:r>
      <w:r w:rsidR="00D31F60">
        <w:rPr>
          <w:noProof/>
        </w:rPr>
        <w:fldChar w:fldCharType="end"/>
      </w:r>
      <w:r>
        <w:t xml:space="preserve"> Thao tác cập nhật mục lục</w:t>
      </w:r>
      <w:bookmarkEnd w:id="15"/>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16" w:name="_Toc502782379"/>
      <w:r>
        <w:t>Cách chèn nhãn cho bảng biểu</w:t>
      </w:r>
      <w:r w:rsidR="008C2D3B">
        <w:t xml:space="preserve"> và hình vẽ</w:t>
      </w:r>
      <w:bookmarkEnd w:id="16"/>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0.25pt;height:318.75pt" o:ole="">
            <v:imagedata r:id="rId15" o:title=""/>
          </v:shape>
          <o:OLEObject Type="Embed" ProgID="PBrush" ShapeID="_x0000_i1027" DrawAspect="Content" ObjectID="_1584526350" r:id="rId16"/>
        </w:object>
      </w:r>
    </w:p>
    <w:p w:rsidR="00CB3A4E" w:rsidRDefault="00EE7DCC" w:rsidP="00EE7DCC">
      <w:pPr>
        <w:pStyle w:val="Caption"/>
      </w:pPr>
      <w:bookmarkStart w:id="17" w:name="_Toc502784480"/>
      <w:r>
        <w:t xml:space="preserve">Hình  </w:t>
      </w:r>
      <w:r w:rsidR="00D31F60">
        <w:fldChar w:fldCharType="begin"/>
      </w:r>
      <w:r w:rsidR="00D31F60">
        <w:instrText xml:space="preserve"> STYLEREF 1 \s </w:instrText>
      </w:r>
      <w:r w:rsidR="00D31F60">
        <w:fldChar w:fldCharType="separate"/>
      </w:r>
      <w:r>
        <w:rPr>
          <w:noProof/>
        </w:rPr>
        <w:t>2</w:t>
      </w:r>
      <w:r w:rsidR="00D31F60">
        <w:rPr>
          <w:noProof/>
        </w:rPr>
        <w:fldChar w:fldCharType="end"/>
      </w:r>
      <w:r>
        <w:noBreakHyphen/>
      </w:r>
      <w:r w:rsidR="00D31F60">
        <w:fldChar w:fldCharType="begin"/>
      </w:r>
      <w:r w:rsidR="00D31F60">
        <w:instrText xml:space="preserve"> SEQ Hình_ \* ARABIC \s 1 </w:instrText>
      </w:r>
      <w:r w:rsidR="00D31F60">
        <w:fldChar w:fldCharType="separate"/>
      </w:r>
      <w:r>
        <w:rPr>
          <w:noProof/>
        </w:rPr>
        <w:t>2</w:t>
      </w:r>
      <w:r w:rsidR="00D31F60">
        <w:rPr>
          <w:noProof/>
        </w:rPr>
        <w:fldChar w:fldCharType="end"/>
      </w:r>
      <w:r>
        <w:t xml:space="preserve"> Cách chèn nhãn cho hình</w:t>
      </w:r>
      <w:bookmarkEnd w:id="17"/>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75pt;height:182.25pt" o:ole="">
            <v:imagedata r:id="rId17" o:title=""/>
          </v:shape>
          <o:OLEObject Type="Embed" ProgID="PBrush" ShapeID="_x0000_i1028" DrawAspect="Content" ObjectID="_1584526351" r:id="rId18"/>
        </w:object>
      </w:r>
    </w:p>
    <w:p w:rsidR="00CB3A4E" w:rsidRDefault="00EE7DCC" w:rsidP="00EE7DCC">
      <w:pPr>
        <w:pStyle w:val="Caption"/>
      </w:pPr>
      <w:bookmarkStart w:id="18" w:name="_Toc502784481"/>
      <w:r>
        <w:t xml:space="preserve">Hình  </w:t>
      </w:r>
      <w:r w:rsidR="00D31F60">
        <w:fldChar w:fldCharType="begin"/>
      </w:r>
      <w:r w:rsidR="00D31F60">
        <w:instrText xml:space="preserve"> STYLEREF 1 \s </w:instrText>
      </w:r>
      <w:r w:rsidR="00D31F60">
        <w:fldChar w:fldCharType="separate"/>
      </w:r>
      <w:r>
        <w:rPr>
          <w:noProof/>
        </w:rPr>
        <w:t>2</w:t>
      </w:r>
      <w:r w:rsidR="00D31F60">
        <w:rPr>
          <w:noProof/>
        </w:rPr>
        <w:fldChar w:fldCharType="end"/>
      </w:r>
      <w:r>
        <w:noBreakHyphen/>
      </w:r>
      <w:r w:rsidR="00D31F60">
        <w:fldChar w:fldCharType="begin"/>
      </w:r>
      <w:r w:rsidR="00D31F60">
        <w:instrText xml:space="preserve"> SEQ Hình_ \* ARABIC \s 1 </w:instrText>
      </w:r>
      <w:r w:rsidR="00D31F60">
        <w:fldChar w:fldCharType="separate"/>
      </w:r>
      <w:r>
        <w:rPr>
          <w:noProof/>
        </w:rPr>
        <w:t>3</w:t>
      </w:r>
      <w:r w:rsidR="00D31F60">
        <w:rPr>
          <w:noProof/>
        </w:rPr>
        <w:fldChar w:fldCharType="end"/>
      </w:r>
      <w:r w:rsidRPr="00EE7DCC">
        <w:t xml:space="preserve"> </w:t>
      </w:r>
      <w:r>
        <w:t>Cách tạo một nhãn mới</w:t>
      </w:r>
      <w:bookmarkEnd w:id="18"/>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4.75pt;height:280.5pt" o:ole="">
            <v:imagedata r:id="rId19" o:title=""/>
          </v:shape>
          <o:OLEObject Type="Embed" ProgID="PBrush" ShapeID="_x0000_i1029" DrawAspect="Content" ObjectID="_1584526352" r:id="rId20"/>
        </w:object>
      </w:r>
    </w:p>
    <w:p w:rsidR="005A01C8" w:rsidRDefault="00EE7DCC" w:rsidP="00EE7DCC">
      <w:pPr>
        <w:pStyle w:val="Caption"/>
      </w:pPr>
      <w:bookmarkStart w:id="19" w:name="_Toc502784482"/>
      <w:r>
        <w:t xml:space="preserve">Hình  </w:t>
      </w:r>
      <w:r w:rsidR="00D31F60">
        <w:fldChar w:fldCharType="begin"/>
      </w:r>
      <w:r w:rsidR="00D31F60">
        <w:instrText xml:space="preserve"> STYLEREF 1 \s </w:instrText>
      </w:r>
      <w:r w:rsidR="00D31F60">
        <w:fldChar w:fldCharType="separate"/>
      </w:r>
      <w:r>
        <w:rPr>
          <w:noProof/>
        </w:rPr>
        <w:t>2</w:t>
      </w:r>
      <w:r w:rsidR="00D31F60">
        <w:rPr>
          <w:noProof/>
        </w:rPr>
        <w:fldChar w:fldCharType="end"/>
      </w:r>
      <w:r>
        <w:noBreakHyphen/>
      </w:r>
      <w:r w:rsidR="00D31F60">
        <w:fldChar w:fldCharType="begin"/>
      </w:r>
      <w:r w:rsidR="00D31F60">
        <w:instrText xml:space="preserve"> SEQ Hình_ \* ARABIC \s 1 </w:instrText>
      </w:r>
      <w:r w:rsidR="00D31F60">
        <w:fldChar w:fldCharType="separate"/>
      </w:r>
      <w:r>
        <w:rPr>
          <w:noProof/>
        </w:rPr>
        <w:t>4</w:t>
      </w:r>
      <w:r w:rsidR="00D31F60">
        <w:rPr>
          <w:noProof/>
        </w:rPr>
        <w:fldChar w:fldCharType="end"/>
      </w:r>
      <w:r w:rsidR="00914C28">
        <w:t xml:space="preserve"> Cách tham chiếu đến một nhãn</w:t>
      </w:r>
      <w:bookmarkEnd w:id="19"/>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20" w:name="_Toc502784483"/>
      <w:bookmarkStart w:id="21" w:name="_Toc169424241"/>
      <w:r>
        <w:t xml:space="preserve">Bảng </w:t>
      </w:r>
      <w:r w:rsidR="00D31F60">
        <w:fldChar w:fldCharType="begin"/>
      </w:r>
      <w:r w:rsidR="00D31F60">
        <w:instrText xml:space="preserve"> STYLEREF 1 \s </w:instrText>
      </w:r>
      <w:r w:rsidR="00D31F60">
        <w:fldChar w:fldCharType="separate"/>
      </w:r>
      <w:r>
        <w:rPr>
          <w:noProof/>
        </w:rPr>
        <w:t>2</w:t>
      </w:r>
      <w:r w:rsidR="00D31F60">
        <w:rPr>
          <w:noProof/>
        </w:rPr>
        <w:fldChar w:fldCharType="end"/>
      </w:r>
      <w:r>
        <w:noBreakHyphen/>
      </w:r>
      <w:r w:rsidR="00D31F60">
        <w:fldChar w:fldCharType="begin"/>
      </w:r>
      <w:r w:rsidR="00D31F60">
        <w:instrText xml:space="preserve"> SEQ Bảng \* ARABIC \s 1 </w:instrText>
      </w:r>
      <w:r w:rsidR="00D31F60">
        <w:fldChar w:fldCharType="separate"/>
      </w:r>
      <w:r>
        <w:rPr>
          <w:noProof/>
        </w:rPr>
        <w:t>1</w:t>
      </w:r>
      <w:r w:rsidR="00D31F60">
        <w:rPr>
          <w:noProof/>
        </w:rPr>
        <w:fldChar w:fldCharType="end"/>
      </w:r>
      <w:r>
        <w:t xml:space="preserve"> Tên bảng</w:t>
      </w:r>
      <w:bookmarkEnd w:id="20"/>
    </w:p>
    <w:p w:rsidR="00A64047" w:rsidRDefault="00A64047" w:rsidP="005A01C8">
      <w:pPr>
        <w:pStyle w:val="Caption"/>
      </w:pPr>
    </w:p>
    <w:p w:rsidR="00A16910" w:rsidRPr="00A16910" w:rsidRDefault="00A33BF0" w:rsidP="00511C02">
      <w:pPr>
        <w:pStyle w:val="Heading3"/>
      </w:pPr>
      <w:bookmarkStart w:id="22" w:name="_Toc502782380"/>
      <w:bookmarkEnd w:id="21"/>
      <w:r>
        <w:t>H</w:t>
      </w:r>
      <w:r w:rsidR="003C1390">
        <w:t>ướng dẫn chèn công thức và nhãn</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5pt;height:36.75pt" o:ole="">
                  <v:imagedata r:id="rId21" o:title=""/>
                </v:shape>
                <o:OLEObject Type="Embed" ProgID="Equation.DSMT4" ShapeID="_x0000_i1030" DrawAspect="Content" ObjectID="_1584526353" r:id="rId22"/>
              </w:object>
            </w:r>
          </w:p>
        </w:tc>
        <w:tc>
          <w:tcPr>
            <w:tcW w:w="765" w:type="dxa"/>
          </w:tcPr>
          <w:p w:rsidR="000968D4" w:rsidRDefault="000968D4" w:rsidP="000968D4">
            <w:pPr>
              <w:keepNext/>
              <w:spacing w:before="60" w:beforeAutospacing="0" w:after="0" w:afterAutospacing="0" w:line="240" w:lineRule="auto"/>
              <w:ind w:firstLine="0"/>
              <w:jc w:val="right"/>
            </w:pPr>
            <w:bookmarkStart w:id="23" w:name="_Ref262309719"/>
            <w:r>
              <w:t>(</w:t>
            </w:r>
            <w:r w:rsidR="00D31F60">
              <w:fldChar w:fldCharType="begin"/>
            </w:r>
            <w:r w:rsidR="00D31F60">
              <w:instrText xml:space="preserve"> STYLEREF 1 \s </w:instrText>
            </w:r>
            <w:r w:rsidR="00D31F60">
              <w:fldChar w:fldCharType="separate"/>
            </w:r>
            <w:r w:rsidR="0066625C">
              <w:rPr>
                <w:noProof/>
              </w:rPr>
              <w:t>1</w:t>
            </w:r>
            <w:r w:rsidR="00D31F60">
              <w:rPr>
                <w:noProof/>
              </w:rPr>
              <w:fldChar w:fldCharType="end"/>
            </w:r>
            <w:r>
              <w:t>.</w:t>
            </w:r>
            <w:r w:rsidR="00D31F60">
              <w:fldChar w:fldCharType="begin"/>
            </w:r>
            <w:r w:rsidR="00D31F60">
              <w:instrText xml:space="preserve"> SEQ Công_thức \* ARABIC \s 1 </w:instrText>
            </w:r>
            <w:r w:rsidR="00D31F60">
              <w:fldChar w:fldCharType="separate"/>
            </w:r>
            <w:r w:rsidR="0066625C">
              <w:rPr>
                <w:noProof/>
              </w:rPr>
              <w:t>1</w:t>
            </w:r>
            <w:r w:rsidR="00D31F60">
              <w:rPr>
                <w:noProof/>
              </w:rPr>
              <w:fldChar w:fldCharType="end"/>
            </w:r>
            <w:r>
              <w:t>)</w:t>
            </w:r>
            <w:bookmarkEnd w:id="23"/>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C913CC" w:rsidP="003510E3">
      <w:pPr>
        <w:sectPr w:rsidR="00C913CC"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24" w:name="_Toc502782381"/>
      <w:bookmarkStart w:id="25" w:name="_Toc169424247"/>
      <w:r>
        <w:lastRenderedPageBreak/>
        <w:t>: PHÂN TÍCH</w:t>
      </w:r>
      <w:bookmarkEnd w:id="24"/>
      <w:r w:rsidR="006F7F72">
        <w:t xml:space="preserve"> </w:t>
      </w:r>
    </w:p>
    <w:p w:rsidR="000B6B71" w:rsidRPr="000B6B71" w:rsidDel="00114317" w:rsidRDefault="000B6B71" w:rsidP="000B6B71">
      <w:pPr>
        <w:rPr>
          <w:del w:id="26" w:author="Minh Đức Lê" w:date="2018-03-11T23:21:00Z"/>
        </w:rPr>
      </w:pPr>
      <w:del w:id="27"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del>
    </w:p>
    <w:p w:rsidR="001A08FA" w:rsidRDefault="001A08FA" w:rsidP="001A08FA">
      <w:pPr>
        <w:pStyle w:val="Heading2"/>
        <w:rPr>
          <w:ins w:id="28" w:author="Minh Đức Lê" w:date="2018-03-11T23:28:00Z"/>
        </w:rPr>
      </w:pPr>
      <w:bookmarkStart w:id="29" w:name="_Toc502782382"/>
      <w:bookmarkEnd w:id="25"/>
      <w:del w:id="30"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bookmarkEnd w:id="29"/>
        <w:r w:rsidR="006F7F72" w:rsidDel="00114317">
          <w:delText xml:space="preserve"> </w:delText>
        </w:r>
      </w:del>
      <w:ins w:id="31" w:author="Minh Đức Lê" w:date="2018-03-11T23:21:00Z">
        <w:r w:rsidR="00114317">
          <w:t>Sơ đồ Usecase</w:t>
        </w:r>
      </w:ins>
    </w:p>
    <w:p w:rsidR="00114317" w:rsidRPr="00CD6109" w:rsidRDefault="00114317">
      <w:pPr>
        <w:pPrChange w:id="32" w:author="Minh Đức Lê" w:date="2018-03-11T23:28:00Z">
          <w:pPr>
            <w:pStyle w:val="Heading2"/>
          </w:pPr>
        </w:pPrChange>
      </w:pPr>
      <w:ins w:id="33" w:author="Minh Đức Lê" w:date="2018-03-11T23:30:00Z">
        <w:r w:rsidRPr="00CD6109">
          <w:rPr>
            <w:noProof/>
            <w:rPrChange w:id="34" w:author="Unknown">
              <w:rPr>
                <w:b w:val="0"/>
                <w:bCs w:val="0"/>
                <w:iCs w:val="0"/>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A08FA" w:rsidRPr="00A16910" w:rsidDel="00866498" w:rsidRDefault="001A08FA" w:rsidP="001A08FA">
      <w:pPr>
        <w:pStyle w:val="Heading3"/>
        <w:rPr>
          <w:del w:id="35" w:author="Minh Đức Lê" w:date="2018-03-11T23:38:00Z"/>
        </w:rPr>
      </w:pPr>
      <w:bookmarkStart w:id="36" w:name="_Toc502782383"/>
      <w:del w:id="37" w:author="Minh Đức Lê" w:date="2018-03-11T23:38:00Z">
        <w:r w:rsidDel="00866498">
          <w:delText>Tiêu đề tiểu mục</w:delText>
        </w:r>
        <w:bookmarkEnd w:id="36"/>
        <w:r w:rsidR="006F7F72" w:rsidDel="00866498">
          <w:delText xml:space="preserve"> </w:delText>
        </w:r>
      </w:del>
    </w:p>
    <w:p w:rsidR="001A08FA" w:rsidRPr="00A16910" w:rsidDel="00866498" w:rsidRDefault="00510BA3" w:rsidP="00585F4E">
      <w:pPr>
        <w:rPr>
          <w:del w:id="38" w:author="Minh Đức Lê" w:date="2018-03-11T23:38:00Z"/>
        </w:rPr>
      </w:pPr>
      <w:del w:id="39" w:author="Minh Đức Lê" w:date="2018-03-11T23:38:00Z">
        <w:r w:rsidDel="00866498">
          <w:delText xml:space="preserve">Nội dung tiểu  mục </w:delText>
        </w:r>
      </w:del>
    </w:p>
    <w:p w:rsidR="001A08FA" w:rsidRPr="00A16910" w:rsidDel="00866498" w:rsidRDefault="001A08FA" w:rsidP="001A08FA">
      <w:pPr>
        <w:pStyle w:val="Heading3"/>
        <w:rPr>
          <w:del w:id="40" w:author="Minh Đức Lê" w:date="2018-03-11T23:38:00Z"/>
        </w:rPr>
      </w:pPr>
      <w:bookmarkStart w:id="41" w:name="_Toc502782384"/>
      <w:del w:id="42" w:author="Minh Đức Lê" w:date="2018-03-11T23:38:00Z">
        <w:r w:rsidDel="00866498">
          <w:delText>Tiêu đề tiểu mục</w:delText>
        </w:r>
        <w:bookmarkEnd w:id="41"/>
      </w:del>
    </w:p>
    <w:p w:rsidR="001A08FA" w:rsidDel="00866498" w:rsidRDefault="00510BA3" w:rsidP="00585F4E">
      <w:pPr>
        <w:rPr>
          <w:del w:id="43" w:author="Minh Đức Lê" w:date="2018-03-11T23:38:00Z"/>
        </w:rPr>
      </w:pPr>
      <w:del w:id="44" w:author="Minh Đức Lê" w:date="2018-03-11T23:38:00Z">
        <w:r w:rsidDel="00866498">
          <w:delText>Nội dung tiểu  mục</w:delText>
        </w:r>
      </w:del>
    </w:p>
    <w:p w:rsidR="001A08FA" w:rsidRDefault="001A08FA" w:rsidP="001A08FA">
      <w:pPr>
        <w:pStyle w:val="Heading2"/>
      </w:pPr>
      <w:bookmarkStart w:id="45" w:name="_Toc502782385"/>
      <w:del w:id="46" w:author="Minh Đức Lê" w:date="2018-03-11T23:38:00Z">
        <w:r w:rsidDel="00866498">
          <w:delText>Tiêu đề mục</w:delText>
        </w:r>
      </w:del>
      <w:bookmarkEnd w:id="45"/>
      <w:ins w:id="47" w:author="Minh Đức Lê" w:date="2018-03-11T23:38:00Z">
        <w:r w:rsidR="00866498">
          <w:t>Đặc tả các yêu cầu chức năng</w:t>
        </w:r>
      </w:ins>
    </w:p>
    <w:p w:rsidR="001A08FA" w:rsidRPr="00A16910" w:rsidRDefault="001A08FA" w:rsidP="001A08FA">
      <w:pPr>
        <w:pStyle w:val="Heading3"/>
      </w:pPr>
      <w:bookmarkStart w:id="48" w:name="_Toc502782386"/>
      <w:del w:id="49" w:author="Minh Đức Lê" w:date="2018-03-11T23:38:00Z">
        <w:r w:rsidDel="00866498">
          <w:delText>Tiêu đề tiểu mục</w:delText>
        </w:r>
      </w:del>
      <w:bookmarkEnd w:id="48"/>
      <w:ins w:id="50" w:author="Minh Đức Lê" w:date="2018-03-22T16:13:00Z">
        <w:r w:rsidR="003F37B2">
          <w:t>Chức năng đăng nhập</w:t>
        </w:r>
      </w:ins>
    </w:p>
    <w:p w:rsidR="004B701D" w:rsidRDefault="00510BA3" w:rsidP="004B701D">
      <w:pPr>
        <w:rPr>
          <w:ins w:id="51" w:author="Minh Đức Lê" w:date="2018-04-06T00:51:00Z"/>
        </w:rPr>
      </w:pPr>
      <w:del w:id="52" w:author="Minh Đức Lê" w:date="2018-04-06T00:51:00Z">
        <w:r w:rsidDel="004B701D">
          <w:delText>Nội dung tiểu  mục</w:delText>
        </w:r>
      </w:del>
      <w:ins w:id="53" w:author="Minh Đức Lê" w:date="2018-04-06T00:51:00Z">
        <w:r w:rsidR="004B701D" w:rsidRPr="004B701D">
          <w:t xml:space="preserve"> </w:t>
        </w:r>
      </w:ins>
    </w:p>
    <w:tbl>
      <w:tblPr>
        <w:tblStyle w:val="TableGrid"/>
        <w:tblW w:w="9404" w:type="dxa"/>
        <w:tblLook w:val="01E0" w:firstRow="1" w:lastRow="1" w:firstColumn="1" w:lastColumn="1" w:noHBand="0" w:noVBand="0"/>
      </w:tblPr>
      <w:tblGrid>
        <w:gridCol w:w="2379"/>
        <w:gridCol w:w="7025"/>
      </w:tblGrid>
      <w:tr w:rsidR="004B701D" w:rsidTr="00CD6109">
        <w:trPr>
          <w:trHeight w:val="560"/>
          <w:ins w:id="54" w:author="Minh Đức Lê" w:date="2018-04-06T00:51:00Z"/>
        </w:trPr>
        <w:tc>
          <w:tcPr>
            <w:tcW w:w="9404" w:type="dxa"/>
            <w:gridSpan w:val="2"/>
            <w:tcBorders>
              <w:top w:val="single" w:sz="4" w:space="0" w:color="auto"/>
              <w:left w:val="single" w:sz="4" w:space="0" w:color="auto"/>
              <w:bottom w:val="single" w:sz="4" w:space="0" w:color="auto"/>
              <w:right w:val="single" w:sz="4" w:space="0" w:color="auto"/>
            </w:tcBorders>
            <w:hideMark/>
          </w:tcPr>
          <w:p w:rsidR="004B701D" w:rsidRDefault="004B701D" w:rsidP="00CD6109">
            <w:pPr>
              <w:spacing w:beforeAutospacing="0" w:afterAutospacing="0" w:line="360" w:lineRule="auto"/>
              <w:rPr>
                <w:ins w:id="55" w:author="Minh Đức Lê" w:date="2018-04-06T00:51:00Z"/>
                <w:b/>
                <w:szCs w:val="26"/>
              </w:rPr>
            </w:pPr>
            <w:ins w:id="56" w:author="Minh Đức Lê" w:date="2018-04-06T00:51:00Z">
              <w:r>
                <w:rPr>
                  <w:b/>
                  <w:bCs/>
                  <w:szCs w:val="26"/>
                </w:rPr>
                <w:t xml:space="preserve">Use case: </w:t>
              </w:r>
              <w:r>
                <w:rPr>
                  <w:i/>
                  <w:iCs/>
                  <w:color w:val="0000FF"/>
                  <w:szCs w:val="26"/>
                </w:rPr>
                <w:t>Đăng nhập</w:t>
              </w:r>
            </w:ins>
          </w:p>
        </w:tc>
      </w:tr>
      <w:tr w:rsidR="004B701D" w:rsidTr="00CD6109">
        <w:trPr>
          <w:trHeight w:val="680"/>
          <w:ins w:id="57"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8" w:author="Minh Đức Lê" w:date="2018-04-06T00:51:00Z"/>
                <w:rFonts w:ascii="Times New Roman" w:hAnsi="Times New Roman" w:cs="Times New Roman"/>
                <w:b w:val="0"/>
                <w:sz w:val="26"/>
                <w:szCs w:val="26"/>
              </w:rPr>
            </w:pPr>
            <w:ins w:id="59" w:author="Minh Đức Lê" w:date="2018-04-06T00:51: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60" w:author="Minh Đức Lê" w:date="2018-04-06T00:51:00Z"/>
                <w:rFonts w:ascii="Times New Roman" w:hAnsi="Times New Roman"/>
                <w:sz w:val="26"/>
                <w:szCs w:val="26"/>
              </w:rPr>
            </w:pPr>
            <w:ins w:id="61" w:author="Minh Đức Lê" w:date="2018-04-06T00:51:00Z">
              <w:r>
                <w:rPr>
                  <w:rFonts w:ascii="Times New Roman" w:hAnsi="Times New Roman"/>
                  <w:sz w:val="26"/>
                  <w:szCs w:val="26"/>
                </w:rPr>
                <w:t>Xử lí đăng nhập cho Khách hàng</w:t>
              </w:r>
            </w:ins>
          </w:p>
        </w:tc>
      </w:tr>
      <w:tr w:rsidR="004B701D" w:rsidTr="00CD6109">
        <w:trPr>
          <w:trHeight w:val="692"/>
          <w:ins w:id="62"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63" w:author="Minh Đức Lê" w:date="2018-04-06T00:51:00Z"/>
                <w:rFonts w:ascii="Times New Roman" w:hAnsi="Times New Roman" w:cs="Times New Roman"/>
                <w:b w:val="0"/>
                <w:sz w:val="26"/>
                <w:szCs w:val="26"/>
              </w:rPr>
            </w:pPr>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64" w:author="Minh Đức Lê" w:date="2018-04-06T00:51:00Z"/>
                <w:rFonts w:ascii="Times New Roman" w:hAnsi="Times New Roman"/>
                <w:sz w:val="26"/>
                <w:szCs w:val="26"/>
              </w:rPr>
            </w:pPr>
            <w:ins w:id="65" w:author="Minh Đức Lê" w:date="2018-04-06T00:51:00Z">
              <w:r>
                <w:rPr>
                  <w:rFonts w:ascii="Times New Roman" w:hAnsi="Times New Roman"/>
                  <w:sz w:val="26"/>
                  <w:szCs w:val="26"/>
                </w:rPr>
                <w:t xml:space="preserve">Khách hàng </w:t>
              </w:r>
              <w:r>
                <w:rPr>
                  <w:rFonts w:ascii="Times New Roman" w:hAnsi="Times New Roman"/>
                  <w:sz w:val="26"/>
                  <w:szCs w:val="26"/>
                  <w:lang w:val="vi-VN"/>
                </w:rPr>
                <w:t>điền thông tin</w:t>
              </w:r>
              <w:r>
                <w:rPr>
                  <w:rFonts w:ascii="Times New Roman" w:hAnsi="Times New Roman"/>
                  <w:sz w:val="26"/>
                  <w:szCs w:val="26"/>
                </w:rPr>
                <w:t xml:space="preserve"> tài khoản</w:t>
              </w:r>
              <w:r>
                <w:rPr>
                  <w:rFonts w:ascii="Times New Roman" w:hAnsi="Times New Roman"/>
                  <w:sz w:val="26"/>
                  <w:szCs w:val="26"/>
                  <w:lang w:val="vi-VN"/>
                </w:rPr>
                <w:t xml:space="preserve"> </w:t>
              </w:r>
              <w:r>
                <w:rPr>
                  <w:rFonts w:ascii="Times New Roman" w:hAnsi="Times New Roman"/>
                  <w:sz w:val="26"/>
                  <w:szCs w:val="26"/>
                </w:rPr>
                <w:t>đăng nhập</w:t>
              </w:r>
            </w:ins>
          </w:p>
        </w:tc>
      </w:tr>
      <w:tr w:rsidR="004B701D" w:rsidTr="00CD6109">
        <w:trPr>
          <w:trHeight w:val="680"/>
          <w:ins w:id="66"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67" w:author="Minh Đức Lê" w:date="2018-04-06T00:51:00Z"/>
                <w:rFonts w:ascii="Times New Roman" w:hAnsi="Times New Roman" w:cs="Times New Roman"/>
                <w:b w:val="0"/>
                <w:sz w:val="26"/>
                <w:szCs w:val="26"/>
              </w:rPr>
            </w:pPr>
            <w:ins w:id="68" w:author="Minh Đức Lê" w:date="2018-04-06T00:51:00Z">
              <w:r>
                <w:rPr>
                  <w:rFonts w:ascii="Times New Roman" w:hAnsi="Times New Roman" w:cs="Times New Roman"/>
                  <w:b w:val="0"/>
                  <w:bCs w:val="0"/>
                  <w:sz w:val="26"/>
                  <w:szCs w:val="26"/>
                </w:rPr>
                <w:lastRenderedPageBreak/>
                <w:t>Tác nhân:</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pPr>
              <w:pStyle w:val="InfoBlue"/>
              <w:spacing w:beforeAutospacing="0" w:afterAutospacing="0" w:line="360" w:lineRule="auto"/>
              <w:rPr>
                <w:ins w:id="69" w:author="Minh Đức Lê" w:date="2018-04-06T00:51:00Z"/>
                <w:rFonts w:ascii="Times New Roman" w:hAnsi="Times New Roman"/>
                <w:sz w:val="26"/>
                <w:szCs w:val="26"/>
                <w:lang w:val="vi-VN"/>
              </w:rPr>
            </w:pPr>
            <w:ins w:id="70" w:author="Minh Đức Lê" w:date="2018-04-06T11:16:00Z">
              <w:r>
                <w:rPr>
                  <w:rFonts w:ascii="Times New Roman" w:hAnsi="Times New Roman"/>
                  <w:sz w:val="26"/>
                  <w:szCs w:val="26"/>
                </w:rPr>
                <w:t>Người dùng</w:t>
              </w:r>
            </w:ins>
            <w:ins w:id="71" w:author="Minh Đức Lê" w:date="2018-04-06T00:51:00Z">
              <w:r w:rsidR="004B701D">
                <w:rPr>
                  <w:rFonts w:ascii="Times New Roman" w:hAnsi="Times New Roman"/>
                  <w:sz w:val="26"/>
                  <w:szCs w:val="26"/>
                </w:rPr>
                <w:t xml:space="preserve"> (</w:t>
              </w:r>
            </w:ins>
            <w:ins w:id="72" w:author="Minh Đức Lê" w:date="2018-04-06T10:39:00Z">
              <w:r w:rsidR="00351862">
                <w:rPr>
                  <w:rFonts w:ascii="Times New Roman" w:hAnsi="Times New Roman"/>
                  <w:sz w:val="26"/>
                  <w:szCs w:val="26"/>
                </w:rPr>
                <w:t>Guest</w:t>
              </w:r>
            </w:ins>
            <w:ins w:id="73" w:author="Minh Đức Lê" w:date="2018-04-06T00:51:00Z">
              <w:r w:rsidR="004B701D">
                <w:rPr>
                  <w:rFonts w:ascii="Times New Roman" w:hAnsi="Times New Roman"/>
                  <w:sz w:val="26"/>
                  <w:szCs w:val="26"/>
                </w:rPr>
                <w:t>)</w:t>
              </w:r>
            </w:ins>
          </w:p>
        </w:tc>
      </w:tr>
      <w:tr w:rsidR="004B701D" w:rsidTr="00CD6109">
        <w:trPr>
          <w:trHeight w:val="680"/>
          <w:ins w:id="74"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75" w:author="Minh Đức Lê" w:date="2018-04-06T00:51:00Z"/>
                <w:rFonts w:ascii="Times New Roman" w:hAnsi="Times New Roman" w:cs="Times New Roman"/>
                <w:b w:val="0"/>
                <w:sz w:val="26"/>
                <w:szCs w:val="26"/>
              </w:rPr>
            </w:pPr>
            <w:ins w:id="76" w:author="Minh Đức Lê" w:date="2018-04-06T00:51: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9829E7">
            <w:pPr>
              <w:pStyle w:val="InfoBlue"/>
              <w:spacing w:beforeAutospacing="0" w:afterAutospacing="0" w:line="360" w:lineRule="auto"/>
              <w:rPr>
                <w:ins w:id="77" w:author="Minh Đức Lê" w:date="2018-04-06T00:51:00Z"/>
                <w:rFonts w:ascii="Times New Roman" w:hAnsi="Times New Roman"/>
                <w:sz w:val="26"/>
                <w:szCs w:val="26"/>
              </w:rPr>
            </w:pPr>
            <w:ins w:id="78" w:author="Minh Đức Lê" w:date="2018-04-06T10:38:00Z">
              <w:r>
                <w:rPr>
                  <w:rFonts w:ascii="Times New Roman" w:hAnsi="Times New Roman"/>
                  <w:sz w:val="26"/>
                  <w:szCs w:val="26"/>
                </w:rPr>
                <w:t>Cấp quyền</w:t>
              </w:r>
              <w:r w:rsidR="00351862">
                <w:rPr>
                  <w:rFonts w:ascii="Times New Roman" w:hAnsi="Times New Roman"/>
                  <w:sz w:val="26"/>
                  <w:szCs w:val="26"/>
                </w:rPr>
                <w:t xml:space="preserve"> cho ‘</w:t>
              </w:r>
            </w:ins>
            <w:ins w:id="79" w:author="Minh Đức Lê" w:date="2018-04-06T11:17:00Z">
              <w:r w:rsidR="00A7260C">
                <w:rPr>
                  <w:rFonts w:ascii="Times New Roman" w:hAnsi="Times New Roman"/>
                  <w:sz w:val="26"/>
                  <w:szCs w:val="26"/>
                </w:rPr>
                <w:t>Người dùng</w:t>
              </w:r>
            </w:ins>
            <w:ins w:id="80" w:author="Minh Đức Lê" w:date="2018-04-06T10:39:00Z">
              <w:r w:rsidR="00351862">
                <w:rPr>
                  <w:rFonts w:ascii="Times New Roman" w:hAnsi="Times New Roman"/>
                  <w:sz w:val="26"/>
                  <w:szCs w:val="26"/>
                </w:rPr>
                <w:t>’</w:t>
              </w:r>
            </w:ins>
            <w:ins w:id="81" w:author="Minh Đức Lê" w:date="2018-04-06T10:42:00Z">
              <w:r>
                <w:rPr>
                  <w:rFonts w:ascii="Times New Roman" w:hAnsi="Times New Roman"/>
                  <w:sz w:val="26"/>
                  <w:szCs w:val="26"/>
                </w:rPr>
                <w:t xml:space="preserve"> theo quyền của tài khoản</w:t>
              </w:r>
            </w:ins>
            <w:ins w:id="82" w:author="Minh Đức Lê" w:date="2018-04-06T10:38:00Z">
              <w:r w:rsidR="00351862">
                <w:rPr>
                  <w:rFonts w:ascii="Times New Roman" w:hAnsi="Times New Roman"/>
                  <w:sz w:val="26"/>
                  <w:szCs w:val="26"/>
                </w:rPr>
                <w:t xml:space="preserve">, </w:t>
              </w:r>
            </w:ins>
            <w:ins w:id="83" w:author="Minh Đức Lê" w:date="2018-04-06T10:43:00Z">
              <w:r w:rsidR="00E75D66">
                <w:rPr>
                  <w:rFonts w:ascii="Times New Roman" w:hAnsi="Times New Roman"/>
                  <w:sz w:val="26"/>
                  <w:szCs w:val="26"/>
                </w:rPr>
                <w:t xml:space="preserve">trả về </w:t>
              </w:r>
            </w:ins>
            <w:ins w:id="84" w:author="Minh Đức Lê" w:date="2018-04-06T10:38:00Z">
              <w:r w:rsidR="00351862">
                <w:rPr>
                  <w:rFonts w:ascii="Times New Roman" w:hAnsi="Times New Roman"/>
                  <w:sz w:val="26"/>
                  <w:szCs w:val="26"/>
                </w:rPr>
                <w:t>g</w:t>
              </w:r>
            </w:ins>
            <w:ins w:id="85" w:author="Minh Đức Lê" w:date="2018-04-06T00:51:00Z">
              <w:r w:rsidR="004B701D">
                <w:rPr>
                  <w:rFonts w:ascii="Times New Roman" w:hAnsi="Times New Roman"/>
                  <w:sz w:val="26"/>
                  <w:szCs w:val="26"/>
                </w:rPr>
                <w:t xml:space="preserve">iao diện </w:t>
              </w:r>
            </w:ins>
            <w:ins w:id="86" w:author="Minh Đức Lê" w:date="2018-04-06T10:38:00Z">
              <w:r w:rsidR="00351862">
                <w:rPr>
                  <w:rFonts w:ascii="Times New Roman" w:hAnsi="Times New Roman"/>
                  <w:sz w:val="26"/>
                  <w:szCs w:val="26"/>
                </w:rPr>
                <w:t>trước</w:t>
              </w:r>
            </w:ins>
            <w:ins w:id="87" w:author="Minh Đức Lê" w:date="2018-04-06T10:43:00Z">
              <w:r w:rsidR="00B45EC3">
                <w:rPr>
                  <w:rFonts w:ascii="Times New Roman" w:hAnsi="Times New Roman"/>
                  <w:sz w:val="26"/>
                  <w:szCs w:val="26"/>
                </w:rPr>
                <w:t xml:space="preserve"> bước</w:t>
              </w:r>
            </w:ins>
            <w:ins w:id="88" w:author="Minh Đức Lê" w:date="2018-04-06T10:38:00Z">
              <w:r w:rsidR="00351862">
                <w:rPr>
                  <w:rFonts w:ascii="Times New Roman" w:hAnsi="Times New Roman"/>
                  <w:sz w:val="26"/>
                  <w:szCs w:val="26"/>
                </w:rPr>
                <w:t xml:space="preserve"> đăng nhập</w:t>
              </w:r>
              <w:r w:rsidR="00E75D66">
                <w:rPr>
                  <w:rFonts w:ascii="Times New Roman" w:hAnsi="Times New Roman"/>
                  <w:sz w:val="26"/>
                  <w:szCs w:val="26"/>
                </w:rPr>
                <w:t>.</w:t>
              </w:r>
            </w:ins>
          </w:p>
        </w:tc>
      </w:tr>
      <w:tr w:rsidR="004B701D" w:rsidTr="00CD6109">
        <w:trPr>
          <w:trHeight w:val="2951"/>
          <w:ins w:id="89"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90" w:author="Minh Đức Lê" w:date="2018-04-06T00:51:00Z"/>
                <w:rFonts w:ascii="Times New Roman" w:hAnsi="Times New Roman" w:cs="Times New Roman"/>
                <w:b w:val="0"/>
                <w:sz w:val="26"/>
                <w:szCs w:val="26"/>
              </w:rPr>
            </w:pPr>
            <w:ins w:id="91" w:author="Minh Đức Lê" w:date="2018-04-06T00:51: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rsidP="004B701D">
            <w:pPr>
              <w:pStyle w:val="InfoBlue"/>
              <w:numPr>
                <w:ilvl w:val="0"/>
                <w:numId w:val="48"/>
              </w:numPr>
              <w:spacing w:beforeAutospacing="0" w:afterAutospacing="0" w:line="360" w:lineRule="auto"/>
              <w:rPr>
                <w:ins w:id="92" w:author="Minh Đức Lê" w:date="2018-04-06T00:51:00Z"/>
                <w:rFonts w:ascii="Times New Roman" w:hAnsi="Times New Roman"/>
                <w:sz w:val="26"/>
                <w:szCs w:val="26"/>
                <w:lang w:val="vi-VN"/>
              </w:rPr>
            </w:pPr>
            <w:ins w:id="93" w:author="Minh Đức Lê" w:date="2018-04-06T11:17:00Z">
              <w:r>
                <w:rPr>
                  <w:rFonts w:ascii="Times New Roman" w:hAnsi="Times New Roman"/>
                  <w:sz w:val="26"/>
                  <w:szCs w:val="26"/>
                </w:rPr>
                <w:t xml:space="preserve">Người dùng </w:t>
              </w:r>
            </w:ins>
            <w:ins w:id="94" w:author="Minh Đức Lê" w:date="2018-04-06T00:51:00Z">
              <w:r w:rsidR="004B701D">
                <w:rPr>
                  <w:rFonts w:ascii="Times New Roman" w:hAnsi="Times New Roman"/>
                  <w:sz w:val="26"/>
                  <w:szCs w:val="26"/>
                </w:rPr>
                <w:t>nhập tài khoản và mật khẩu</w:t>
              </w:r>
            </w:ins>
          </w:p>
          <w:p w:rsidR="004B701D" w:rsidRDefault="009829E7" w:rsidP="004B701D">
            <w:pPr>
              <w:pStyle w:val="InfoBlue"/>
              <w:numPr>
                <w:ilvl w:val="0"/>
                <w:numId w:val="48"/>
              </w:numPr>
              <w:spacing w:beforeAutospacing="0" w:afterAutospacing="0" w:line="360" w:lineRule="auto"/>
              <w:rPr>
                <w:ins w:id="95" w:author="Minh Đức Lê" w:date="2018-04-06T00:51:00Z"/>
                <w:rFonts w:ascii="Times New Roman" w:hAnsi="Times New Roman"/>
                <w:sz w:val="26"/>
                <w:szCs w:val="26"/>
                <w:lang w:val="vi-VN"/>
              </w:rPr>
            </w:pPr>
            <w:ins w:id="96" w:author="Minh Đức Lê" w:date="2018-04-06T00:51:00Z">
              <w:r>
                <w:rPr>
                  <w:rFonts w:ascii="Times New Roman" w:hAnsi="Times New Roman"/>
                  <w:sz w:val="26"/>
                  <w:szCs w:val="26"/>
                </w:rPr>
                <w:t>Khách</w:t>
              </w:r>
              <w:r w:rsidR="004B701D">
                <w:rPr>
                  <w:rFonts w:ascii="Times New Roman" w:hAnsi="Times New Roman"/>
                  <w:sz w:val="26"/>
                  <w:szCs w:val="26"/>
                </w:rPr>
                <w:t xml:space="preserve"> chọn chức năng “đăng nhập”</w:t>
              </w:r>
            </w:ins>
          </w:p>
          <w:p w:rsidR="004B701D" w:rsidRDefault="004B701D" w:rsidP="004B701D">
            <w:pPr>
              <w:pStyle w:val="InfoBlue"/>
              <w:numPr>
                <w:ilvl w:val="0"/>
                <w:numId w:val="48"/>
              </w:numPr>
              <w:spacing w:beforeAutospacing="0" w:afterAutospacing="0" w:line="360" w:lineRule="auto"/>
              <w:rPr>
                <w:ins w:id="97" w:author="Minh Đức Lê" w:date="2018-04-06T00:51:00Z"/>
                <w:rFonts w:ascii="Times New Roman" w:hAnsi="Times New Roman"/>
                <w:sz w:val="26"/>
                <w:szCs w:val="26"/>
                <w:lang w:val="vi-VN"/>
              </w:rPr>
            </w:pPr>
            <w:ins w:id="98" w:author="Minh Đức Lê" w:date="2018-04-06T00:51:00Z">
              <w:r>
                <w:rPr>
                  <w:rFonts w:ascii="Times New Roman" w:hAnsi="Times New Roman"/>
                  <w:sz w:val="26"/>
                  <w:szCs w:val="26"/>
                </w:rPr>
                <w:t>Hệ thống kiểm tra thông tin đăng nhập</w:t>
              </w:r>
            </w:ins>
          </w:p>
          <w:p w:rsidR="004B701D" w:rsidRDefault="004B701D" w:rsidP="004B701D">
            <w:pPr>
              <w:pStyle w:val="InfoBlue"/>
              <w:numPr>
                <w:ilvl w:val="0"/>
                <w:numId w:val="48"/>
              </w:numPr>
              <w:spacing w:beforeAutospacing="0" w:afterAutospacing="0" w:line="360" w:lineRule="auto"/>
              <w:rPr>
                <w:ins w:id="99" w:author="Minh Đức Lê" w:date="2018-04-06T00:51:00Z"/>
                <w:rFonts w:ascii="Times New Roman" w:hAnsi="Times New Roman"/>
                <w:sz w:val="26"/>
                <w:szCs w:val="26"/>
                <w:lang w:val="vi-VN"/>
              </w:rPr>
            </w:pPr>
            <w:ins w:id="100" w:author="Minh Đức Lê" w:date="2018-04-06T00:51:00Z">
              <w:r>
                <w:rPr>
                  <w:rFonts w:ascii="Times New Roman" w:hAnsi="Times New Roman"/>
                  <w:sz w:val="26"/>
                  <w:szCs w:val="26"/>
                </w:rPr>
                <w:t>Hệ thốn</w:t>
              </w:r>
              <w:r w:rsidR="00F42B6C">
                <w:rPr>
                  <w:rFonts w:ascii="Times New Roman" w:hAnsi="Times New Roman"/>
                  <w:sz w:val="26"/>
                  <w:szCs w:val="26"/>
                </w:rPr>
                <w:t>g lấy dữ liệu và giao diện trước đó cho người dùng</w:t>
              </w:r>
              <w:r>
                <w:rPr>
                  <w:rFonts w:ascii="Times New Roman" w:hAnsi="Times New Roman"/>
                  <w:sz w:val="26"/>
                  <w:szCs w:val="26"/>
                </w:rPr>
                <w:t xml:space="preserve"> </w:t>
              </w:r>
            </w:ins>
          </w:p>
          <w:p w:rsidR="004B701D" w:rsidRDefault="004B701D">
            <w:pPr>
              <w:pStyle w:val="InfoBlue"/>
              <w:numPr>
                <w:ilvl w:val="0"/>
                <w:numId w:val="48"/>
              </w:numPr>
              <w:spacing w:beforeAutospacing="0" w:afterAutospacing="0" w:line="360" w:lineRule="auto"/>
              <w:rPr>
                <w:ins w:id="101" w:author="Minh Đức Lê" w:date="2018-04-06T00:51:00Z"/>
                <w:rFonts w:ascii="Times New Roman" w:hAnsi="Times New Roman"/>
                <w:sz w:val="26"/>
                <w:szCs w:val="26"/>
                <w:lang w:val="vi-VN"/>
              </w:rPr>
            </w:pPr>
            <w:ins w:id="102" w:author="Minh Đức Lê" w:date="2018-04-06T00:51:00Z">
              <w:r>
                <w:rPr>
                  <w:rFonts w:ascii="Times New Roman" w:hAnsi="Times New Roman"/>
                  <w:sz w:val="26"/>
                  <w:szCs w:val="26"/>
                  <w:lang w:val="vi-VN"/>
                </w:rPr>
                <w:t>Hệ thống</w:t>
              </w:r>
            </w:ins>
            <w:ins w:id="103" w:author="Minh Đức Lê" w:date="2018-04-06T10:42:00Z">
              <w:r w:rsidR="009829E7">
                <w:rPr>
                  <w:rFonts w:ascii="Times New Roman" w:hAnsi="Times New Roman"/>
                  <w:sz w:val="26"/>
                  <w:szCs w:val="26"/>
                </w:rPr>
                <w:t xml:space="preserve"> cấp quyền và</w:t>
              </w:r>
            </w:ins>
            <w:ins w:id="104" w:author="Minh Đức Lê" w:date="2018-04-06T00:51:00Z">
              <w:r>
                <w:rPr>
                  <w:rFonts w:ascii="Times New Roman" w:hAnsi="Times New Roman"/>
                  <w:sz w:val="26"/>
                  <w:szCs w:val="26"/>
                  <w:lang w:val="vi-VN"/>
                </w:rPr>
                <w:t xml:space="preserve"> </w:t>
              </w:r>
              <w:r>
                <w:rPr>
                  <w:rFonts w:ascii="Times New Roman" w:hAnsi="Times New Roman"/>
                  <w:sz w:val="26"/>
                  <w:szCs w:val="26"/>
                </w:rPr>
                <w:t xml:space="preserve">hiển thị giao diện </w:t>
              </w:r>
            </w:ins>
            <w:ins w:id="105" w:author="Minh Đức Lê" w:date="2018-04-06T10:41:00Z">
              <w:r w:rsidR="009829E7">
                <w:rPr>
                  <w:rFonts w:ascii="Times New Roman" w:hAnsi="Times New Roman"/>
                  <w:sz w:val="26"/>
                  <w:szCs w:val="26"/>
                </w:rPr>
                <w:t>trước</w:t>
              </w:r>
            </w:ins>
            <w:ins w:id="106" w:author="Minh Đức Lê" w:date="2018-04-06T10:42:00Z">
              <w:r w:rsidR="009829E7">
                <w:rPr>
                  <w:rFonts w:ascii="Times New Roman" w:hAnsi="Times New Roman"/>
                  <w:sz w:val="26"/>
                  <w:szCs w:val="26"/>
                </w:rPr>
                <w:t xml:space="preserve"> đó</w:t>
              </w:r>
            </w:ins>
            <w:ins w:id="107" w:author="Minh Đức Lê" w:date="2018-04-06T10:41:00Z">
              <w:r w:rsidR="00E75D66">
                <w:rPr>
                  <w:rFonts w:ascii="Times New Roman" w:hAnsi="Times New Roman"/>
                  <w:sz w:val="26"/>
                  <w:szCs w:val="26"/>
                </w:rPr>
                <w:t xml:space="preserve"> cho </w:t>
              </w:r>
            </w:ins>
            <w:ins w:id="108" w:author="Minh Đức Lê" w:date="2018-04-06T11:17:00Z">
              <w:r w:rsidR="00A7260C">
                <w:rPr>
                  <w:rFonts w:ascii="Times New Roman" w:hAnsi="Times New Roman"/>
                  <w:sz w:val="26"/>
                  <w:szCs w:val="26"/>
                </w:rPr>
                <w:t>Người dùng</w:t>
              </w:r>
            </w:ins>
            <w:ins w:id="109" w:author="Minh Đức Lê" w:date="2018-04-06T10:41:00Z">
              <w:r w:rsidR="00E75D66">
                <w:rPr>
                  <w:rFonts w:ascii="Times New Roman" w:hAnsi="Times New Roman"/>
                  <w:sz w:val="26"/>
                  <w:szCs w:val="26"/>
                </w:rPr>
                <w:t>.</w:t>
              </w:r>
            </w:ins>
          </w:p>
        </w:tc>
      </w:tr>
      <w:tr w:rsidR="004B701D" w:rsidTr="00CD6109">
        <w:trPr>
          <w:trHeight w:val="2951"/>
          <w:ins w:id="110" w:author="Minh Đức Lê" w:date="2018-04-06T00:51:00Z"/>
        </w:trPr>
        <w:tc>
          <w:tcPr>
            <w:tcW w:w="2379" w:type="dxa"/>
            <w:tcBorders>
              <w:top w:val="single" w:sz="4" w:space="0" w:color="auto"/>
              <w:left w:val="single" w:sz="4" w:space="0" w:color="auto"/>
              <w:bottom w:val="single" w:sz="4" w:space="0" w:color="auto"/>
              <w:right w:val="single" w:sz="4" w:space="0" w:color="auto"/>
            </w:tcBorders>
          </w:tcPr>
          <w:p w:rsidR="004B701D" w:rsidRPr="00BB7AC9" w:rsidRDefault="004B701D" w:rsidP="00CD6109">
            <w:pPr>
              <w:pStyle w:val="TableHeader"/>
              <w:spacing w:line="360" w:lineRule="auto"/>
              <w:rPr>
                <w:ins w:id="111" w:author="Minh Đức Lê" w:date="2018-04-06T00:51:00Z"/>
                <w:rFonts w:ascii="Times New Roman" w:hAnsi="Times New Roman" w:cs="Times New Roman"/>
                <w:b w:val="0"/>
                <w:bCs w:val="0"/>
                <w:sz w:val="26"/>
                <w:szCs w:val="26"/>
              </w:rPr>
            </w:pPr>
            <w:ins w:id="112" w:author="Minh Đức Lê" w:date="2018-04-06T00:51: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4B701D" w:rsidRPr="003809B1" w:rsidRDefault="004B701D" w:rsidP="004B701D">
            <w:pPr>
              <w:pStyle w:val="InfoBlue"/>
              <w:numPr>
                <w:ilvl w:val="0"/>
                <w:numId w:val="43"/>
              </w:numPr>
              <w:spacing w:line="360" w:lineRule="auto"/>
              <w:jc w:val="both"/>
              <w:rPr>
                <w:ins w:id="113" w:author="Minh Đức Lê" w:date="2018-04-06T00:51:00Z"/>
                <w:rFonts w:ascii="Times New Roman" w:hAnsi="Times New Roman"/>
                <w:sz w:val="26"/>
                <w:szCs w:val="26"/>
              </w:rPr>
            </w:pPr>
            <w:ins w:id="114" w:author="Minh Đức Lê" w:date="2018-04-06T00:51:00Z">
              <w:r>
                <w:rPr>
                  <w:rFonts w:ascii="Times New Roman" w:hAnsi="Times New Roman"/>
                  <w:sz w:val="26"/>
                  <w:szCs w:val="26"/>
                </w:rPr>
                <w:t xml:space="preserve"> Nếu thông tin đăng nhập sai hệ thống hiển thị thông báo cho khách hàng. Còn nếu trên 3 lần sai hệ thống </w:t>
              </w:r>
              <w:r w:rsidRPr="003809B1">
                <w:rPr>
                  <w:rFonts w:ascii="Times New Roman" w:hAnsi="Times New Roman"/>
                  <w:sz w:val="26"/>
                  <w:szCs w:val="26"/>
                </w:rPr>
                <w:t>sẽ khóa tài khoản và gởi mail cảnh báo về chủ tài khoản sau đó hiển thị giao diện cảnh báo.</w:t>
              </w:r>
            </w:ins>
          </w:p>
        </w:tc>
      </w:tr>
    </w:tbl>
    <w:p w:rsidR="004B701D" w:rsidRDefault="004B701D" w:rsidP="004B701D">
      <w:pPr>
        <w:rPr>
          <w:ins w:id="115" w:author="Minh Đức Lê" w:date="2018-04-06T00:51:00Z"/>
        </w:rPr>
      </w:pPr>
    </w:p>
    <w:p w:rsidR="007B6B40" w:rsidRDefault="007B6B40" w:rsidP="00585F4E">
      <w:pPr>
        <w:rPr>
          <w:ins w:id="116" w:author="Minh Đức Lê" w:date="2018-03-12T00:49:00Z"/>
        </w:rPr>
      </w:pPr>
    </w:p>
    <w:p w:rsidR="002141A0" w:rsidRPr="00A16910" w:rsidRDefault="00F42B6C" w:rsidP="00585F4E">
      <w:ins w:id="117" w:author="Minh Đức Lê" w:date="2018-04-06T10:51:00Z">
        <w:r w:rsidRPr="00F42B6C">
          <w:rPr>
            <w:noProof/>
          </w:rPr>
          <w:lastRenderedPageBreak/>
          <w:drawing>
            <wp:inline distT="0" distB="0" distL="0" distR="0">
              <wp:extent cx="5580380" cy="38144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814471"/>
                      </a:xfrm>
                      <a:prstGeom prst="rect">
                        <a:avLst/>
                      </a:prstGeom>
                      <a:noFill/>
                      <a:ln>
                        <a:noFill/>
                      </a:ln>
                    </pic:spPr>
                  </pic:pic>
                </a:graphicData>
              </a:graphic>
            </wp:inline>
          </w:drawing>
        </w:r>
      </w:ins>
    </w:p>
    <w:p w:rsidR="00C95B26" w:rsidRDefault="001818F1">
      <w:pPr>
        <w:pStyle w:val="ListParagraph"/>
        <w:ind w:left="927" w:firstLine="0"/>
        <w:rPr>
          <w:ins w:id="118" w:author="Minh Đức Lê" w:date="2018-04-05T18:53:00Z"/>
          <w:b/>
        </w:rPr>
        <w:pPrChange w:id="119" w:author="Minh Đức Lê" w:date="2018-04-05T18:53:00Z">
          <w:pPr>
            <w:pStyle w:val="ListParagraph"/>
            <w:numPr>
              <w:numId w:val="41"/>
            </w:numPr>
            <w:ind w:left="927" w:hanging="360"/>
          </w:pPr>
        </w:pPrChange>
      </w:pPr>
      <w:bookmarkStart w:id="120" w:name="_Toc502782387"/>
      <w:ins w:id="121" w:author="Minh Đức Lê" w:date="2018-04-06T10:40:00Z">
        <w:r w:rsidRPr="001818F1">
          <w:rPr>
            <w:b/>
            <w:noProof/>
            <w:rPrChange w:id="122" w:author="Unknown">
              <w:rPr>
                <w:noProof/>
              </w:rPr>
            </w:rPrChange>
          </w:rPr>
          <w:drawing>
            <wp:inline distT="0" distB="0" distL="0" distR="0">
              <wp:extent cx="5580380" cy="285000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850006"/>
                      </a:xfrm>
                      <a:prstGeom prst="rect">
                        <a:avLst/>
                      </a:prstGeom>
                      <a:noFill/>
                      <a:ln>
                        <a:noFill/>
                      </a:ln>
                    </pic:spPr>
                  </pic:pic>
                </a:graphicData>
              </a:graphic>
            </wp:inline>
          </w:drawing>
        </w:r>
      </w:ins>
    </w:p>
    <w:p w:rsidR="00AB4D61" w:rsidRDefault="00AB4D61">
      <w:pPr>
        <w:pStyle w:val="Heading3"/>
        <w:rPr>
          <w:ins w:id="123" w:author="Minh Đức Lê" w:date="2018-03-25T23:13:00Z"/>
        </w:rPr>
      </w:pPr>
      <w:ins w:id="124" w:author="Minh Đức Lê" w:date="2018-03-25T23:13:00Z">
        <w:r>
          <w:t>Tạo tài khoản</w:t>
        </w:r>
      </w:ins>
    </w:p>
    <w:p w:rsidR="00AB4D61" w:rsidRDefault="00AB4D61" w:rsidP="00AB4D61">
      <w:pPr>
        <w:rPr>
          <w:ins w:id="125"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C95B26">
        <w:trPr>
          <w:trHeight w:val="560"/>
          <w:ins w:id="126"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C95B26">
            <w:pPr>
              <w:spacing w:beforeAutospacing="0" w:afterAutospacing="0" w:line="360" w:lineRule="auto"/>
              <w:rPr>
                <w:ins w:id="127" w:author="Minh Đức Lê" w:date="2018-03-25T23:13:00Z"/>
                <w:b/>
                <w:szCs w:val="26"/>
              </w:rPr>
            </w:pPr>
            <w:ins w:id="128" w:author="Minh Đức Lê" w:date="2018-03-25T23:13:00Z">
              <w:r>
                <w:rPr>
                  <w:b/>
                  <w:bCs/>
                  <w:szCs w:val="26"/>
                </w:rPr>
                <w:t xml:space="preserve">Use case: </w:t>
              </w:r>
              <w:r>
                <w:rPr>
                  <w:i/>
                  <w:iCs/>
                  <w:color w:val="0000FF"/>
                  <w:szCs w:val="26"/>
                </w:rPr>
                <w:t>Tạo tài khoản</w:t>
              </w:r>
            </w:ins>
          </w:p>
        </w:tc>
      </w:tr>
      <w:tr w:rsidR="00AB4D61" w:rsidTr="00C95B26">
        <w:trPr>
          <w:trHeight w:val="680"/>
          <w:ins w:id="129"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130" w:author="Minh Đức Lê" w:date="2018-03-25T23:13:00Z"/>
                <w:rFonts w:ascii="Times New Roman" w:hAnsi="Times New Roman" w:cs="Times New Roman"/>
                <w:b w:val="0"/>
                <w:sz w:val="26"/>
                <w:szCs w:val="26"/>
              </w:rPr>
            </w:pPr>
            <w:ins w:id="131"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32" w:author="Minh Đức Lê" w:date="2018-03-25T23:13:00Z"/>
                <w:rFonts w:ascii="Times New Roman" w:hAnsi="Times New Roman"/>
                <w:sz w:val="26"/>
                <w:szCs w:val="26"/>
              </w:rPr>
            </w:pPr>
            <w:ins w:id="133" w:author="Minh Đức Lê" w:date="2018-03-25T23:13:00Z">
              <w:r>
                <w:rPr>
                  <w:rFonts w:ascii="Times New Roman" w:hAnsi="Times New Roman"/>
                  <w:sz w:val="26"/>
                  <w:szCs w:val="26"/>
                </w:rPr>
                <w:t>Xử lí tạo tài khoản cho khách</w:t>
              </w:r>
            </w:ins>
          </w:p>
        </w:tc>
      </w:tr>
      <w:tr w:rsidR="00AB4D61" w:rsidTr="00C95B26">
        <w:trPr>
          <w:trHeight w:val="692"/>
          <w:ins w:id="134"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135" w:author="Minh Đức Lê" w:date="2018-03-25T23:13:00Z"/>
                <w:rFonts w:ascii="Times New Roman" w:hAnsi="Times New Roman" w:cs="Times New Roman"/>
                <w:b w:val="0"/>
                <w:sz w:val="26"/>
                <w:szCs w:val="26"/>
              </w:rPr>
            </w:pPr>
            <w:ins w:id="136" w:author="Minh Đức Lê" w:date="2018-03-25T23:13:00Z">
              <w:r>
                <w:rPr>
                  <w:rFonts w:ascii="Times New Roman" w:hAnsi="Times New Roman" w:cs="Times New Roman"/>
                  <w:b w:val="0"/>
                  <w:bCs w:val="0"/>
                  <w:sz w:val="26"/>
                  <w:szCs w:val="26"/>
                </w:rPr>
                <w:lastRenderedPageBreak/>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37" w:author="Minh Đức Lê" w:date="2018-03-25T23:13:00Z"/>
                <w:rFonts w:ascii="Times New Roman" w:hAnsi="Times New Roman"/>
                <w:sz w:val="26"/>
                <w:szCs w:val="26"/>
              </w:rPr>
            </w:pPr>
            <w:ins w:id="138"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C95B26">
        <w:trPr>
          <w:trHeight w:val="680"/>
          <w:ins w:id="139"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140" w:author="Minh Đức Lê" w:date="2018-03-25T23:13:00Z"/>
                <w:rFonts w:ascii="Times New Roman" w:hAnsi="Times New Roman" w:cs="Times New Roman"/>
                <w:b w:val="0"/>
                <w:sz w:val="26"/>
                <w:szCs w:val="26"/>
              </w:rPr>
            </w:pPr>
            <w:ins w:id="141"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C95B26">
            <w:pPr>
              <w:pStyle w:val="InfoBlue"/>
              <w:spacing w:beforeAutospacing="0" w:afterAutospacing="0" w:line="360" w:lineRule="auto"/>
              <w:rPr>
                <w:ins w:id="142" w:author="Minh Đức Lê" w:date="2018-03-25T23:13:00Z"/>
                <w:rFonts w:ascii="Times New Roman" w:hAnsi="Times New Roman"/>
                <w:sz w:val="26"/>
                <w:szCs w:val="26"/>
                <w:lang w:val="vi-VN"/>
              </w:rPr>
            </w:pPr>
            <w:ins w:id="143" w:author="Minh Đức Lê" w:date="2018-04-06T11:17:00Z">
              <w:r>
                <w:rPr>
                  <w:rFonts w:ascii="Times New Roman" w:hAnsi="Times New Roman"/>
                  <w:sz w:val="26"/>
                  <w:szCs w:val="26"/>
                </w:rPr>
                <w:t xml:space="preserve">Người dùng </w:t>
              </w:r>
            </w:ins>
            <w:ins w:id="144" w:author="Minh Đức Lê" w:date="2018-03-25T23:13:00Z">
              <w:r w:rsidR="00AB4D61">
                <w:rPr>
                  <w:rFonts w:ascii="Times New Roman" w:hAnsi="Times New Roman"/>
                  <w:sz w:val="26"/>
                  <w:szCs w:val="26"/>
                </w:rPr>
                <w:t>(Guest)</w:t>
              </w:r>
            </w:ins>
          </w:p>
        </w:tc>
      </w:tr>
      <w:tr w:rsidR="00AB4D61" w:rsidTr="00C95B26">
        <w:trPr>
          <w:trHeight w:val="680"/>
          <w:ins w:id="145"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146" w:author="Minh Đức Lê" w:date="2018-03-25T23:13:00Z"/>
                <w:rFonts w:ascii="Times New Roman" w:hAnsi="Times New Roman" w:cs="Times New Roman"/>
                <w:b w:val="0"/>
                <w:sz w:val="26"/>
                <w:szCs w:val="26"/>
              </w:rPr>
            </w:pPr>
            <w:ins w:id="147"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48" w:author="Minh Đức Lê" w:date="2018-03-25T23:13:00Z"/>
                <w:rFonts w:ascii="Times New Roman" w:hAnsi="Times New Roman"/>
                <w:sz w:val="26"/>
                <w:szCs w:val="26"/>
              </w:rPr>
            </w:pPr>
            <w:ins w:id="149" w:author="Minh Đức Lê" w:date="2018-03-25T23:13:00Z">
              <w:r>
                <w:rPr>
                  <w:rFonts w:ascii="Times New Roman" w:hAnsi="Times New Roman"/>
                  <w:sz w:val="26"/>
                  <w:szCs w:val="26"/>
                </w:rPr>
                <w:t>Khách sẽ được cấp tài khoản đăng nhập</w:t>
              </w:r>
            </w:ins>
          </w:p>
        </w:tc>
      </w:tr>
      <w:tr w:rsidR="00AB4D61" w:rsidTr="00C95B26">
        <w:trPr>
          <w:trHeight w:val="2951"/>
          <w:ins w:id="150"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151" w:author="Minh Đức Lê" w:date="2018-03-25T23:13:00Z"/>
                <w:rFonts w:ascii="Times New Roman" w:hAnsi="Times New Roman" w:cs="Times New Roman"/>
                <w:b w:val="0"/>
                <w:sz w:val="26"/>
                <w:szCs w:val="26"/>
              </w:rPr>
            </w:pPr>
            <w:ins w:id="152"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AB4D61">
            <w:pPr>
              <w:pStyle w:val="InfoBlue"/>
              <w:numPr>
                <w:ilvl w:val="0"/>
                <w:numId w:val="42"/>
              </w:numPr>
              <w:spacing w:beforeAutospacing="0" w:afterAutospacing="0" w:line="360" w:lineRule="auto"/>
              <w:rPr>
                <w:ins w:id="153" w:author="Minh Đức Lê" w:date="2018-03-25T23:13:00Z"/>
                <w:rFonts w:ascii="Times New Roman" w:hAnsi="Times New Roman"/>
                <w:sz w:val="26"/>
                <w:szCs w:val="26"/>
                <w:lang w:val="vi-VN"/>
              </w:rPr>
            </w:pPr>
            <w:ins w:id="154" w:author="Minh Đức Lê" w:date="2018-04-06T11:17:00Z">
              <w:r>
                <w:rPr>
                  <w:rFonts w:ascii="Times New Roman" w:hAnsi="Times New Roman"/>
                  <w:sz w:val="26"/>
                  <w:szCs w:val="26"/>
                </w:rPr>
                <w:t>Người dùng</w:t>
              </w:r>
            </w:ins>
            <w:ins w:id="155" w:author="Minh Đức Lê" w:date="2018-03-25T23:13:00Z">
              <w:r w:rsidR="00AB4D61">
                <w:rPr>
                  <w:rFonts w:ascii="Times New Roman" w:hAnsi="Times New Roman"/>
                  <w:sz w:val="26"/>
                  <w:szCs w:val="26"/>
                </w:rPr>
                <w:t xml:space="preserve"> chọn chức năng “tạo tài khoản”</w:t>
              </w:r>
            </w:ins>
          </w:p>
          <w:p w:rsidR="00AB4D61" w:rsidRDefault="00AB4D61" w:rsidP="00AB4D61">
            <w:pPr>
              <w:pStyle w:val="InfoBlue"/>
              <w:numPr>
                <w:ilvl w:val="0"/>
                <w:numId w:val="42"/>
              </w:numPr>
              <w:spacing w:beforeAutospacing="0" w:afterAutospacing="0" w:line="360" w:lineRule="auto"/>
              <w:rPr>
                <w:ins w:id="156" w:author="Minh Đức Lê" w:date="2018-03-25T23:13:00Z"/>
                <w:rFonts w:ascii="Times New Roman" w:hAnsi="Times New Roman"/>
                <w:sz w:val="26"/>
                <w:szCs w:val="26"/>
                <w:lang w:val="vi-VN"/>
              </w:rPr>
            </w:pPr>
            <w:ins w:id="157"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158" w:author="Minh Đức Lê" w:date="2018-03-25T23:13:00Z"/>
                <w:rFonts w:ascii="Times New Roman" w:hAnsi="Times New Roman"/>
                <w:sz w:val="26"/>
                <w:szCs w:val="26"/>
                <w:lang w:val="vi-VN"/>
              </w:rPr>
            </w:pPr>
            <w:ins w:id="159"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160" w:author="Minh Đức Lê" w:date="2018-03-25T23:13:00Z"/>
                <w:rFonts w:ascii="Times New Roman" w:hAnsi="Times New Roman"/>
                <w:sz w:val="26"/>
                <w:szCs w:val="26"/>
                <w:lang w:val="vi-VN"/>
              </w:rPr>
            </w:pPr>
            <w:ins w:id="161"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162" w:author="Minh Đức Lê" w:date="2018-03-25T23:13:00Z"/>
                <w:rFonts w:ascii="Times New Roman" w:hAnsi="Times New Roman"/>
                <w:sz w:val="26"/>
                <w:szCs w:val="26"/>
                <w:lang w:val="vi-VN"/>
              </w:rPr>
            </w:pPr>
            <w:ins w:id="163"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164" w:author="Minh Đức Lê" w:date="2018-03-25T23:13:00Z"/>
                <w:rFonts w:ascii="Times New Roman" w:hAnsi="Times New Roman"/>
                <w:sz w:val="26"/>
                <w:szCs w:val="26"/>
                <w:lang w:val="vi-VN"/>
              </w:rPr>
            </w:pPr>
            <w:ins w:id="165" w:author="Minh Đức Lê" w:date="2018-03-25T23:13:00Z">
              <w:r>
                <w:rPr>
                  <w:rFonts w:ascii="Times New Roman" w:hAnsi="Times New Roman"/>
                  <w:sz w:val="26"/>
                  <w:szCs w:val="26"/>
                </w:rPr>
                <w:t>Hệ thống gởi mail xác nhận cho khách và lưu thông tin vào CSDL</w:t>
              </w:r>
            </w:ins>
          </w:p>
          <w:p w:rsidR="00AB4D61" w:rsidRDefault="00AB4D61" w:rsidP="00AB4D61">
            <w:pPr>
              <w:pStyle w:val="InfoBlue"/>
              <w:numPr>
                <w:ilvl w:val="0"/>
                <w:numId w:val="42"/>
              </w:numPr>
              <w:spacing w:beforeAutospacing="0" w:afterAutospacing="0" w:line="360" w:lineRule="auto"/>
              <w:rPr>
                <w:ins w:id="166" w:author="Minh Đức Lê" w:date="2018-03-25T23:13:00Z"/>
                <w:rFonts w:ascii="Times New Roman" w:hAnsi="Times New Roman"/>
                <w:sz w:val="26"/>
                <w:szCs w:val="26"/>
                <w:lang w:val="vi-VN"/>
              </w:rPr>
            </w:pPr>
            <w:ins w:id="167" w:author="Minh Đức Lê" w:date="2018-03-25T23:13:00Z">
              <w:r>
                <w:rPr>
                  <w:rFonts w:ascii="Times New Roman" w:hAnsi="Times New Roman"/>
                  <w:sz w:val="26"/>
                  <w:szCs w:val="26"/>
                </w:rPr>
                <w:t>Hệ thống hiển thị thông báo đăng kí thành công</w:t>
              </w:r>
            </w:ins>
          </w:p>
        </w:tc>
      </w:tr>
      <w:tr w:rsidR="00AB4D61" w:rsidTr="00C95B26">
        <w:trPr>
          <w:trHeight w:val="2951"/>
          <w:ins w:id="168"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C95B26">
            <w:pPr>
              <w:pStyle w:val="TableHeader"/>
              <w:spacing w:line="360" w:lineRule="auto"/>
              <w:rPr>
                <w:ins w:id="169" w:author="Minh Đức Lê" w:date="2018-03-25T23:13:00Z"/>
                <w:rFonts w:ascii="Times New Roman" w:hAnsi="Times New Roman" w:cs="Times New Roman"/>
                <w:b w:val="0"/>
                <w:bCs w:val="0"/>
                <w:sz w:val="26"/>
                <w:szCs w:val="26"/>
              </w:rPr>
            </w:pPr>
            <w:ins w:id="170" w:author="Minh Đức Lê" w:date="2018-03-25T23:13: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C95B26">
            <w:pPr>
              <w:pStyle w:val="InfoBlue"/>
              <w:spacing w:line="360" w:lineRule="auto"/>
              <w:jc w:val="both"/>
              <w:rPr>
                <w:ins w:id="171" w:author="Minh Đức Lê" w:date="2018-03-25T23:13:00Z"/>
                <w:rFonts w:ascii="Times New Roman" w:hAnsi="Times New Roman"/>
                <w:sz w:val="26"/>
                <w:szCs w:val="26"/>
              </w:rPr>
            </w:pPr>
            <w:ins w:id="172"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C95B26">
            <w:pPr>
              <w:pStyle w:val="InfoBlue"/>
              <w:spacing w:line="360" w:lineRule="auto"/>
              <w:jc w:val="both"/>
              <w:rPr>
                <w:ins w:id="173" w:author="Minh Đức Lê" w:date="2018-03-25T23:13:00Z"/>
                <w:rFonts w:ascii="Times New Roman" w:hAnsi="Times New Roman"/>
                <w:sz w:val="26"/>
                <w:szCs w:val="26"/>
              </w:rPr>
            </w:pPr>
            <w:ins w:id="174"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175" w:author="Minh Đức Lê" w:date="2018-03-25T23:13:00Z"/>
          <w:rFonts w:ascii="Arial" w:hAnsi="Arial" w:cs="Arial"/>
          <w:noProof/>
        </w:rPr>
      </w:pPr>
    </w:p>
    <w:p w:rsidR="00AB4D61" w:rsidRDefault="00AB4D61" w:rsidP="00AB4D61">
      <w:pPr>
        <w:rPr>
          <w:ins w:id="176" w:author="Minh Đức Lê" w:date="2018-03-25T23:13:00Z"/>
        </w:rPr>
      </w:pPr>
    </w:p>
    <w:p w:rsidR="00AB4D61" w:rsidRDefault="00AB4D61" w:rsidP="00AB4D61">
      <w:pPr>
        <w:rPr>
          <w:ins w:id="177" w:author="Minh Đức Lê" w:date="2018-03-25T23:13:00Z"/>
        </w:rPr>
      </w:pPr>
      <w:ins w:id="178" w:author="Minh Đức Lê" w:date="2018-03-25T23:13:00Z">
        <w:r>
          <w:rPr>
            <w:rFonts w:ascii="Arial" w:hAnsi="Arial" w:cs="Arial"/>
            <w:noProof/>
            <w:rPrChange w:id="179" w:author="Unknown">
              <w:rPr>
                <w:noProof/>
              </w:rPr>
            </w:rPrChange>
          </w:rPr>
          <w:lastRenderedPageBreak/>
          <w:drawing>
            <wp:inline distT="0" distB="0" distL="0" distR="0" wp14:anchorId="107F35DF" wp14:editId="7B4271EB">
              <wp:extent cx="5943600" cy="4760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60945"/>
                      </a:xfrm>
                      <a:prstGeom prst="rect">
                        <a:avLst/>
                      </a:prstGeom>
                      <a:noFill/>
                      <a:ln>
                        <a:noFill/>
                      </a:ln>
                    </pic:spPr>
                  </pic:pic>
                </a:graphicData>
              </a:graphic>
            </wp:inline>
          </w:drawing>
        </w:r>
      </w:ins>
    </w:p>
    <w:p w:rsidR="00AB4D61" w:rsidRDefault="00AB4D61" w:rsidP="00AB4D61">
      <w:pPr>
        <w:rPr>
          <w:ins w:id="180" w:author="Minh Đức Lê" w:date="2018-03-25T23:13:00Z"/>
        </w:rPr>
      </w:pPr>
    </w:p>
    <w:p w:rsidR="00AB4D61" w:rsidRDefault="00AB4D61" w:rsidP="00AB4D61">
      <w:pPr>
        <w:rPr>
          <w:ins w:id="181" w:author="Minh Đức Lê" w:date="2018-03-25T23:13:00Z"/>
        </w:rPr>
      </w:pPr>
    </w:p>
    <w:p w:rsidR="00AB4D61" w:rsidRDefault="00AB4D61" w:rsidP="00AB4D61">
      <w:pPr>
        <w:rPr>
          <w:ins w:id="182" w:author="Minh Đức Lê" w:date="2018-03-25T23:13:00Z"/>
        </w:rPr>
      </w:pPr>
      <w:ins w:id="183" w:author="Minh Đức Lê" w:date="2018-03-25T23:13:00Z">
        <w:r>
          <w:rPr>
            <w:rFonts w:ascii="Arial" w:hAnsi="Arial" w:cs="Arial"/>
            <w:noProof/>
            <w:rPrChange w:id="184" w:author="Unknown">
              <w:rPr>
                <w:noProof/>
              </w:rPr>
            </w:rPrChange>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CD6109" w:rsidRDefault="00AB4D61">
      <w:pPr>
        <w:rPr>
          <w:ins w:id="185" w:author="Minh Đức Lê" w:date="2018-03-25T23:13:00Z"/>
        </w:rPr>
        <w:pPrChange w:id="186" w:author="Minh Đức Lê" w:date="2018-03-25T23:13:00Z">
          <w:pPr>
            <w:pStyle w:val="Heading3"/>
          </w:pPr>
        </w:pPrChange>
      </w:pPr>
    </w:p>
    <w:p w:rsidR="002720C5" w:rsidRDefault="002720C5">
      <w:pPr>
        <w:pStyle w:val="Heading3"/>
        <w:rPr>
          <w:ins w:id="187" w:author="Minh Đức Lê" w:date="2018-03-25T23:14:00Z"/>
        </w:rPr>
      </w:pPr>
      <w:ins w:id="188" w:author="Minh Đức Lê" w:date="2018-03-25T23:14:00Z">
        <w:r>
          <w:t>Chức năng tìm kiếm</w:t>
        </w:r>
      </w:ins>
    </w:p>
    <w:p w:rsidR="002720C5" w:rsidRDefault="002720C5" w:rsidP="002720C5">
      <w:pPr>
        <w:rPr>
          <w:ins w:id="189"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C95B26">
        <w:trPr>
          <w:trHeight w:val="560"/>
          <w:ins w:id="190"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Default="002720C5" w:rsidP="00C95B26">
            <w:pPr>
              <w:spacing w:beforeAutospacing="0" w:afterAutospacing="0" w:line="360" w:lineRule="auto"/>
              <w:rPr>
                <w:ins w:id="191" w:author="Minh Đức Lê" w:date="2018-03-25T23:14:00Z"/>
                <w:b/>
                <w:szCs w:val="26"/>
              </w:rPr>
            </w:pPr>
            <w:ins w:id="192" w:author="Minh Đức Lê" w:date="2018-03-25T23:14:00Z">
              <w:r>
                <w:rPr>
                  <w:b/>
                  <w:bCs/>
                  <w:szCs w:val="26"/>
                </w:rPr>
                <w:t>Use case:</w:t>
              </w:r>
              <w:r>
                <w:rPr>
                  <w:i/>
                  <w:iCs/>
                  <w:color w:val="0000FF"/>
                  <w:szCs w:val="26"/>
                </w:rPr>
                <w:t xml:space="preserve"> Tìm kiếm</w:t>
              </w:r>
            </w:ins>
          </w:p>
        </w:tc>
      </w:tr>
      <w:tr w:rsidR="002720C5" w:rsidTr="00C95B26">
        <w:trPr>
          <w:trHeight w:val="680"/>
          <w:ins w:id="193"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194" w:author="Minh Đức Lê" w:date="2018-03-25T23:14:00Z"/>
                <w:rFonts w:ascii="Times New Roman" w:hAnsi="Times New Roman" w:cs="Times New Roman"/>
                <w:b w:val="0"/>
                <w:sz w:val="26"/>
                <w:szCs w:val="26"/>
              </w:rPr>
            </w:pPr>
            <w:ins w:id="195"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196" w:author="Minh Đức Lê" w:date="2018-03-25T23:14:00Z"/>
                <w:rFonts w:ascii="Times New Roman" w:hAnsi="Times New Roman"/>
                <w:sz w:val="26"/>
                <w:szCs w:val="26"/>
              </w:rPr>
            </w:pPr>
            <w:ins w:id="197" w:author="Minh Đức Lê" w:date="2018-03-25T23:14:00Z">
              <w:r>
                <w:rPr>
                  <w:rFonts w:ascii="Times New Roman" w:hAnsi="Times New Roman"/>
                  <w:sz w:val="26"/>
                  <w:szCs w:val="26"/>
                </w:rPr>
                <w:t>Thao tác tìm kiếm báo thuận tiện</w:t>
              </w:r>
            </w:ins>
          </w:p>
        </w:tc>
      </w:tr>
      <w:tr w:rsidR="002720C5" w:rsidTr="00C95B26">
        <w:trPr>
          <w:trHeight w:val="692"/>
          <w:ins w:id="198"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199" w:author="Minh Đức Lê" w:date="2018-03-25T23:14:00Z"/>
                <w:rFonts w:ascii="Times New Roman" w:hAnsi="Times New Roman" w:cs="Times New Roman"/>
                <w:b w:val="0"/>
                <w:sz w:val="26"/>
                <w:szCs w:val="26"/>
              </w:rPr>
            </w:pPr>
            <w:ins w:id="200"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C95B26">
            <w:pPr>
              <w:pStyle w:val="InfoBlue"/>
              <w:spacing w:beforeAutospacing="0" w:afterAutospacing="0" w:line="360" w:lineRule="auto"/>
              <w:rPr>
                <w:ins w:id="201" w:author="Minh Đức Lê" w:date="2018-03-25T23:14:00Z"/>
                <w:rFonts w:ascii="Times New Roman" w:hAnsi="Times New Roman"/>
                <w:sz w:val="26"/>
                <w:szCs w:val="26"/>
              </w:rPr>
            </w:pPr>
            <w:ins w:id="202" w:author="Minh Đức Lê" w:date="2018-03-25T23:14:00Z">
              <w:r>
                <w:rPr>
                  <w:rFonts w:ascii="Times New Roman" w:hAnsi="Times New Roman"/>
                  <w:sz w:val="26"/>
                  <w:szCs w:val="26"/>
                </w:rPr>
                <w:t>Khách hàng nhập tên báo cần tìm</w:t>
              </w:r>
            </w:ins>
          </w:p>
        </w:tc>
      </w:tr>
      <w:tr w:rsidR="002720C5" w:rsidTr="00C95B26">
        <w:trPr>
          <w:trHeight w:val="680"/>
          <w:ins w:id="203"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204" w:author="Minh Đức Lê" w:date="2018-03-25T23:14:00Z"/>
                <w:rFonts w:ascii="Times New Roman" w:hAnsi="Times New Roman" w:cs="Times New Roman"/>
                <w:b w:val="0"/>
                <w:sz w:val="26"/>
                <w:szCs w:val="26"/>
              </w:rPr>
            </w:pPr>
            <w:ins w:id="205"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C95B26">
            <w:pPr>
              <w:pStyle w:val="InfoBlue"/>
              <w:spacing w:beforeAutospacing="0" w:afterAutospacing="0" w:line="360" w:lineRule="auto"/>
              <w:rPr>
                <w:ins w:id="206" w:author="Minh Đức Lê" w:date="2018-03-25T23:14:00Z"/>
                <w:rFonts w:ascii="Times New Roman" w:hAnsi="Times New Roman"/>
                <w:sz w:val="26"/>
                <w:szCs w:val="26"/>
                <w:lang w:val="vi-VN"/>
              </w:rPr>
            </w:pPr>
            <w:ins w:id="207" w:author="Minh Đức Lê" w:date="2018-04-06T11:17:00Z">
              <w:r>
                <w:rPr>
                  <w:rFonts w:ascii="Times New Roman" w:hAnsi="Times New Roman"/>
                  <w:sz w:val="26"/>
                  <w:szCs w:val="26"/>
                </w:rPr>
                <w:t>Người dùng</w:t>
              </w:r>
            </w:ins>
            <w:ins w:id="208" w:author="Minh Đức Lê" w:date="2018-03-25T23:14:00Z">
              <w:r w:rsidR="002720C5">
                <w:rPr>
                  <w:rFonts w:ascii="Times New Roman" w:hAnsi="Times New Roman"/>
                  <w:sz w:val="26"/>
                  <w:szCs w:val="26"/>
                </w:rPr>
                <w:t xml:space="preserve"> (Guest)</w:t>
              </w:r>
            </w:ins>
          </w:p>
        </w:tc>
      </w:tr>
      <w:tr w:rsidR="002720C5" w:rsidTr="00C95B26">
        <w:trPr>
          <w:trHeight w:val="680"/>
          <w:ins w:id="209"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210" w:author="Minh Đức Lê" w:date="2018-03-25T23:14:00Z"/>
                <w:rFonts w:ascii="Times New Roman" w:hAnsi="Times New Roman" w:cs="Times New Roman"/>
                <w:b w:val="0"/>
                <w:sz w:val="26"/>
                <w:szCs w:val="26"/>
              </w:rPr>
            </w:pPr>
            <w:ins w:id="211"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212" w:author="Minh Đức Lê" w:date="2018-03-25T23:14:00Z"/>
                <w:rFonts w:ascii="Times New Roman" w:hAnsi="Times New Roman"/>
                <w:sz w:val="26"/>
                <w:szCs w:val="26"/>
              </w:rPr>
            </w:pPr>
            <w:ins w:id="213" w:author="Minh Đức Lê" w:date="2018-03-25T23:14:00Z">
              <w:r>
                <w:rPr>
                  <w:rFonts w:ascii="Times New Roman" w:hAnsi="Times New Roman"/>
                  <w:sz w:val="26"/>
                  <w:szCs w:val="26"/>
                </w:rPr>
                <w:t>Hiện thị kết quả tìm được</w:t>
              </w:r>
            </w:ins>
          </w:p>
        </w:tc>
      </w:tr>
      <w:tr w:rsidR="002720C5" w:rsidTr="00C95B26">
        <w:trPr>
          <w:trHeight w:val="2951"/>
          <w:ins w:id="214"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215" w:author="Minh Đức Lê" w:date="2018-03-25T23:14:00Z"/>
                <w:rFonts w:ascii="Times New Roman" w:hAnsi="Times New Roman" w:cs="Times New Roman"/>
                <w:b w:val="0"/>
                <w:sz w:val="26"/>
                <w:szCs w:val="26"/>
              </w:rPr>
            </w:pPr>
            <w:ins w:id="216"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2720C5">
            <w:pPr>
              <w:pStyle w:val="InfoBlue"/>
              <w:numPr>
                <w:ilvl w:val="0"/>
                <w:numId w:val="44"/>
              </w:numPr>
              <w:spacing w:beforeAutospacing="0" w:afterAutospacing="0" w:line="360" w:lineRule="auto"/>
              <w:rPr>
                <w:ins w:id="217" w:author="Minh Đức Lê" w:date="2018-03-25T23:14:00Z"/>
                <w:rFonts w:ascii="Times New Roman" w:hAnsi="Times New Roman"/>
                <w:sz w:val="26"/>
                <w:szCs w:val="26"/>
                <w:lang w:val="vi-VN"/>
              </w:rPr>
            </w:pPr>
            <w:ins w:id="218" w:author="Minh Đức Lê" w:date="2018-04-06T11:17:00Z">
              <w:r>
                <w:rPr>
                  <w:rFonts w:ascii="Times New Roman" w:hAnsi="Times New Roman"/>
                  <w:sz w:val="26"/>
                  <w:szCs w:val="26"/>
                </w:rPr>
                <w:t>Người dùng</w:t>
              </w:r>
            </w:ins>
            <w:ins w:id="219" w:author="Minh Đức Lê" w:date="2018-03-25T23:14:00Z">
              <w:r w:rsidR="002720C5">
                <w:rPr>
                  <w:rFonts w:ascii="Times New Roman" w:hAnsi="Times New Roman"/>
                  <w:sz w:val="26"/>
                  <w:szCs w:val="26"/>
                </w:rPr>
                <w:t xml:space="preserve"> nhập thông tin cần tìm</w:t>
              </w:r>
            </w:ins>
          </w:p>
          <w:p w:rsidR="002720C5" w:rsidRPr="0091229D" w:rsidRDefault="00A7260C" w:rsidP="002720C5">
            <w:pPr>
              <w:pStyle w:val="InfoBlue"/>
              <w:numPr>
                <w:ilvl w:val="0"/>
                <w:numId w:val="44"/>
              </w:numPr>
              <w:spacing w:beforeAutospacing="0" w:afterAutospacing="0" w:line="360" w:lineRule="auto"/>
              <w:rPr>
                <w:ins w:id="220" w:author="Minh Đức Lê" w:date="2018-03-25T23:14:00Z"/>
                <w:rFonts w:ascii="Times New Roman" w:hAnsi="Times New Roman"/>
                <w:sz w:val="26"/>
                <w:szCs w:val="26"/>
                <w:lang w:val="vi-VN"/>
              </w:rPr>
            </w:pPr>
            <w:ins w:id="221" w:author="Minh Đức Lê" w:date="2018-04-06T11:17:00Z">
              <w:r>
                <w:rPr>
                  <w:rFonts w:ascii="Times New Roman" w:hAnsi="Times New Roman"/>
                  <w:sz w:val="26"/>
                  <w:szCs w:val="26"/>
                </w:rPr>
                <w:t>Người dùng</w:t>
              </w:r>
            </w:ins>
            <w:ins w:id="222" w:author="Minh Đức Lê" w:date="2018-03-25T23:14:00Z">
              <w:r w:rsidR="002720C5">
                <w:rPr>
                  <w:rFonts w:ascii="Times New Roman" w:hAnsi="Times New Roman"/>
                  <w:sz w:val="26"/>
                  <w:szCs w:val="26"/>
                </w:rPr>
                <w:t xml:space="preserve"> chọn chức năng “tìm kiếm”</w:t>
              </w:r>
            </w:ins>
          </w:p>
          <w:p w:rsidR="002720C5" w:rsidRDefault="002720C5" w:rsidP="002720C5">
            <w:pPr>
              <w:pStyle w:val="InfoBlue"/>
              <w:numPr>
                <w:ilvl w:val="0"/>
                <w:numId w:val="44"/>
              </w:numPr>
              <w:spacing w:beforeAutospacing="0" w:afterAutospacing="0" w:line="360" w:lineRule="auto"/>
              <w:rPr>
                <w:ins w:id="223" w:author="Minh Đức Lê" w:date="2018-03-25T23:14:00Z"/>
                <w:rFonts w:ascii="Times New Roman" w:hAnsi="Times New Roman"/>
                <w:sz w:val="26"/>
                <w:szCs w:val="26"/>
                <w:lang w:val="vi-VN"/>
              </w:rPr>
            </w:pPr>
            <w:ins w:id="224"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225" w:author="Minh Đức Lê" w:date="2018-03-25T23:14:00Z"/>
                <w:rFonts w:ascii="Times New Roman" w:hAnsi="Times New Roman"/>
                <w:sz w:val="26"/>
                <w:szCs w:val="26"/>
                <w:lang w:val="vi-VN"/>
              </w:rPr>
            </w:pPr>
            <w:ins w:id="226" w:author="Minh Đức Lê" w:date="2018-03-25T23:14:00Z">
              <w:r>
                <w:rPr>
                  <w:rFonts w:ascii="Times New Roman" w:hAnsi="Times New Roman"/>
                  <w:sz w:val="26"/>
                  <w:szCs w:val="26"/>
                </w:rPr>
                <w:t xml:space="preserve">Hệ thống hiển thị danh sách tìm được </w:t>
              </w:r>
            </w:ins>
          </w:p>
        </w:tc>
      </w:tr>
      <w:tr w:rsidR="002720C5" w:rsidTr="00C95B26">
        <w:trPr>
          <w:trHeight w:val="2951"/>
          <w:ins w:id="227"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C95B26">
            <w:pPr>
              <w:pStyle w:val="TableHeader"/>
              <w:spacing w:line="360" w:lineRule="auto"/>
              <w:rPr>
                <w:ins w:id="228" w:author="Minh Đức Lê" w:date="2018-03-25T23:14:00Z"/>
                <w:rFonts w:ascii="Times New Roman" w:hAnsi="Times New Roman" w:cs="Times New Roman"/>
                <w:b w:val="0"/>
                <w:bCs w:val="0"/>
                <w:sz w:val="26"/>
                <w:szCs w:val="26"/>
              </w:rPr>
            </w:pPr>
            <w:ins w:id="229"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230" w:author="Minh Đức Lê" w:date="2018-03-25T23:14:00Z"/>
                <w:rFonts w:ascii="Times New Roman" w:hAnsi="Times New Roman"/>
                <w:sz w:val="26"/>
                <w:szCs w:val="26"/>
              </w:rPr>
            </w:pPr>
            <w:ins w:id="231"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232" w:author="Minh Đức Lê" w:date="2018-03-25T23:14:00Z"/>
        </w:rPr>
      </w:pPr>
    </w:p>
    <w:p w:rsidR="002720C5" w:rsidRDefault="002720C5" w:rsidP="002720C5">
      <w:pPr>
        <w:rPr>
          <w:ins w:id="233" w:author="Minh Đức Lê" w:date="2018-03-25T23:14:00Z"/>
        </w:rPr>
      </w:pPr>
      <w:ins w:id="234" w:author="Minh Đức Lê" w:date="2018-03-25T23:14:00Z">
        <w:r>
          <w:rPr>
            <w:rFonts w:ascii="Arial" w:hAnsi="Arial" w:cs="Arial"/>
            <w:noProof/>
            <w:rPrChange w:id="235" w:author="Unknown">
              <w:rPr>
                <w:noProof/>
              </w:rPr>
            </w:rPrChange>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CD6109" w:rsidRDefault="00C95B26">
      <w:pPr>
        <w:rPr>
          <w:ins w:id="236" w:author="Minh Đức Lê" w:date="2018-03-25T23:14:00Z"/>
        </w:rPr>
        <w:pPrChange w:id="237" w:author="Minh Đức Lê" w:date="2018-03-25T23:14:00Z">
          <w:pPr>
            <w:pStyle w:val="Heading3"/>
          </w:pPr>
        </w:pPrChange>
      </w:pPr>
      <w:ins w:id="238" w:author="Minh Đức Lê" w:date="2018-04-05T18:54:00Z">
        <w:r w:rsidRPr="00CD6109">
          <w:rPr>
            <w:noProof/>
            <w:rPrChange w:id="239" w:author="Unknown">
              <w:rPr>
                <w:b w:val="0"/>
                <w:bCs w:val="0"/>
                <w:i w:val="0"/>
                <w:noProof/>
              </w:rPr>
            </w:rPrChange>
          </w:rPr>
          <w:lastRenderedPageBreak/>
          <w:drawing>
            <wp:inline distT="0" distB="0" distL="0" distR="0" wp14:anchorId="030DCD74" wp14:editId="438F7A3C">
              <wp:extent cx="5580380" cy="395038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950384"/>
                      </a:xfrm>
                      <a:prstGeom prst="rect">
                        <a:avLst/>
                      </a:prstGeom>
                    </pic:spPr>
                  </pic:pic>
                </a:graphicData>
              </a:graphic>
            </wp:inline>
          </w:drawing>
        </w:r>
      </w:ins>
    </w:p>
    <w:p w:rsidR="00000D03" w:rsidRDefault="00000D03">
      <w:pPr>
        <w:pStyle w:val="Heading3"/>
        <w:rPr>
          <w:ins w:id="240" w:author="Minh Đức Lê" w:date="2018-03-25T23:15:00Z"/>
        </w:rPr>
      </w:pPr>
      <w:ins w:id="241" w:author="Minh Đức Lê" w:date="2018-03-25T23:15:00Z">
        <w:r>
          <w:t>Xem danh mục</w:t>
        </w:r>
      </w:ins>
    </w:p>
    <w:p w:rsidR="00000D03" w:rsidRDefault="00000D03" w:rsidP="00000D03">
      <w:pPr>
        <w:rPr>
          <w:ins w:id="242"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243"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244" w:author="Minh Đức Lê" w:date="2018-03-25T23:15:00Z"/>
                <w:b/>
                <w:szCs w:val="26"/>
              </w:rPr>
            </w:pPr>
            <w:ins w:id="245" w:author="Minh Đức Lê" w:date="2018-03-25T23:15:00Z">
              <w:r>
                <w:rPr>
                  <w:b/>
                  <w:bCs/>
                  <w:szCs w:val="26"/>
                </w:rPr>
                <w:t>Use case:</w:t>
              </w:r>
              <w:r>
                <w:rPr>
                  <w:i/>
                  <w:iCs/>
                  <w:color w:val="0000FF"/>
                  <w:szCs w:val="26"/>
                </w:rPr>
                <w:t xml:space="preserve"> Xem danh mục</w:t>
              </w:r>
            </w:ins>
          </w:p>
        </w:tc>
      </w:tr>
      <w:tr w:rsidR="00000D03" w:rsidTr="00C95B26">
        <w:trPr>
          <w:trHeight w:val="680"/>
          <w:ins w:id="246"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47" w:author="Minh Đức Lê" w:date="2018-03-25T23:15:00Z"/>
                <w:rFonts w:ascii="Times New Roman" w:hAnsi="Times New Roman" w:cs="Times New Roman"/>
                <w:b w:val="0"/>
                <w:sz w:val="26"/>
                <w:szCs w:val="26"/>
              </w:rPr>
            </w:pPr>
            <w:ins w:id="248"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49" w:author="Minh Đức Lê" w:date="2018-03-25T23:15:00Z"/>
                <w:rFonts w:ascii="Times New Roman" w:hAnsi="Times New Roman"/>
                <w:sz w:val="26"/>
                <w:szCs w:val="26"/>
              </w:rPr>
            </w:pPr>
            <w:ins w:id="250" w:author="Minh Đức Lê" w:date="2018-03-25T23:15:00Z">
              <w:r>
                <w:rPr>
                  <w:rFonts w:ascii="Times New Roman" w:hAnsi="Times New Roman"/>
                  <w:sz w:val="26"/>
                  <w:szCs w:val="26"/>
                </w:rPr>
                <w:t>Khách thao tác với danh mục</w:t>
              </w:r>
            </w:ins>
          </w:p>
        </w:tc>
      </w:tr>
      <w:tr w:rsidR="00000D03" w:rsidTr="00C95B26">
        <w:trPr>
          <w:trHeight w:val="692"/>
          <w:ins w:id="25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52" w:author="Minh Đức Lê" w:date="2018-03-25T23:15:00Z"/>
                <w:rFonts w:ascii="Times New Roman" w:hAnsi="Times New Roman" w:cs="Times New Roman"/>
                <w:b w:val="0"/>
                <w:sz w:val="26"/>
                <w:szCs w:val="26"/>
              </w:rPr>
            </w:pPr>
            <w:ins w:id="253"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254" w:author="Minh Đức Lê" w:date="2018-03-25T23:15:00Z"/>
                <w:rFonts w:ascii="Times New Roman" w:hAnsi="Times New Roman"/>
                <w:sz w:val="26"/>
                <w:szCs w:val="26"/>
              </w:rPr>
            </w:pPr>
            <w:ins w:id="255" w:author="Minh Đức Lê" w:date="2018-03-25T23:15:00Z">
              <w:r>
                <w:rPr>
                  <w:rFonts w:ascii="Times New Roman" w:hAnsi="Times New Roman"/>
                  <w:sz w:val="26"/>
                  <w:szCs w:val="26"/>
                </w:rPr>
                <w:t>Khách tra cứu danh mục</w:t>
              </w:r>
            </w:ins>
          </w:p>
        </w:tc>
      </w:tr>
      <w:tr w:rsidR="00000D03" w:rsidTr="00C95B26">
        <w:trPr>
          <w:trHeight w:val="680"/>
          <w:ins w:id="256"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57" w:author="Minh Đức Lê" w:date="2018-03-25T23:15:00Z"/>
                <w:rFonts w:ascii="Times New Roman" w:hAnsi="Times New Roman" w:cs="Times New Roman"/>
                <w:b w:val="0"/>
                <w:sz w:val="26"/>
                <w:szCs w:val="26"/>
              </w:rPr>
            </w:pPr>
            <w:ins w:id="258"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259" w:author="Minh Đức Lê" w:date="2018-03-25T23:15:00Z"/>
                <w:rFonts w:ascii="Times New Roman" w:hAnsi="Times New Roman"/>
                <w:sz w:val="26"/>
                <w:szCs w:val="26"/>
                <w:lang w:val="vi-VN"/>
              </w:rPr>
            </w:pPr>
            <w:ins w:id="260" w:author="Minh Đức Lê" w:date="2018-04-06T11:17:00Z">
              <w:r>
                <w:rPr>
                  <w:rFonts w:ascii="Times New Roman" w:hAnsi="Times New Roman"/>
                  <w:sz w:val="26"/>
                  <w:szCs w:val="26"/>
                </w:rPr>
                <w:t>Người dùng</w:t>
              </w:r>
            </w:ins>
            <w:ins w:id="261" w:author="Minh Đức Lê" w:date="2018-03-25T23:15:00Z">
              <w:r w:rsidR="00000D03">
                <w:rPr>
                  <w:rFonts w:ascii="Times New Roman" w:hAnsi="Times New Roman"/>
                  <w:sz w:val="26"/>
                  <w:szCs w:val="26"/>
                </w:rPr>
                <w:t xml:space="preserve"> (Guest)</w:t>
              </w:r>
            </w:ins>
          </w:p>
        </w:tc>
      </w:tr>
      <w:tr w:rsidR="00000D03" w:rsidTr="00C95B26">
        <w:trPr>
          <w:trHeight w:val="680"/>
          <w:ins w:id="262"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63" w:author="Minh Đức Lê" w:date="2018-03-25T23:15:00Z"/>
                <w:rFonts w:ascii="Times New Roman" w:hAnsi="Times New Roman" w:cs="Times New Roman"/>
                <w:b w:val="0"/>
                <w:sz w:val="26"/>
                <w:szCs w:val="26"/>
              </w:rPr>
            </w:pPr>
            <w:ins w:id="264"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65" w:author="Minh Đức Lê" w:date="2018-03-25T23:15:00Z"/>
                <w:rFonts w:ascii="Times New Roman" w:hAnsi="Times New Roman"/>
                <w:sz w:val="26"/>
                <w:szCs w:val="26"/>
              </w:rPr>
            </w:pPr>
            <w:ins w:id="266" w:author="Minh Đức Lê" w:date="2018-03-25T23:15:00Z">
              <w:r>
                <w:rPr>
                  <w:rFonts w:ascii="Times New Roman" w:hAnsi="Times New Roman"/>
                  <w:sz w:val="26"/>
                  <w:szCs w:val="26"/>
                </w:rPr>
                <w:t>Hiện thị danh mục</w:t>
              </w:r>
            </w:ins>
          </w:p>
        </w:tc>
      </w:tr>
      <w:tr w:rsidR="00000D03" w:rsidTr="00C95B26">
        <w:trPr>
          <w:trHeight w:val="2951"/>
          <w:ins w:id="267"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68" w:author="Minh Đức Lê" w:date="2018-03-25T23:15:00Z"/>
                <w:rFonts w:ascii="Times New Roman" w:hAnsi="Times New Roman" w:cs="Times New Roman"/>
                <w:b w:val="0"/>
                <w:sz w:val="26"/>
                <w:szCs w:val="26"/>
              </w:rPr>
            </w:pPr>
            <w:ins w:id="269" w:author="Minh Đức Lê" w:date="2018-03-25T23:15: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5"/>
              </w:numPr>
              <w:spacing w:beforeAutospacing="0" w:afterAutospacing="0" w:line="360" w:lineRule="auto"/>
              <w:rPr>
                <w:ins w:id="270" w:author="Minh Đức Lê" w:date="2018-03-25T23:15:00Z"/>
                <w:rFonts w:ascii="Times New Roman" w:hAnsi="Times New Roman"/>
                <w:sz w:val="26"/>
                <w:szCs w:val="26"/>
                <w:lang w:val="vi-VN"/>
              </w:rPr>
            </w:pPr>
            <w:ins w:id="271" w:author="Minh Đức Lê" w:date="2018-04-06T11:17:00Z">
              <w:r>
                <w:rPr>
                  <w:rFonts w:ascii="Times New Roman" w:hAnsi="Times New Roman"/>
                  <w:sz w:val="26"/>
                  <w:szCs w:val="26"/>
                </w:rPr>
                <w:t>Người dùng</w:t>
              </w:r>
            </w:ins>
            <w:ins w:id="272" w:author="Minh Đức Lê" w:date="2018-03-25T23:15:00Z">
              <w:r w:rsidR="00000D03">
                <w:rPr>
                  <w:rFonts w:ascii="Times New Roman" w:hAnsi="Times New Roman"/>
                  <w:sz w:val="26"/>
                  <w:szCs w:val="26"/>
                </w:rPr>
                <w:t xml:space="preserve"> chọn chức năng “Xem danh mục”</w:t>
              </w:r>
            </w:ins>
          </w:p>
          <w:p w:rsidR="00000D03" w:rsidRPr="0091229D" w:rsidRDefault="00000D03" w:rsidP="00000D03">
            <w:pPr>
              <w:pStyle w:val="InfoBlue"/>
              <w:numPr>
                <w:ilvl w:val="0"/>
                <w:numId w:val="45"/>
              </w:numPr>
              <w:spacing w:beforeAutospacing="0" w:afterAutospacing="0" w:line="360" w:lineRule="auto"/>
              <w:rPr>
                <w:ins w:id="273" w:author="Minh Đức Lê" w:date="2018-03-25T23:15:00Z"/>
                <w:rFonts w:ascii="Times New Roman" w:hAnsi="Times New Roman"/>
                <w:sz w:val="26"/>
                <w:szCs w:val="26"/>
                <w:lang w:val="vi-VN"/>
              </w:rPr>
            </w:pPr>
            <w:ins w:id="274"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275" w:author="Minh Đức Lê" w:date="2018-03-25T23:15:00Z"/>
                <w:rFonts w:ascii="Times New Roman" w:hAnsi="Times New Roman"/>
                <w:sz w:val="26"/>
                <w:szCs w:val="26"/>
                <w:lang w:val="vi-VN"/>
              </w:rPr>
            </w:pPr>
            <w:ins w:id="276" w:author="Minh Đức Lê" w:date="2018-03-25T23:15:00Z">
              <w:r>
                <w:rPr>
                  <w:rFonts w:ascii="Times New Roman" w:hAnsi="Times New Roman"/>
                  <w:sz w:val="26"/>
                  <w:szCs w:val="26"/>
                </w:rPr>
                <w:t>Hệ thống hiển thị danh</w:t>
              </w:r>
            </w:ins>
            <w:ins w:id="277" w:author="Minh Đức Lê" w:date="2018-04-06T10:31:00Z">
              <w:r w:rsidR="00CD6109">
                <w:rPr>
                  <w:rFonts w:ascii="Times New Roman" w:hAnsi="Times New Roman"/>
                  <w:sz w:val="26"/>
                  <w:szCs w:val="26"/>
                </w:rPr>
                <w:t xml:space="preserve"> sách báo của danh</w:t>
              </w:r>
            </w:ins>
            <w:ins w:id="278" w:author="Minh Đức Lê" w:date="2018-03-25T23:15:00Z">
              <w:r>
                <w:rPr>
                  <w:rFonts w:ascii="Times New Roman" w:hAnsi="Times New Roman"/>
                  <w:sz w:val="26"/>
                  <w:szCs w:val="26"/>
                </w:rPr>
                <w:t xml:space="preserve"> mục</w:t>
              </w:r>
            </w:ins>
          </w:p>
        </w:tc>
      </w:tr>
    </w:tbl>
    <w:p w:rsidR="00000D03" w:rsidRDefault="00000D03" w:rsidP="00000D03">
      <w:pPr>
        <w:ind w:firstLine="0"/>
        <w:rPr>
          <w:ins w:id="279" w:author="Minh Đức Lê" w:date="2018-03-25T23:15:00Z"/>
        </w:rPr>
      </w:pPr>
    </w:p>
    <w:p w:rsidR="00000D03" w:rsidRDefault="00CD6109" w:rsidP="00000D03">
      <w:pPr>
        <w:ind w:firstLine="0"/>
        <w:rPr>
          <w:ins w:id="280" w:author="Minh Đức Lê" w:date="2018-03-25T23:15:00Z"/>
        </w:rPr>
      </w:pPr>
      <w:ins w:id="281" w:author="Minh Đức Lê" w:date="2018-04-06T10:33:00Z">
        <w:r w:rsidRPr="00CD6109">
          <w:rPr>
            <w:noProof/>
          </w:rPr>
          <w:drawing>
            <wp:inline distT="0" distB="0" distL="0" distR="0">
              <wp:extent cx="5580380" cy="280266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802666"/>
                      </a:xfrm>
                      <a:prstGeom prst="rect">
                        <a:avLst/>
                      </a:prstGeom>
                      <a:noFill/>
                      <a:ln>
                        <a:noFill/>
                      </a:ln>
                    </pic:spPr>
                  </pic:pic>
                </a:graphicData>
              </a:graphic>
            </wp:inline>
          </w:drawing>
        </w:r>
      </w:ins>
    </w:p>
    <w:p w:rsidR="00000D03" w:rsidRDefault="00FC2991">
      <w:pPr>
        <w:rPr>
          <w:ins w:id="282" w:author="Minh Đức Lê" w:date="2018-04-05T18:54:00Z"/>
        </w:rPr>
        <w:pPrChange w:id="283" w:author="Minh Đức Lê" w:date="2018-03-25T23:15:00Z">
          <w:pPr>
            <w:pStyle w:val="Heading3"/>
          </w:pPr>
        </w:pPrChange>
      </w:pPr>
      <w:ins w:id="284" w:author="Minh Đức Lê" w:date="2018-04-06T10:33:00Z">
        <w:r w:rsidRPr="00FC2991">
          <w:rPr>
            <w:noProof/>
            <w:rPrChange w:id="285" w:author="Unknown">
              <w:rPr>
                <w:b w:val="0"/>
                <w:bCs w:val="0"/>
                <w:i w:val="0"/>
                <w:noProof/>
              </w:rPr>
            </w:rPrChange>
          </w:rPr>
          <w:drawing>
            <wp:inline distT="0" distB="0" distL="0" distR="0">
              <wp:extent cx="4988560" cy="2654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8560" cy="2654300"/>
                      </a:xfrm>
                      <a:prstGeom prst="rect">
                        <a:avLst/>
                      </a:prstGeom>
                      <a:noFill/>
                      <a:ln>
                        <a:noFill/>
                      </a:ln>
                    </pic:spPr>
                  </pic:pic>
                </a:graphicData>
              </a:graphic>
            </wp:inline>
          </w:drawing>
        </w:r>
      </w:ins>
    </w:p>
    <w:p w:rsidR="00C95B26" w:rsidRPr="00CD6109" w:rsidRDefault="00C95B26">
      <w:pPr>
        <w:rPr>
          <w:ins w:id="286" w:author="Minh Đức Lê" w:date="2018-03-25T23:15:00Z"/>
        </w:rPr>
        <w:pPrChange w:id="287" w:author="Minh Đức Lê" w:date="2018-03-25T23:15:00Z">
          <w:pPr>
            <w:pStyle w:val="Heading3"/>
          </w:pPr>
        </w:pPrChange>
      </w:pPr>
    </w:p>
    <w:p w:rsidR="00000D03" w:rsidRDefault="00000D03">
      <w:pPr>
        <w:pStyle w:val="Heading3"/>
        <w:rPr>
          <w:ins w:id="288" w:author="Minh Đức Lê" w:date="2018-03-25T23:15:00Z"/>
        </w:rPr>
      </w:pPr>
      <w:ins w:id="289" w:author="Minh Đức Lê" w:date="2018-03-25T23:15:00Z">
        <w:r>
          <w:lastRenderedPageBreak/>
          <w:t>Xem chi tiết</w:t>
        </w:r>
      </w:ins>
    </w:p>
    <w:p w:rsidR="00000D03" w:rsidRDefault="00000D03" w:rsidP="00000D03">
      <w:pPr>
        <w:ind w:firstLine="0"/>
        <w:rPr>
          <w:ins w:id="290"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291"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292" w:author="Minh Đức Lê" w:date="2018-03-25T23:15:00Z"/>
                <w:b/>
                <w:szCs w:val="26"/>
              </w:rPr>
            </w:pPr>
            <w:ins w:id="293" w:author="Minh Đức Lê" w:date="2018-03-25T23:15:00Z">
              <w:r>
                <w:rPr>
                  <w:b/>
                  <w:bCs/>
                  <w:szCs w:val="26"/>
                </w:rPr>
                <w:t>Use case:</w:t>
              </w:r>
              <w:r>
                <w:rPr>
                  <w:i/>
                  <w:iCs/>
                  <w:color w:val="0000FF"/>
                  <w:szCs w:val="26"/>
                </w:rPr>
                <w:t xml:space="preserve"> Xem chi tiết</w:t>
              </w:r>
            </w:ins>
          </w:p>
        </w:tc>
      </w:tr>
      <w:tr w:rsidR="00000D03" w:rsidTr="00C95B26">
        <w:trPr>
          <w:trHeight w:val="680"/>
          <w:ins w:id="29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95" w:author="Minh Đức Lê" w:date="2018-03-25T23:15:00Z"/>
                <w:rFonts w:ascii="Times New Roman" w:hAnsi="Times New Roman" w:cs="Times New Roman"/>
                <w:b w:val="0"/>
                <w:sz w:val="26"/>
                <w:szCs w:val="26"/>
              </w:rPr>
            </w:pPr>
            <w:ins w:id="296"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297" w:author="Minh Đức Lê" w:date="2018-03-25T23:15:00Z"/>
                <w:rFonts w:ascii="Times New Roman" w:hAnsi="Times New Roman"/>
                <w:sz w:val="26"/>
                <w:szCs w:val="26"/>
              </w:rPr>
            </w:pPr>
            <w:ins w:id="298" w:author="Minh Đức Lê" w:date="2018-03-25T23:15:00Z">
              <w:r>
                <w:rPr>
                  <w:rFonts w:ascii="Times New Roman" w:hAnsi="Times New Roman"/>
                  <w:sz w:val="26"/>
                  <w:szCs w:val="26"/>
                </w:rPr>
                <w:t xml:space="preserve">Khách muốn xem chi tiết </w:t>
              </w:r>
            </w:ins>
            <w:ins w:id="299" w:author="Minh Đức Lê" w:date="2018-04-06T10:34:00Z">
              <w:r w:rsidR="00141929">
                <w:rPr>
                  <w:rFonts w:ascii="Times New Roman" w:hAnsi="Times New Roman"/>
                  <w:sz w:val="26"/>
                  <w:szCs w:val="26"/>
                </w:rPr>
                <w:t>báo</w:t>
              </w:r>
            </w:ins>
          </w:p>
        </w:tc>
      </w:tr>
      <w:tr w:rsidR="00000D03" w:rsidTr="00C95B26">
        <w:trPr>
          <w:trHeight w:val="692"/>
          <w:ins w:id="300"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301" w:author="Minh Đức Lê" w:date="2018-03-25T23:15:00Z"/>
                <w:rFonts w:ascii="Times New Roman" w:hAnsi="Times New Roman" w:cs="Times New Roman"/>
                <w:b w:val="0"/>
                <w:sz w:val="26"/>
                <w:szCs w:val="26"/>
              </w:rPr>
            </w:pPr>
            <w:ins w:id="302"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pPr>
              <w:pStyle w:val="InfoBlue"/>
              <w:spacing w:beforeAutospacing="0" w:afterAutospacing="0" w:line="360" w:lineRule="auto"/>
              <w:rPr>
                <w:ins w:id="303" w:author="Minh Đức Lê" w:date="2018-03-25T23:15:00Z"/>
                <w:rFonts w:ascii="Times New Roman" w:hAnsi="Times New Roman"/>
                <w:sz w:val="26"/>
                <w:szCs w:val="26"/>
              </w:rPr>
            </w:pPr>
            <w:ins w:id="304" w:author="Minh Đức Lê" w:date="2018-03-25T23:15:00Z">
              <w:r>
                <w:rPr>
                  <w:rFonts w:ascii="Times New Roman" w:hAnsi="Times New Roman"/>
                  <w:sz w:val="26"/>
                  <w:szCs w:val="26"/>
                </w:rPr>
                <w:t>Khách tra cứu chi tiết</w:t>
              </w:r>
            </w:ins>
            <w:ins w:id="305" w:author="Minh Đức Lê" w:date="2018-04-06T10:34:00Z">
              <w:r w:rsidR="00141929">
                <w:rPr>
                  <w:rFonts w:ascii="Times New Roman" w:hAnsi="Times New Roman"/>
                  <w:sz w:val="26"/>
                  <w:szCs w:val="26"/>
                </w:rPr>
                <w:t xml:space="preserve"> giới thiệu về</w:t>
              </w:r>
            </w:ins>
            <w:ins w:id="306" w:author="Minh Đức Lê" w:date="2018-03-25T23:15:00Z">
              <w:r>
                <w:rPr>
                  <w:rFonts w:ascii="Times New Roman" w:hAnsi="Times New Roman"/>
                  <w:sz w:val="26"/>
                  <w:szCs w:val="26"/>
                </w:rPr>
                <w:t xml:space="preserve"> </w:t>
              </w:r>
            </w:ins>
            <w:ins w:id="307" w:author="Minh Đức Lê" w:date="2018-04-06T10:34:00Z">
              <w:r w:rsidR="00141929">
                <w:rPr>
                  <w:rFonts w:ascii="Times New Roman" w:hAnsi="Times New Roman"/>
                  <w:sz w:val="26"/>
                  <w:szCs w:val="26"/>
                </w:rPr>
                <w:t>báo</w:t>
              </w:r>
            </w:ins>
          </w:p>
        </w:tc>
      </w:tr>
      <w:tr w:rsidR="00000D03" w:rsidTr="00C95B26">
        <w:trPr>
          <w:trHeight w:val="680"/>
          <w:ins w:id="30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309" w:author="Minh Đức Lê" w:date="2018-03-25T23:15:00Z"/>
                <w:rFonts w:ascii="Times New Roman" w:hAnsi="Times New Roman" w:cs="Times New Roman"/>
                <w:b w:val="0"/>
                <w:sz w:val="26"/>
                <w:szCs w:val="26"/>
              </w:rPr>
            </w:pPr>
            <w:ins w:id="310"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311" w:author="Minh Đức Lê" w:date="2018-03-25T23:15:00Z"/>
                <w:rFonts w:ascii="Times New Roman" w:hAnsi="Times New Roman"/>
                <w:sz w:val="26"/>
                <w:szCs w:val="26"/>
                <w:lang w:val="vi-VN"/>
              </w:rPr>
            </w:pPr>
            <w:ins w:id="312" w:author="Minh Đức Lê" w:date="2018-04-06T11:17:00Z">
              <w:r>
                <w:rPr>
                  <w:rFonts w:ascii="Times New Roman" w:hAnsi="Times New Roman"/>
                  <w:sz w:val="26"/>
                  <w:szCs w:val="26"/>
                </w:rPr>
                <w:t>Người dùng</w:t>
              </w:r>
            </w:ins>
            <w:ins w:id="313" w:author="Minh Đức Lê" w:date="2018-03-25T23:15:00Z">
              <w:r w:rsidR="00000D03">
                <w:rPr>
                  <w:rFonts w:ascii="Times New Roman" w:hAnsi="Times New Roman"/>
                  <w:sz w:val="26"/>
                  <w:szCs w:val="26"/>
                </w:rPr>
                <w:t xml:space="preserve"> (Guest)</w:t>
              </w:r>
            </w:ins>
          </w:p>
        </w:tc>
      </w:tr>
      <w:tr w:rsidR="00000D03" w:rsidTr="00C95B26">
        <w:trPr>
          <w:trHeight w:val="680"/>
          <w:ins w:id="31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315" w:author="Minh Đức Lê" w:date="2018-03-25T23:15:00Z"/>
                <w:rFonts w:ascii="Times New Roman" w:hAnsi="Times New Roman" w:cs="Times New Roman"/>
                <w:b w:val="0"/>
                <w:sz w:val="26"/>
                <w:szCs w:val="26"/>
              </w:rPr>
            </w:pPr>
            <w:ins w:id="316"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317" w:author="Minh Đức Lê" w:date="2018-03-25T23:15:00Z"/>
                <w:rFonts w:ascii="Times New Roman" w:hAnsi="Times New Roman"/>
                <w:sz w:val="26"/>
                <w:szCs w:val="26"/>
              </w:rPr>
            </w:pPr>
            <w:ins w:id="318" w:author="Minh Đức Lê" w:date="2018-03-25T23:15:00Z">
              <w:r>
                <w:rPr>
                  <w:rFonts w:ascii="Times New Roman" w:hAnsi="Times New Roman"/>
                  <w:sz w:val="26"/>
                  <w:szCs w:val="26"/>
                </w:rPr>
                <w:t xml:space="preserve">Hiện thị chi tiết </w:t>
              </w:r>
            </w:ins>
            <w:ins w:id="319" w:author="Minh Đức Lê" w:date="2018-04-06T10:34:00Z">
              <w:r w:rsidR="00141929">
                <w:rPr>
                  <w:rFonts w:ascii="Times New Roman" w:hAnsi="Times New Roman"/>
                  <w:sz w:val="26"/>
                  <w:szCs w:val="26"/>
                </w:rPr>
                <w:t>báo</w:t>
              </w:r>
            </w:ins>
          </w:p>
        </w:tc>
      </w:tr>
      <w:tr w:rsidR="00000D03" w:rsidTr="00C95B26">
        <w:trPr>
          <w:trHeight w:val="2951"/>
          <w:ins w:id="320"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321" w:author="Minh Đức Lê" w:date="2018-03-25T23:15:00Z"/>
                <w:rFonts w:ascii="Times New Roman" w:hAnsi="Times New Roman" w:cs="Times New Roman"/>
                <w:b w:val="0"/>
                <w:sz w:val="26"/>
                <w:szCs w:val="26"/>
              </w:rPr>
            </w:pPr>
            <w:ins w:id="322"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6"/>
              </w:numPr>
              <w:spacing w:beforeAutospacing="0" w:afterAutospacing="0" w:line="360" w:lineRule="auto"/>
              <w:rPr>
                <w:ins w:id="323" w:author="Minh Đức Lê" w:date="2018-03-25T23:15:00Z"/>
                <w:rFonts w:ascii="Times New Roman" w:hAnsi="Times New Roman"/>
                <w:sz w:val="26"/>
                <w:szCs w:val="26"/>
                <w:lang w:val="vi-VN"/>
              </w:rPr>
            </w:pPr>
            <w:ins w:id="324" w:author="Minh Đức Lê" w:date="2018-04-06T11:18:00Z">
              <w:r>
                <w:rPr>
                  <w:rFonts w:ascii="Times New Roman" w:hAnsi="Times New Roman"/>
                  <w:sz w:val="26"/>
                  <w:szCs w:val="26"/>
                </w:rPr>
                <w:t>Người dùng</w:t>
              </w:r>
            </w:ins>
            <w:ins w:id="325" w:author="Minh Đức Lê" w:date="2018-03-25T23:15:00Z">
              <w:r w:rsidR="00000D03">
                <w:rPr>
                  <w:rFonts w:ascii="Times New Roman" w:hAnsi="Times New Roman"/>
                  <w:sz w:val="26"/>
                  <w:szCs w:val="26"/>
                </w:rPr>
                <w:t xml:space="preserve"> chọn chức năng “Xem chi tiết”</w:t>
              </w:r>
            </w:ins>
          </w:p>
          <w:p w:rsidR="00000D03" w:rsidRPr="0091229D" w:rsidRDefault="00000D03" w:rsidP="00000D03">
            <w:pPr>
              <w:pStyle w:val="InfoBlue"/>
              <w:numPr>
                <w:ilvl w:val="0"/>
                <w:numId w:val="46"/>
              </w:numPr>
              <w:spacing w:beforeAutospacing="0" w:afterAutospacing="0" w:line="360" w:lineRule="auto"/>
              <w:rPr>
                <w:ins w:id="326" w:author="Minh Đức Lê" w:date="2018-03-25T23:15:00Z"/>
                <w:rFonts w:ascii="Times New Roman" w:hAnsi="Times New Roman"/>
                <w:sz w:val="26"/>
                <w:szCs w:val="26"/>
                <w:lang w:val="vi-VN"/>
              </w:rPr>
            </w:pPr>
            <w:ins w:id="327"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328" w:author="Minh Đức Lê" w:date="2018-03-25T23:15:00Z"/>
                <w:rFonts w:ascii="Times New Roman" w:hAnsi="Times New Roman"/>
                <w:sz w:val="26"/>
                <w:szCs w:val="26"/>
                <w:lang w:val="vi-VN"/>
              </w:rPr>
            </w:pPr>
            <w:ins w:id="329"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330" w:author="Minh Đức Lê" w:date="2018-03-25T23:15:00Z"/>
        </w:rPr>
      </w:pPr>
    </w:p>
    <w:p w:rsidR="00000D03" w:rsidRDefault="00000D03" w:rsidP="00000D03">
      <w:pPr>
        <w:ind w:firstLine="0"/>
        <w:rPr>
          <w:ins w:id="331" w:author="Minh Đức Lê" w:date="2018-03-25T23:15:00Z"/>
        </w:rPr>
      </w:pPr>
      <w:ins w:id="332" w:author="Minh Đức Lê" w:date="2018-03-25T23:15:00Z">
        <w:r>
          <w:rPr>
            <w:rFonts w:ascii="Arial" w:hAnsi="Arial" w:cs="Arial"/>
            <w:noProof/>
            <w:rPrChange w:id="333" w:author="Unknown">
              <w:rPr>
                <w:noProof/>
              </w:rPr>
            </w:rPrChange>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C95B26" w:rsidP="00000D03">
      <w:pPr>
        <w:ind w:firstLine="0"/>
        <w:rPr>
          <w:ins w:id="334" w:author="Minh Đức Lê" w:date="2018-03-25T23:15:00Z"/>
        </w:rPr>
      </w:pPr>
      <w:ins w:id="335" w:author="Minh Đức Lê" w:date="2018-04-05T18:55:00Z">
        <w:r>
          <w:rPr>
            <w:noProof/>
          </w:rPr>
          <w:lastRenderedPageBreak/>
          <w:drawing>
            <wp:inline distT="0" distB="0" distL="0" distR="0" wp14:anchorId="60B4238F" wp14:editId="79C50C32">
              <wp:extent cx="5580380" cy="29976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997666"/>
                      </a:xfrm>
                      <a:prstGeom prst="rect">
                        <a:avLst/>
                      </a:prstGeom>
                    </pic:spPr>
                  </pic:pic>
                </a:graphicData>
              </a:graphic>
            </wp:inline>
          </w:drawing>
        </w:r>
      </w:ins>
    </w:p>
    <w:p w:rsidR="00000D03" w:rsidRPr="00CD6109" w:rsidRDefault="00000D03">
      <w:pPr>
        <w:rPr>
          <w:ins w:id="336" w:author="Minh Đức Lê" w:date="2018-03-25T23:15:00Z"/>
        </w:rPr>
        <w:pPrChange w:id="337" w:author="Minh Đức Lê" w:date="2018-03-25T23:15:00Z">
          <w:pPr>
            <w:pStyle w:val="Heading3"/>
          </w:pPr>
        </w:pPrChange>
      </w:pPr>
    </w:p>
    <w:p w:rsidR="002731B4" w:rsidRDefault="002731B4">
      <w:pPr>
        <w:pStyle w:val="Heading3"/>
        <w:rPr>
          <w:ins w:id="338" w:author="Minh Đức Lê" w:date="2018-03-25T23:15:00Z"/>
        </w:rPr>
      </w:pPr>
      <w:ins w:id="339" w:author="Minh Đức Lê" w:date="2018-03-25T23:15:00Z">
        <w:r>
          <w:t>Chức năng thống kê doanh thu</w:t>
        </w:r>
      </w:ins>
    </w:p>
    <w:p w:rsidR="002731B4" w:rsidRDefault="002731B4" w:rsidP="002731B4">
      <w:pPr>
        <w:ind w:firstLine="0"/>
        <w:rPr>
          <w:ins w:id="340"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C95B26">
        <w:trPr>
          <w:trHeight w:val="560"/>
          <w:ins w:id="341"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C95B26">
            <w:pPr>
              <w:spacing w:beforeAutospacing="0" w:afterAutospacing="0" w:line="360" w:lineRule="auto"/>
              <w:rPr>
                <w:ins w:id="342" w:author="Minh Đức Lê" w:date="2018-03-25T23:16:00Z"/>
                <w:b/>
                <w:szCs w:val="26"/>
              </w:rPr>
            </w:pPr>
            <w:ins w:id="343" w:author="Minh Đức Lê" w:date="2018-03-25T23:16:00Z">
              <w:r>
                <w:rPr>
                  <w:b/>
                  <w:bCs/>
                  <w:szCs w:val="26"/>
                </w:rPr>
                <w:t>Use case:</w:t>
              </w:r>
              <w:r>
                <w:rPr>
                  <w:i/>
                  <w:iCs/>
                  <w:color w:val="0000FF"/>
                  <w:szCs w:val="26"/>
                </w:rPr>
                <w:t xml:space="preserve">  Thống kê doanh thu</w:t>
              </w:r>
            </w:ins>
          </w:p>
        </w:tc>
      </w:tr>
      <w:tr w:rsidR="002731B4" w:rsidTr="00C95B26">
        <w:trPr>
          <w:trHeight w:val="680"/>
          <w:ins w:id="34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345" w:author="Minh Đức Lê" w:date="2018-03-25T23:16:00Z"/>
                <w:rFonts w:ascii="Times New Roman" w:hAnsi="Times New Roman" w:cs="Times New Roman"/>
                <w:b w:val="0"/>
                <w:sz w:val="26"/>
                <w:szCs w:val="26"/>
              </w:rPr>
            </w:pPr>
            <w:ins w:id="346"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347" w:author="Minh Đức Lê" w:date="2018-03-25T23:16:00Z"/>
                <w:rFonts w:ascii="Times New Roman" w:hAnsi="Times New Roman"/>
                <w:sz w:val="26"/>
                <w:szCs w:val="26"/>
              </w:rPr>
            </w:pPr>
            <w:ins w:id="348" w:author="Minh Đức Lê" w:date="2018-03-25T23:16:00Z">
              <w:r>
                <w:rPr>
                  <w:rFonts w:ascii="Times New Roman" w:hAnsi="Times New Roman"/>
                  <w:sz w:val="26"/>
                  <w:szCs w:val="26"/>
                </w:rPr>
                <w:t>Admin muốn thống kê doanh thu trong tháng</w:t>
              </w:r>
            </w:ins>
          </w:p>
        </w:tc>
      </w:tr>
      <w:tr w:rsidR="002731B4" w:rsidTr="00C95B26">
        <w:trPr>
          <w:trHeight w:val="692"/>
          <w:ins w:id="34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350" w:author="Minh Đức Lê" w:date="2018-03-25T23:16:00Z"/>
                <w:rFonts w:ascii="Times New Roman" w:hAnsi="Times New Roman" w:cs="Times New Roman"/>
                <w:b w:val="0"/>
                <w:sz w:val="26"/>
                <w:szCs w:val="26"/>
              </w:rPr>
            </w:pPr>
            <w:ins w:id="351"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C95B26">
            <w:pPr>
              <w:pStyle w:val="InfoBlue"/>
              <w:spacing w:beforeAutospacing="0" w:afterAutospacing="0" w:line="360" w:lineRule="auto"/>
              <w:rPr>
                <w:ins w:id="352" w:author="Minh Đức Lê" w:date="2018-03-25T23:16:00Z"/>
                <w:rFonts w:ascii="Times New Roman" w:hAnsi="Times New Roman"/>
                <w:sz w:val="26"/>
                <w:szCs w:val="26"/>
              </w:rPr>
            </w:pPr>
            <w:ins w:id="353" w:author="Minh Đức Lê" w:date="2018-03-25T23:16:00Z">
              <w:r>
                <w:rPr>
                  <w:rFonts w:ascii="Times New Roman" w:hAnsi="Times New Roman"/>
                  <w:sz w:val="26"/>
                  <w:szCs w:val="26"/>
                </w:rPr>
                <w:t>Admin thao tác thống kê</w:t>
              </w:r>
            </w:ins>
          </w:p>
        </w:tc>
      </w:tr>
      <w:tr w:rsidR="002731B4" w:rsidTr="00C95B26">
        <w:trPr>
          <w:trHeight w:val="680"/>
          <w:ins w:id="35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355" w:author="Minh Đức Lê" w:date="2018-03-25T23:16:00Z"/>
                <w:rFonts w:ascii="Times New Roman" w:hAnsi="Times New Roman" w:cs="Times New Roman"/>
                <w:b w:val="0"/>
                <w:sz w:val="26"/>
                <w:szCs w:val="26"/>
              </w:rPr>
            </w:pPr>
            <w:ins w:id="356"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357" w:author="Minh Đức Lê" w:date="2018-03-25T23:16:00Z"/>
                <w:rFonts w:ascii="Times New Roman" w:hAnsi="Times New Roman"/>
                <w:sz w:val="26"/>
                <w:szCs w:val="26"/>
                <w:lang w:val="vi-VN"/>
              </w:rPr>
            </w:pPr>
            <w:ins w:id="358" w:author="Minh Đức Lê" w:date="2018-03-25T23:16:00Z">
              <w:r>
                <w:rPr>
                  <w:rFonts w:ascii="Times New Roman" w:hAnsi="Times New Roman"/>
                  <w:sz w:val="26"/>
                  <w:szCs w:val="26"/>
                </w:rPr>
                <w:t>Admin</w:t>
              </w:r>
            </w:ins>
          </w:p>
        </w:tc>
      </w:tr>
      <w:tr w:rsidR="002731B4" w:rsidTr="00C95B26">
        <w:trPr>
          <w:trHeight w:val="680"/>
          <w:ins w:id="35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360" w:author="Minh Đức Lê" w:date="2018-03-25T23:16:00Z"/>
                <w:rFonts w:ascii="Times New Roman" w:hAnsi="Times New Roman" w:cs="Times New Roman"/>
                <w:b w:val="0"/>
                <w:sz w:val="26"/>
                <w:szCs w:val="26"/>
              </w:rPr>
            </w:pPr>
            <w:ins w:id="361"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362" w:author="Minh Đức Lê" w:date="2018-03-25T23:16:00Z"/>
                <w:rFonts w:ascii="Times New Roman" w:hAnsi="Times New Roman"/>
                <w:sz w:val="26"/>
                <w:szCs w:val="26"/>
              </w:rPr>
            </w:pPr>
            <w:ins w:id="363" w:author="Minh Đức Lê" w:date="2018-03-25T23:16:00Z">
              <w:r>
                <w:rPr>
                  <w:rFonts w:ascii="Times New Roman" w:hAnsi="Times New Roman"/>
                  <w:sz w:val="26"/>
                  <w:szCs w:val="26"/>
                </w:rPr>
                <w:t>Hiện thị bảng thống kê</w:t>
              </w:r>
            </w:ins>
          </w:p>
        </w:tc>
      </w:tr>
      <w:tr w:rsidR="002731B4" w:rsidTr="00C95B26">
        <w:trPr>
          <w:trHeight w:val="2951"/>
          <w:ins w:id="36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365" w:author="Minh Đức Lê" w:date="2018-03-25T23:16:00Z"/>
                <w:rFonts w:ascii="Times New Roman" w:hAnsi="Times New Roman" w:cs="Times New Roman"/>
                <w:b w:val="0"/>
                <w:sz w:val="26"/>
                <w:szCs w:val="26"/>
              </w:rPr>
            </w:pPr>
            <w:ins w:id="366"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367" w:author="Minh Đức Lê" w:date="2018-03-25T23:16:00Z"/>
                <w:rFonts w:ascii="Times New Roman" w:hAnsi="Times New Roman"/>
                <w:sz w:val="26"/>
                <w:szCs w:val="26"/>
                <w:lang w:val="vi-VN"/>
              </w:rPr>
            </w:pPr>
            <w:ins w:id="368"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369" w:author="Minh Đức Lê" w:date="2018-03-25T23:16:00Z"/>
                <w:rFonts w:ascii="Times New Roman" w:hAnsi="Times New Roman"/>
                <w:sz w:val="26"/>
                <w:szCs w:val="26"/>
                <w:lang w:val="vi-VN"/>
              </w:rPr>
            </w:pPr>
            <w:ins w:id="370"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371" w:author="Minh Đức Lê" w:date="2018-03-25T23:16:00Z"/>
                <w:rFonts w:ascii="Times New Roman" w:hAnsi="Times New Roman"/>
                <w:sz w:val="26"/>
                <w:szCs w:val="26"/>
                <w:lang w:val="vi-VN"/>
              </w:rPr>
            </w:pPr>
            <w:ins w:id="372"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373" w:author="Minh Đức Lê" w:date="2018-03-25T23:16:00Z"/>
                <w:rFonts w:ascii="Times New Roman" w:hAnsi="Times New Roman"/>
                <w:sz w:val="26"/>
                <w:szCs w:val="26"/>
                <w:lang w:val="vi-VN"/>
              </w:rPr>
            </w:pPr>
            <w:ins w:id="374"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375" w:author="Minh Đức Lê" w:date="2018-03-25T23:16:00Z"/>
                <w:rFonts w:ascii="Times New Roman" w:hAnsi="Times New Roman"/>
                <w:sz w:val="26"/>
                <w:szCs w:val="26"/>
                <w:lang w:val="vi-VN"/>
              </w:rPr>
            </w:pPr>
            <w:ins w:id="376"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377" w:author="Minh Đức Lê" w:date="2018-03-25T23:16:00Z"/>
        </w:rPr>
      </w:pPr>
      <w:ins w:id="378" w:author="Minh Đức Lê" w:date="2018-03-25T23:16:00Z">
        <w:r>
          <w:rPr>
            <w:rFonts w:ascii="Arial" w:hAnsi="Arial" w:cs="Arial"/>
            <w:noProof/>
            <w:rPrChange w:id="379" w:author="Unknown">
              <w:rPr>
                <w:noProof/>
              </w:rPr>
            </w:rPrChange>
          </w:rPr>
          <w:lastRenderedPageBreak/>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CD6109" w:rsidRDefault="00C95B26">
      <w:pPr>
        <w:rPr>
          <w:ins w:id="380" w:author="Minh Đức Lê" w:date="2018-03-25T23:15:00Z"/>
        </w:rPr>
        <w:pPrChange w:id="381" w:author="Minh Đức Lê" w:date="2018-03-25T23:16:00Z">
          <w:pPr>
            <w:pStyle w:val="Heading3"/>
          </w:pPr>
        </w:pPrChange>
      </w:pPr>
      <w:ins w:id="382" w:author="Minh Đức Lê" w:date="2018-04-05T18:55:00Z">
        <w:r w:rsidRPr="00CD6109">
          <w:rPr>
            <w:noProof/>
            <w:rPrChange w:id="383" w:author="Unknown">
              <w:rPr>
                <w:b w:val="0"/>
                <w:bCs w:val="0"/>
                <w:i w:val="0"/>
                <w:noProof/>
              </w:rPr>
            </w:rPrChange>
          </w:rPr>
          <w:drawing>
            <wp:inline distT="0" distB="0" distL="0" distR="0" wp14:anchorId="64F0F9B6" wp14:editId="0BA8988E">
              <wp:extent cx="5580380" cy="3893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893746"/>
                      </a:xfrm>
                      <a:prstGeom prst="rect">
                        <a:avLst/>
                      </a:prstGeom>
                    </pic:spPr>
                  </pic:pic>
                </a:graphicData>
              </a:graphic>
            </wp:inline>
          </w:drawing>
        </w:r>
      </w:ins>
    </w:p>
    <w:p w:rsidR="003F37B2" w:rsidRDefault="001A08FA">
      <w:pPr>
        <w:pStyle w:val="Heading3"/>
        <w:rPr>
          <w:ins w:id="384" w:author="Minh Đức Lê" w:date="2018-03-22T16:13:00Z"/>
        </w:rPr>
      </w:pPr>
      <w:del w:id="385" w:author="Minh Đức Lê" w:date="2018-03-22T16:13:00Z">
        <w:r w:rsidDel="003F37B2">
          <w:delText>Tiêu đề tiểu mục</w:delText>
        </w:r>
      </w:del>
      <w:bookmarkEnd w:id="120"/>
      <w:ins w:id="386" w:author="Minh Đức Lê" w:date="2018-03-22T16:13:00Z">
        <w:r w:rsidR="003F37B2">
          <w:t>Chức năng thanh toán</w:t>
        </w:r>
      </w:ins>
    </w:p>
    <w:p w:rsidR="003F37B2" w:rsidRDefault="003F37B2" w:rsidP="003F37B2">
      <w:pPr>
        <w:rPr>
          <w:ins w:id="387" w:author="Minh Đức Lê" w:date="2018-03-22T16:13:00Z"/>
        </w:rPr>
      </w:pPr>
      <w:ins w:id="388" w:author="Minh Đức Lê" w:date="2018-03-22T16:13:00Z">
        <w:r>
          <w:t>Nội dung tiểu  mục</w:t>
        </w:r>
      </w:ins>
    </w:p>
    <w:tbl>
      <w:tblPr>
        <w:tblStyle w:val="TableGrid"/>
        <w:tblW w:w="9262" w:type="dxa"/>
        <w:tblLook w:val="01E0" w:firstRow="1" w:lastRow="1" w:firstColumn="1" w:lastColumn="1" w:noHBand="0" w:noVBand="0"/>
      </w:tblPr>
      <w:tblGrid>
        <w:gridCol w:w="2343"/>
        <w:gridCol w:w="6919"/>
      </w:tblGrid>
      <w:tr w:rsidR="003F37B2" w:rsidRPr="00382660" w:rsidTr="00C95B26">
        <w:trPr>
          <w:ins w:id="389" w:author="Minh Đức Lê" w:date="2018-03-22T16:13:00Z"/>
        </w:trPr>
        <w:tc>
          <w:tcPr>
            <w:tcW w:w="9262" w:type="dxa"/>
            <w:gridSpan w:val="2"/>
          </w:tcPr>
          <w:p w:rsidR="003F37B2" w:rsidRPr="00382660" w:rsidRDefault="003F37B2">
            <w:pPr>
              <w:spacing w:line="360" w:lineRule="auto"/>
              <w:rPr>
                <w:ins w:id="390" w:author="Minh Đức Lê" w:date="2018-03-22T16:13:00Z"/>
                <w:b/>
                <w:szCs w:val="26"/>
              </w:rPr>
            </w:pPr>
            <w:ins w:id="391" w:author="Minh Đức Lê" w:date="2018-03-22T16:13:00Z">
              <w:r w:rsidRPr="00732AAF">
                <w:rPr>
                  <w:b/>
                  <w:bCs/>
                  <w:szCs w:val="26"/>
                </w:rPr>
                <w:t xml:space="preserve">Use case: </w:t>
              </w:r>
            </w:ins>
            <w:ins w:id="392" w:author="Minh Đức Lê" w:date="2018-03-22T16:14:00Z">
              <w:r w:rsidR="0038521F">
                <w:rPr>
                  <w:i/>
                  <w:iCs/>
                  <w:color w:val="0000FF"/>
                  <w:szCs w:val="26"/>
                </w:rPr>
                <w:t>Thanh toán</w:t>
              </w:r>
            </w:ins>
          </w:p>
        </w:tc>
      </w:tr>
      <w:tr w:rsidR="003F37B2" w:rsidRPr="00732AAF" w:rsidTr="00C95B26">
        <w:trPr>
          <w:ins w:id="393" w:author="Minh Đức Lê" w:date="2018-03-22T16:13:00Z"/>
        </w:trPr>
        <w:tc>
          <w:tcPr>
            <w:tcW w:w="2343" w:type="dxa"/>
          </w:tcPr>
          <w:p w:rsidR="003F37B2" w:rsidRPr="001213DA" w:rsidRDefault="003F37B2" w:rsidP="00C95B26">
            <w:pPr>
              <w:pStyle w:val="TableHeader"/>
              <w:spacing w:before="0" w:after="0" w:line="360" w:lineRule="auto"/>
              <w:rPr>
                <w:ins w:id="394" w:author="Minh Đức Lê" w:date="2018-03-22T16:13:00Z"/>
                <w:rFonts w:ascii="Times New Roman" w:hAnsi="Times New Roman" w:cs="Times New Roman"/>
                <w:b w:val="0"/>
                <w:sz w:val="26"/>
                <w:szCs w:val="26"/>
              </w:rPr>
            </w:pPr>
            <w:ins w:id="395"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C95B26">
            <w:pPr>
              <w:pStyle w:val="InfoBlue"/>
              <w:spacing w:before="0" w:after="0" w:line="360" w:lineRule="auto"/>
              <w:rPr>
                <w:ins w:id="396" w:author="Minh Đức Lê" w:date="2018-03-22T16:13:00Z"/>
                <w:rFonts w:ascii="Times New Roman" w:hAnsi="Times New Roman"/>
                <w:sz w:val="26"/>
                <w:szCs w:val="26"/>
                <w:rPrChange w:id="397" w:author="Minh Đức Lê" w:date="2018-03-22T16:14:00Z">
                  <w:rPr>
                    <w:ins w:id="398" w:author="Minh Đức Lê" w:date="2018-03-22T16:13:00Z"/>
                    <w:rFonts w:ascii="Times New Roman" w:hAnsi="Times New Roman"/>
                    <w:sz w:val="26"/>
                    <w:szCs w:val="26"/>
                    <w:lang w:val="vi-VN"/>
                  </w:rPr>
                </w:rPrChange>
              </w:rPr>
            </w:pPr>
            <w:ins w:id="399" w:author="Minh Đức Lê" w:date="2018-03-22T16:14:00Z">
              <w:r>
                <w:rPr>
                  <w:rFonts w:ascii="Times New Roman" w:hAnsi="Times New Roman"/>
                  <w:sz w:val="26"/>
                  <w:szCs w:val="26"/>
                </w:rPr>
                <w:t>Thanh toán dơn hàng cho thành viên</w:t>
              </w:r>
            </w:ins>
          </w:p>
        </w:tc>
      </w:tr>
      <w:tr w:rsidR="003F37B2" w:rsidRPr="00732AAF" w:rsidTr="00C95B26">
        <w:trPr>
          <w:ins w:id="400" w:author="Minh Đức Lê" w:date="2018-03-22T16:13:00Z"/>
        </w:trPr>
        <w:tc>
          <w:tcPr>
            <w:tcW w:w="2343" w:type="dxa"/>
          </w:tcPr>
          <w:p w:rsidR="003F37B2" w:rsidRPr="001213DA" w:rsidRDefault="003F37B2" w:rsidP="00C95B26">
            <w:pPr>
              <w:pStyle w:val="TableHeader"/>
              <w:spacing w:before="0" w:after="0" w:line="360" w:lineRule="auto"/>
              <w:rPr>
                <w:ins w:id="401" w:author="Minh Đức Lê" w:date="2018-03-22T16:13:00Z"/>
                <w:rFonts w:ascii="Times New Roman" w:hAnsi="Times New Roman" w:cs="Times New Roman"/>
                <w:b w:val="0"/>
                <w:sz w:val="26"/>
                <w:szCs w:val="26"/>
              </w:rPr>
            </w:pPr>
            <w:ins w:id="402" w:author="Minh Đức Lê" w:date="2018-03-22T16:13:00Z">
              <w:r w:rsidRPr="001213DA">
                <w:rPr>
                  <w:rFonts w:ascii="Times New Roman" w:hAnsi="Times New Roman" w:cs="Times New Roman"/>
                  <w:b w:val="0"/>
                  <w:bCs w:val="0"/>
                  <w:sz w:val="26"/>
                  <w:szCs w:val="26"/>
                </w:rPr>
                <w:lastRenderedPageBreak/>
                <w:t>Mô tả:</w:t>
              </w:r>
            </w:ins>
          </w:p>
        </w:tc>
        <w:tc>
          <w:tcPr>
            <w:tcW w:w="6919" w:type="dxa"/>
          </w:tcPr>
          <w:p w:rsidR="003F37B2" w:rsidRPr="0038521F" w:rsidRDefault="0038521F">
            <w:pPr>
              <w:pStyle w:val="InfoBlue"/>
              <w:spacing w:before="0" w:after="0" w:line="360" w:lineRule="auto"/>
              <w:rPr>
                <w:ins w:id="403" w:author="Minh Đức Lê" w:date="2018-03-22T16:13:00Z"/>
                <w:rFonts w:ascii="Times New Roman" w:hAnsi="Times New Roman"/>
                <w:sz w:val="26"/>
                <w:szCs w:val="26"/>
                <w:rPrChange w:id="404" w:author="Minh Đức Lê" w:date="2018-03-22T16:14:00Z">
                  <w:rPr>
                    <w:ins w:id="405" w:author="Minh Đức Lê" w:date="2018-03-22T16:13:00Z"/>
                    <w:rFonts w:ascii="Times New Roman" w:hAnsi="Times New Roman"/>
                    <w:sz w:val="26"/>
                    <w:szCs w:val="26"/>
                    <w:lang w:val="vi-VN"/>
                  </w:rPr>
                </w:rPrChange>
              </w:rPr>
            </w:pPr>
            <w:ins w:id="406" w:author="Minh Đức Lê" w:date="2018-03-22T16:15:00Z">
              <w:r>
                <w:rPr>
                  <w:rFonts w:ascii="Times New Roman" w:hAnsi="Times New Roman"/>
                  <w:sz w:val="26"/>
                  <w:szCs w:val="26"/>
                </w:rPr>
                <w:t>Khách hàng</w:t>
              </w:r>
            </w:ins>
            <w:ins w:id="407" w:author="Minh Đức Lê" w:date="2018-03-22T16:14:00Z">
              <w:r>
                <w:rPr>
                  <w:rFonts w:ascii="Times New Roman" w:hAnsi="Times New Roman"/>
                  <w:sz w:val="26"/>
                  <w:szCs w:val="26"/>
                </w:rPr>
                <w:t xml:space="preserve"> </w:t>
              </w:r>
            </w:ins>
            <w:ins w:id="408"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409" w:author="Minh Đức Lê" w:date="2018-03-22T16:14:00Z">
              <w:r>
                <w:rPr>
                  <w:rFonts w:ascii="Times New Roman" w:hAnsi="Times New Roman"/>
                  <w:sz w:val="26"/>
                  <w:szCs w:val="26"/>
                </w:rPr>
                <w:t>thanh toán cho đơn hàng của mình</w:t>
              </w:r>
            </w:ins>
          </w:p>
        </w:tc>
      </w:tr>
      <w:tr w:rsidR="003F37B2" w:rsidRPr="00732AAF" w:rsidTr="00C95B26">
        <w:trPr>
          <w:ins w:id="410" w:author="Minh Đức Lê" w:date="2018-03-22T16:13:00Z"/>
        </w:trPr>
        <w:tc>
          <w:tcPr>
            <w:tcW w:w="2343" w:type="dxa"/>
          </w:tcPr>
          <w:p w:rsidR="003F37B2" w:rsidRPr="001213DA" w:rsidRDefault="003F37B2" w:rsidP="00C95B26">
            <w:pPr>
              <w:pStyle w:val="TableHeader"/>
              <w:spacing w:before="0" w:after="0" w:line="360" w:lineRule="auto"/>
              <w:rPr>
                <w:ins w:id="411" w:author="Minh Đức Lê" w:date="2018-03-22T16:13:00Z"/>
                <w:rFonts w:ascii="Times New Roman" w:hAnsi="Times New Roman" w:cs="Times New Roman"/>
                <w:b w:val="0"/>
                <w:sz w:val="26"/>
                <w:szCs w:val="26"/>
              </w:rPr>
            </w:pPr>
            <w:ins w:id="412"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413" w:author="Minh Đức Lê" w:date="2018-03-22T16:13:00Z"/>
                <w:rFonts w:ascii="Times New Roman" w:hAnsi="Times New Roman"/>
                <w:sz w:val="26"/>
                <w:szCs w:val="26"/>
                <w:lang w:val="vi-VN"/>
              </w:rPr>
            </w:pPr>
            <w:ins w:id="414" w:author="Minh Đức Lê" w:date="2018-03-22T16:15:00Z">
              <w:r>
                <w:rPr>
                  <w:rFonts w:ascii="Times New Roman" w:hAnsi="Times New Roman"/>
                  <w:sz w:val="26"/>
                  <w:szCs w:val="26"/>
                </w:rPr>
                <w:t xml:space="preserve">Khách hàng </w:t>
              </w:r>
            </w:ins>
            <w:ins w:id="415" w:author="Minh Đức Lê" w:date="2018-03-22T16:13:00Z">
              <w:r w:rsidR="003F37B2">
                <w:rPr>
                  <w:rFonts w:ascii="Times New Roman" w:hAnsi="Times New Roman"/>
                  <w:sz w:val="26"/>
                  <w:szCs w:val="26"/>
                </w:rPr>
                <w:t>(</w:t>
              </w:r>
            </w:ins>
            <w:ins w:id="416" w:author="Minh Đức Lê" w:date="2018-03-22T16:15:00Z">
              <w:r>
                <w:rPr>
                  <w:rFonts w:ascii="Times New Roman" w:hAnsi="Times New Roman"/>
                  <w:sz w:val="26"/>
                  <w:szCs w:val="26"/>
                </w:rPr>
                <w:t>Customer</w:t>
              </w:r>
            </w:ins>
            <w:ins w:id="417" w:author="Minh Đức Lê" w:date="2018-03-22T16:13:00Z">
              <w:r w:rsidR="003F37B2">
                <w:rPr>
                  <w:rFonts w:ascii="Times New Roman" w:hAnsi="Times New Roman"/>
                  <w:sz w:val="26"/>
                  <w:szCs w:val="26"/>
                </w:rPr>
                <w:t>)</w:t>
              </w:r>
            </w:ins>
          </w:p>
        </w:tc>
      </w:tr>
      <w:tr w:rsidR="003F37B2" w:rsidRPr="00D866F6" w:rsidTr="00C95B26">
        <w:trPr>
          <w:ins w:id="418" w:author="Minh Đức Lê" w:date="2018-03-22T16:13:00Z"/>
        </w:trPr>
        <w:tc>
          <w:tcPr>
            <w:tcW w:w="2343" w:type="dxa"/>
          </w:tcPr>
          <w:p w:rsidR="003F37B2" w:rsidRPr="001213DA" w:rsidRDefault="003F37B2" w:rsidP="00C95B26">
            <w:pPr>
              <w:pStyle w:val="TableHeader"/>
              <w:spacing w:before="0" w:after="0" w:line="360" w:lineRule="auto"/>
              <w:rPr>
                <w:ins w:id="419" w:author="Minh Đức Lê" w:date="2018-03-22T16:13:00Z"/>
                <w:rFonts w:ascii="Times New Roman" w:hAnsi="Times New Roman" w:cs="Times New Roman"/>
                <w:b w:val="0"/>
                <w:sz w:val="26"/>
                <w:szCs w:val="26"/>
              </w:rPr>
            </w:pPr>
            <w:ins w:id="420"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C95B26">
            <w:pPr>
              <w:pStyle w:val="InfoBlue"/>
              <w:spacing w:before="0" w:after="0" w:line="360" w:lineRule="auto"/>
              <w:rPr>
                <w:ins w:id="421" w:author="Minh Đức Lê" w:date="2018-03-22T16:13:00Z"/>
                <w:rFonts w:ascii="Times New Roman" w:hAnsi="Times New Roman"/>
                <w:sz w:val="26"/>
                <w:szCs w:val="26"/>
              </w:rPr>
            </w:pPr>
            <w:ins w:id="422" w:author="Minh Đức Lê" w:date="2018-03-22T16:15:00Z">
              <w:r>
                <w:rPr>
                  <w:rFonts w:ascii="Times New Roman" w:hAnsi="Times New Roman"/>
                  <w:sz w:val="26"/>
                  <w:szCs w:val="26"/>
                </w:rPr>
                <w:t>Hóa đơn sẽ được tạo và gửi yêu cầu về Admin</w:t>
              </w:r>
            </w:ins>
          </w:p>
        </w:tc>
      </w:tr>
      <w:tr w:rsidR="003F37B2" w:rsidRPr="001213DA" w:rsidTr="00C95B26">
        <w:trPr>
          <w:ins w:id="423" w:author="Minh Đức Lê" w:date="2018-03-22T16:13:00Z"/>
        </w:trPr>
        <w:tc>
          <w:tcPr>
            <w:tcW w:w="2343" w:type="dxa"/>
          </w:tcPr>
          <w:p w:rsidR="003F37B2" w:rsidRPr="00732AAF" w:rsidRDefault="003F37B2" w:rsidP="00C95B26">
            <w:pPr>
              <w:pStyle w:val="TableHeader"/>
              <w:spacing w:before="0" w:after="0" w:line="360" w:lineRule="auto"/>
              <w:rPr>
                <w:ins w:id="424" w:author="Minh Đức Lê" w:date="2018-03-22T16:13:00Z"/>
                <w:rFonts w:ascii="Times New Roman" w:hAnsi="Times New Roman" w:cs="Times New Roman"/>
                <w:b w:val="0"/>
                <w:sz w:val="26"/>
                <w:szCs w:val="26"/>
              </w:rPr>
            </w:pPr>
            <w:ins w:id="425"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426" w:author="Minh Đức Lê" w:date="2018-03-22T16:13:00Z"/>
                <w:rFonts w:ascii="Times New Roman" w:hAnsi="Times New Roman"/>
                <w:sz w:val="26"/>
                <w:szCs w:val="26"/>
                <w:lang w:val="vi-VN"/>
              </w:rPr>
            </w:pPr>
            <w:ins w:id="427" w:author="Minh Đức Lê" w:date="2018-03-22T16:17:00Z">
              <w:r>
                <w:rPr>
                  <w:rFonts w:ascii="Times New Roman" w:hAnsi="Times New Roman"/>
                  <w:sz w:val="26"/>
                  <w:szCs w:val="26"/>
                </w:rPr>
                <w:t xml:space="preserve">Khách hàng </w:t>
              </w:r>
            </w:ins>
            <w:ins w:id="428" w:author="Minh Đức Lê" w:date="2018-03-22T16:13:00Z">
              <w:r w:rsidR="003F37B2" w:rsidRPr="00732AAF">
                <w:rPr>
                  <w:rFonts w:ascii="Times New Roman" w:hAnsi="Times New Roman"/>
                  <w:sz w:val="26"/>
                  <w:szCs w:val="26"/>
                  <w:lang w:val="vi-VN"/>
                </w:rPr>
                <w:t>chọn chức năng “</w:t>
              </w:r>
            </w:ins>
            <w:ins w:id="429" w:author="Minh Đức Lê" w:date="2018-03-22T16:16:00Z">
              <w:r>
                <w:rPr>
                  <w:rFonts w:ascii="Times New Roman" w:hAnsi="Times New Roman"/>
                  <w:sz w:val="26"/>
                  <w:szCs w:val="26"/>
                </w:rPr>
                <w:t>Thanh toán</w:t>
              </w:r>
            </w:ins>
            <w:ins w:id="430" w:author="Minh Đức Lê" w:date="2018-03-22T16:13:00Z">
              <w:r w:rsidR="003F37B2" w:rsidRPr="00732AAF">
                <w:rPr>
                  <w:rFonts w:ascii="Times New Roman" w:hAnsi="Times New Roman"/>
                  <w:sz w:val="26"/>
                  <w:szCs w:val="26"/>
                  <w:lang w:val="vi-VN"/>
                </w:rPr>
                <w:t>”</w:t>
              </w:r>
            </w:ins>
          </w:p>
          <w:p w:rsidR="003F37B2" w:rsidRPr="00F42B6C" w:rsidRDefault="003F37B2" w:rsidP="003F37B2">
            <w:pPr>
              <w:pStyle w:val="InfoBlue"/>
              <w:numPr>
                <w:ilvl w:val="0"/>
                <w:numId w:val="35"/>
              </w:numPr>
              <w:spacing w:before="0" w:after="0" w:line="360" w:lineRule="auto"/>
              <w:rPr>
                <w:ins w:id="431" w:author="Minh Đức Lê" w:date="2018-04-06T10:53:00Z"/>
                <w:rFonts w:ascii="Times New Roman" w:hAnsi="Times New Roman"/>
                <w:sz w:val="26"/>
                <w:szCs w:val="26"/>
                <w:lang w:val="vi-VN"/>
                <w:rPrChange w:id="432" w:author="Minh Đức Lê" w:date="2018-04-06T10:53:00Z">
                  <w:rPr>
                    <w:ins w:id="433" w:author="Minh Đức Lê" w:date="2018-04-06T10:53:00Z"/>
                    <w:rFonts w:ascii="Times New Roman" w:hAnsi="Times New Roman"/>
                    <w:sz w:val="26"/>
                    <w:szCs w:val="26"/>
                  </w:rPr>
                </w:rPrChange>
              </w:rPr>
            </w:pPr>
            <w:ins w:id="434" w:author="Minh Đức Lê" w:date="2018-03-22T16:13:00Z">
              <w:r w:rsidRPr="0066293D">
                <w:rPr>
                  <w:rFonts w:ascii="Times New Roman" w:hAnsi="Times New Roman"/>
                  <w:sz w:val="26"/>
                  <w:szCs w:val="26"/>
                  <w:lang w:val="vi-VN"/>
                </w:rPr>
                <w:t>Hệ thống hiện giao diện</w:t>
              </w:r>
            </w:ins>
            <w:ins w:id="435" w:author="Minh Đức Lê" w:date="2018-03-22T16:16:00Z">
              <w:r w:rsidR="0038521F">
                <w:rPr>
                  <w:rFonts w:ascii="Times New Roman" w:hAnsi="Times New Roman"/>
                  <w:sz w:val="26"/>
                  <w:szCs w:val="26"/>
                </w:rPr>
                <w:t xml:space="preserve"> GDThanhToan</w:t>
              </w:r>
            </w:ins>
          </w:p>
          <w:p w:rsidR="00F42B6C" w:rsidRPr="00382660" w:rsidRDefault="00F42B6C" w:rsidP="003F37B2">
            <w:pPr>
              <w:pStyle w:val="InfoBlue"/>
              <w:numPr>
                <w:ilvl w:val="0"/>
                <w:numId w:val="35"/>
              </w:numPr>
              <w:spacing w:before="0" w:after="0" w:line="360" w:lineRule="auto"/>
              <w:rPr>
                <w:ins w:id="436" w:author="Minh Đức Lê" w:date="2018-03-22T16:13:00Z"/>
                <w:rFonts w:ascii="Times New Roman" w:hAnsi="Times New Roman"/>
                <w:sz w:val="26"/>
                <w:szCs w:val="26"/>
                <w:lang w:val="vi-VN"/>
              </w:rPr>
            </w:pPr>
            <w:ins w:id="437" w:author="Minh Đức Lê" w:date="2018-04-06T10:53:00Z">
              <w:r>
                <w:rPr>
                  <w:rFonts w:ascii="Times New Roman" w:hAnsi="Times New Roman"/>
                  <w:sz w:val="26"/>
                  <w:szCs w:val="26"/>
                </w:rPr>
                <w:t>Khách hàng chọn phương thức thanh toán</w:t>
              </w:r>
              <w:r w:rsidR="00A71A47">
                <w:rPr>
                  <w:rFonts w:ascii="Times New Roman" w:hAnsi="Times New Roman"/>
                  <w:sz w:val="26"/>
                  <w:szCs w:val="26"/>
                </w:rPr>
                <w:t>.</w:t>
              </w:r>
            </w:ins>
          </w:p>
          <w:p w:rsidR="003F37B2" w:rsidRPr="00020B1E" w:rsidRDefault="0038521F" w:rsidP="003F37B2">
            <w:pPr>
              <w:pStyle w:val="InfoBlue"/>
              <w:numPr>
                <w:ilvl w:val="0"/>
                <w:numId w:val="35"/>
              </w:numPr>
              <w:spacing w:before="0" w:after="0" w:line="360" w:lineRule="auto"/>
              <w:rPr>
                <w:ins w:id="438" w:author="Minh Đức Lê" w:date="2018-04-06T13:17:00Z"/>
                <w:rFonts w:ascii="Times New Roman" w:hAnsi="Times New Roman"/>
                <w:sz w:val="26"/>
                <w:szCs w:val="26"/>
                <w:lang w:val="vi-VN"/>
                <w:rPrChange w:id="439" w:author="Minh Đức Lê" w:date="2018-04-06T13:17:00Z">
                  <w:rPr>
                    <w:ins w:id="440" w:author="Minh Đức Lê" w:date="2018-04-06T13:17:00Z"/>
                    <w:rFonts w:ascii="Times New Roman" w:hAnsi="Times New Roman"/>
                    <w:sz w:val="26"/>
                    <w:szCs w:val="26"/>
                  </w:rPr>
                </w:rPrChange>
              </w:rPr>
            </w:pPr>
            <w:ins w:id="441" w:author="Minh Đức Lê" w:date="2018-03-22T16:17:00Z">
              <w:r>
                <w:rPr>
                  <w:rFonts w:ascii="Times New Roman" w:hAnsi="Times New Roman"/>
                  <w:sz w:val="26"/>
                  <w:szCs w:val="26"/>
                </w:rPr>
                <w:t xml:space="preserve">Khách hàng </w:t>
              </w:r>
            </w:ins>
            <w:ins w:id="442"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443" w:author="Minh Đức Lê" w:date="2018-03-22T16:17:00Z">
              <w:r>
                <w:rPr>
                  <w:rFonts w:ascii="Times New Roman" w:hAnsi="Times New Roman"/>
                  <w:sz w:val="26"/>
                  <w:szCs w:val="26"/>
                </w:rPr>
                <w:t>thanh toán vào mẫu.</w:t>
              </w:r>
            </w:ins>
          </w:p>
          <w:p w:rsidR="00020B1E" w:rsidRPr="001213DA" w:rsidRDefault="00020B1E" w:rsidP="003F37B2">
            <w:pPr>
              <w:pStyle w:val="InfoBlue"/>
              <w:numPr>
                <w:ilvl w:val="0"/>
                <w:numId w:val="35"/>
              </w:numPr>
              <w:spacing w:before="0" w:after="0" w:line="360" w:lineRule="auto"/>
              <w:rPr>
                <w:ins w:id="444" w:author="Minh Đức Lê" w:date="2018-03-22T16:13:00Z"/>
                <w:rFonts w:ascii="Times New Roman" w:hAnsi="Times New Roman"/>
                <w:sz w:val="26"/>
                <w:szCs w:val="26"/>
                <w:lang w:val="vi-VN"/>
              </w:rPr>
            </w:pPr>
            <w:ins w:id="445" w:author="Minh Đức Lê" w:date="2018-04-06T13:17:00Z">
              <w:r>
                <w:rPr>
                  <w:rFonts w:ascii="Times New Roman" w:hAnsi="Times New Roman"/>
                  <w:sz w:val="26"/>
                  <w:szCs w:val="26"/>
                  <w:lang w:val="vi-VN"/>
                </w:rPr>
                <w:t xml:space="preserve">Khách hàng chọn chức năng </w:t>
              </w:r>
            </w:ins>
            <w:ins w:id="446" w:author="Minh Đức Lê" w:date="2018-04-06T13:18:00Z">
              <w:r w:rsidR="0058111D">
                <w:rPr>
                  <w:rFonts w:ascii="Times New Roman" w:hAnsi="Times New Roman"/>
                  <w:sz w:val="26"/>
                  <w:szCs w:val="26"/>
                  <w:lang w:val="vi-VN"/>
                </w:rPr>
                <w:t>‘</w:t>
              </w:r>
            </w:ins>
            <w:ins w:id="447" w:author="Minh Đức Lê" w:date="2018-04-06T13:17:00Z">
              <w:r w:rsidR="0058111D">
                <w:rPr>
                  <w:rFonts w:ascii="Times New Roman" w:hAnsi="Times New Roman"/>
                  <w:sz w:val="26"/>
                  <w:szCs w:val="26"/>
                  <w:lang w:val="vi-VN"/>
                </w:rPr>
                <w:t>Đ</w:t>
              </w:r>
              <w:r>
                <w:rPr>
                  <w:rFonts w:ascii="Times New Roman" w:hAnsi="Times New Roman"/>
                  <w:sz w:val="26"/>
                  <w:szCs w:val="26"/>
                  <w:lang w:val="vi-VN"/>
                </w:rPr>
                <w:t>ặt báo ngay</w:t>
              </w:r>
            </w:ins>
            <w:ins w:id="448" w:author="Minh Đức Lê" w:date="2018-04-06T13:18:00Z">
              <w:r w:rsidR="0058111D">
                <w:rPr>
                  <w:rFonts w:ascii="Times New Roman" w:hAnsi="Times New Roman"/>
                  <w:sz w:val="26"/>
                  <w:szCs w:val="26"/>
                  <w:lang w:val="vi-VN"/>
                </w:rPr>
                <w:t>’</w:t>
              </w:r>
            </w:ins>
            <w:ins w:id="449" w:author="Minh Đức Lê" w:date="2018-04-06T13:17:00Z">
              <w:r>
                <w:rPr>
                  <w:rFonts w:ascii="Times New Roman" w:hAnsi="Times New Roman"/>
                  <w:sz w:val="26"/>
                  <w:szCs w:val="26"/>
                  <w:lang w:val="vi-VN"/>
                </w:rPr>
                <w:t>.</w:t>
              </w:r>
            </w:ins>
          </w:p>
          <w:p w:rsidR="003F37B2" w:rsidRPr="001213DA" w:rsidRDefault="0026423B" w:rsidP="003F37B2">
            <w:pPr>
              <w:pStyle w:val="InfoBlue"/>
              <w:numPr>
                <w:ilvl w:val="0"/>
                <w:numId w:val="35"/>
              </w:numPr>
              <w:spacing w:before="0" w:after="0" w:line="360" w:lineRule="auto"/>
              <w:rPr>
                <w:ins w:id="450" w:author="Minh Đức Lê" w:date="2018-03-22T16:13:00Z"/>
                <w:rFonts w:ascii="Times New Roman" w:hAnsi="Times New Roman"/>
                <w:sz w:val="26"/>
                <w:szCs w:val="26"/>
                <w:lang w:val="vi-VN"/>
              </w:rPr>
            </w:pPr>
            <w:ins w:id="451" w:author="Minh Đức Lê" w:date="2018-04-06T11:01:00Z">
              <w:r>
                <w:rPr>
                  <w:rFonts w:ascii="Times New Roman" w:hAnsi="Times New Roman"/>
                  <w:sz w:val="26"/>
                  <w:szCs w:val="26"/>
                </w:rPr>
                <w:t>Lưu thong tin thanh toán và t</w:t>
              </w:r>
            </w:ins>
            <w:ins w:id="452" w:author="Minh Đức Lê" w:date="2018-03-22T16:13:00Z">
              <w:r w:rsidR="003F37B2" w:rsidRPr="001213DA">
                <w:rPr>
                  <w:rFonts w:ascii="Times New Roman" w:hAnsi="Times New Roman"/>
                  <w:sz w:val="26"/>
                  <w:szCs w:val="26"/>
                  <w:lang w:val="vi-VN"/>
                </w:rPr>
                <w:t xml:space="preserve">hông báo </w:t>
              </w:r>
            </w:ins>
            <w:ins w:id="453"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454" w:author="Minh Đức Lê" w:date="2018-03-22T16:13:00Z"/>
                <w:rFonts w:ascii="Times New Roman" w:hAnsi="Times New Roman"/>
                <w:sz w:val="26"/>
                <w:szCs w:val="26"/>
                <w:lang w:val="vi-VN"/>
              </w:rPr>
            </w:pPr>
            <w:ins w:id="455"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456" w:author="Minh Đức Lê" w:date="2018-03-22T16:18:00Z">
              <w:r w:rsidR="00032E43">
                <w:rPr>
                  <w:rFonts w:ascii="Times New Roman" w:hAnsi="Times New Roman"/>
                  <w:sz w:val="26"/>
                  <w:szCs w:val="26"/>
                </w:rPr>
                <w:t>GDTrangChu</w:t>
              </w:r>
            </w:ins>
          </w:p>
        </w:tc>
      </w:tr>
    </w:tbl>
    <w:p w:rsidR="003F37B2" w:rsidRDefault="005E2C6D">
      <w:pPr>
        <w:rPr>
          <w:ins w:id="457" w:author="Minh Đức Lê" w:date="2018-04-06T11:01:00Z"/>
        </w:rPr>
        <w:pPrChange w:id="458" w:author="Minh Đức Lê" w:date="2018-03-22T16:13:00Z">
          <w:pPr>
            <w:pStyle w:val="Heading3"/>
          </w:pPr>
        </w:pPrChange>
      </w:pPr>
      <w:ins w:id="459" w:author="Minh Đức Lê" w:date="2018-04-06T13:22:00Z">
        <w:r w:rsidRPr="005E2C6D">
          <w:rPr>
            <w:noProof/>
          </w:rPr>
          <w:lastRenderedPageBreak/>
          <w:drawing>
            <wp:inline distT="0" distB="0" distL="0" distR="0">
              <wp:extent cx="5580380" cy="640824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6408249"/>
                      </a:xfrm>
                      <a:prstGeom prst="rect">
                        <a:avLst/>
                      </a:prstGeom>
                      <a:noFill/>
                      <a:ln>
                        <a:noFill/>
                      </a:ln>
                    </pic:spPr>
                  </pic:pic>
                </a:graphicData>
              </a:graphic>
            </wp:inline>
          </w:drawing>
        </w:r>
      </w:ins>
    </w:p>
    <w:p w:rsidR="009244D0" w:rsidRPr="009244D0" w:rsidRDefault="00C56121">
      <w:pPr>
        <w:rPr>
          <w:ins w:id="460" w:author="Minh Đức Lê" w:date="2018-03-25T23:11:00Z"/>
          <w:rPrChange w:id="461" w:author="Minh Đức Lê" w:date="2018-04-06T11:01:00Z">
            <w:rPr>
              <w:ins w:id="462" w:author="Minh Đức Lê" w:date="2018-03-25T23:11:00Z"/>
            </w:rPr>
          </w:rPrChange>
        </w:rPr>
        <w:pPrChange w:id="463" w:author="Minh Đức Lê" w:date="2018-03-22T16:13:00Z">
          <w:pPr>
            <w:pStyle w:val="Heading3"/>
          </w:pPr>
        </w:pPrChange>
      </w:pPr>
      <w:ins w:id="464" w:author="Minh Đức Lê" w:date="2018-04-06T13:25:00Z">
        <w:r w:rsidRPr="00C56121">
          <w:rPr>
            <w:noProof/>
          </w:rPr>
          <w:lastRenderedPageBreak/>
          <w:drawing>
            <wp:inline distT="0" distB="0" distL="0" distR="0">
              <wp:extent cx="5498465" cy="46196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8465" cy="4619625"/>
                      </a:xfrm>
                      <a:prstGeom prst="rect">
                        <a:avLst/>
                      </a:prstGeom>
                      <a:noFill/>
                      <a:ln>
                        <a:noFill/>
                      </a:ln>
                    </pic:spPr>
                  </pic:pic>
                </a:graphicData>
              </a:graphic>
            </wp:inline>
          </w:drawing>
        </w:r>
      </w:ins>
      <w:bookmarkStart w:id="465" w:name="_GoBack"/>
      <w:bookmarkEnd w:id="465"/>
    </w:p>
    <w:p w:rsidR="000026CD" w:rsidRPr="00CD6109" w:rsidRDefault="000026CD">
      <w:pPr>
        <w:rPr>
          <w:ins w:id="466" w:author="Minh Đức Lê" w:date="2018-03-22T16:12:00Z"/>
        </w:rPr>
        <w:pPrChange w:id="467" w:author="Minh Đức Lê" w:date="2018-03-22T16:13:00Z">
          <w:pPr>
            <w:pStyle w:val="Heading3"/>
          </w:pPr>
        </w:pPrChange>
      </w:pPr>
    </w:p>
    <w:p w:rsidR="003F37B2" w:rsidDel="009337A1" w:rsidRDefault="003F37B2" w:rsidP="003F37B2">
      <w:pPr>
        <w:pStyle w:val="Heading3"/>
        <w:rPr>
          <w:del w:id="468" w:author="Minh Đức Lê" w:date="2018-03-25T23:10:00Z"/>
          <w:rFonts w:cs="Times New Roman"/>
          <w:b w:val="0"/>
          <w:bCs w:val="0"/>
          <w:i w:val="0"/>
          <w:szCs w:val="24"/>
        </w:rPr>
      </w:pPr>
    </w:p>
    <w:p w:rsidR="00E800F6" w:rsidDel="003F37B2" w:rsidRDefault="00510BA3">
      <w:pPr>
        <w:pStyle w:val="Heading3"/>
        <w:numPr>
          <w:ilvl w:val="0"/>
          <w:numId w:val="0"/>
        </w:numPr>
        <w:ind w:left="720"/>
        <w:rPr>
          <w:del w:id="469" w:author="Minh Đức Lê" w:date="2018-03-22T16:12:00Z"/>
        </w:rPr>
        <w:pPrChange w:id="470" w:author="Minh Đức Lê" w:date="2018-03-22T16:13:00Z">
          <w:pPr>
            <w:pStyle w:val="Heading3"/>
          </w:pPr>
        </w:pPrChange>
      </w:pPr>
      <w:del w:id="471" w:author="Minh Đức Lê" w:date="2018-03-22T16:12:00Z">
        <w:r w:rsidDel="003F37B2">
          <w:delText>Nội dung tiểu  mục</w:delText>
        </w:r>
      </w:del>
    </w:p>
    <w:p w:rsidR="003F37B2" w:rsidRPr="002A3530" w:rsidRDefault="00A22534" w:rsidP="003F37B2">
      <w:pPr>
        <w:pStyle w:val="Heading3"/>
        <w:rPr>
          <w:ins w:id="472" w:author="Minh Đức Lê" w:date="2018-03-22T16:12:00Z"/>
        </w:rPr>
      </w:pPr>
      <w:ins w:id="473" w:author="Minh Đức Lê" w:date="2018-03-22T16:19:00Z">
        <w:r>
          <w:t xml:space="preserve">Chức năng </w:t>
        </w:r>
      </w:ins>
      <w:ins w:id="474" w:author="Minh Đức Lê" w:date="2018-04-06T13:16:00Z">
        <w:r w:rsidR="006D7BFE">
          <w:rPr>
            <w:lang w:val="vi-VN"/>
          </w:rPr>
          <w:t>thêm giỏ</w:t>
        </w:r>
      </w:ins>
      <w:ins w:id="475" w:author="Minh Đức Lê" w:date="2018-04-06T11:13:00Z">
        <w:r w:rsidR="00C002A4">
          <w:t xml:space="preserve"> </w:t>
        </w:r>
      </w:ins>
      <w:ins w:id="476" w:author="Minh Đức Lê" w:date="2018-04-05T22:57:00Z">
        <w:r w:rsidR="000B4BF0">
          <w:t>báo</w:t>
        </w:r>
      </w:ins>
    </w:p>
    <w:p w:rsidR="00A22534" w:rsidRDefault="00A22534" w:rsidP="00A22534">
      <w:pPr>
        <w:rPr>
          <w:ins w:id="477" w:author="Minh Đức Lê" w:date="2018-03-22T16:19:00Z"/>
        </w:rPr>
      </w:pPr>
    </w:p>
    <w:tbl>
      <w:tblPr>
        <w:tblStyle w:val="TableGrid"/>
        <w:tblW w:w="9262" w:type="dxa"/>
        <w:tblLook w:val="01E0" w:firstRow="1" w:lastRow="1" w:firstColumn="1" w:lastColumn="1" w:noHBand="0" w:noVBand="0"/>
      </w:tblPr>
      <w:tblGrid>
        <w:gridCol w:w="2343"/>
        <w:gridCol w:w="6919"/>
      </w:tblGrid>
      <w:tr w:rsidR="00A22534" w:rsidRPr="00382660" w:rsidTr="00C95B26">
        <w:trPr>
          <w:ins w:id="478" w:author="Minh Đức Lê" w:date="2018-03-22T16:19:00Z"/>
        </w:trPr>
        <w:tc>
          <w:tcPr>
            <w:tcW w:w="9262" w:type="dxa"/>
            <w:gridSpan w:val="2"/>
          </w:tcPr>
          <w:p w:rsidR="00A22534" w:rsidRPr="00382660" w:rsidRDefault="00A22534">
            <w:pPr>
              <w:spacing w:line="360" w:lineRule="auto"/>
              <w:rPr>
                <w:ins w:id="479" w:author="Minh Đức Lê" w:date="2018-03-22T16:19:00Z"/>
                <w:b/>
                <w:szCs w:val="26"/>
              </w:rPr>
            </w:pPr>
            <w:ins w:id="480" w:author="Minh Đức Lê" w:date="2018-03-22T16:19:00Z">
              <w:r w:rsidRPr="00732AAF">
                <w:rPr>
                  <w:b/>
                  <w:bCs/>
                  <w:szCs w:val="26"/>
                </w:rPr>
                <w:t xml:space="preserve">Use case: </w:t>
              </w:r>
            </w:ins>
            <w:ins w:id="481" w:author="Minh Đức Lê" w:date="2018-04-06T11:12:00Z">
              <w:r w:rsidR="00C002A4">
                <w:rPr>
                  <w:i/>
                  <w:iCs/>
                  <w:color w:val="0000FF"/>
                  <w:szCs w:val="26"/>
                </w:rPr>
                <w:t>Đặt</w:t>
              </w:r>
            </w:ins>
            <w:ins w:id="482" w:author="Minh Đức Lê" w:date="2018-03-22T16:19:00Z">
              <w:r w:rsidR="003635F3">
                <w:rPr>
                  <w:i/>
                  <w:iCs/>
                  <w:color w:val="0000FF"/>
                  <w:szCs w:val="26"/>
                </w:rPr>
                <w:t xml:space="preserve"> </w:t>
              </w:r>
            </w:ins>
            <w:ins w:id="483" w:author="Minh Đức Lê" w:date="2018-03-22T16:29:00Z">
              <w:r w:rsidR="00973326">
                <w:rPr>
                  <w:i/>
                  <w:iCs/>
                  <w:color w:val="0000FF"/>
                  <w:szCs w:val="26"/>
                </w:rPr>
                <w:t>báo</w:t>
              </w:r>
            </w:ins>
          </w:p>
        </w:tc>
      </w:tr>
      <w:tr w:rsidR="00A22534" w:rsidRPr="00732AAF" w:rsidTr="00C95B26">
        <w:trPr>
          <w:ins w:id="484" w:author="Minh Đức Lê" w:date="2018-03-22T16:19:00Z"/>
        </w:trPr>
        <w:tc>
          <w:tcPr>
            <w:tcW w:w="2343" w:type="dxa"/>
          </w:tcPr>
          <w:p w:rsidR="00A22534" w:rsidRPr="001213DA" w:rsidRDefault="00A22534" w:rsidP="00C95B26">
            <w:pPr>
              <w:pStyle w:val="TableHeader"/>
              <w:spacing w:before="0" w:after="0" w:line="360" w:lineRule="auto"/>
              <w:rPr>
                <w:ins w:id="485" w:author="Minh Đức Lê" w:date="2018-03-22T16:19:00Z"/>
                <w:rFonts w:ascii="Times New Roman" w:hAnsi="Times New Roman" w:cs="Times New Roman"/>
                <w:b w:val="0"/>
                <w:sz w:val="26"/>
                <w:szCs w:val="26"/>
              </w:rPr>
            </w:pPr>
            <w:ins w:id="486"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pPr>
              <w:pStyle w:val="InfoBlue"/>
              <w:spacing w:before="0" w:after="0" w:line="360" w:lineRule="auto"/>
              <w:rPr>
                <w:ins w:id="487" w:author="Minh Đức Lê" w:date="2018-03-22T16:19:00Z"/>
                <w:rFonts w:ascii="Times New Roman" w:hAnsi="Times New Roman"/>
                <w:sz w:val="26"/>
                <w:szCs w:val="26"/>
              </w:rPr>
            </w:pPr>
            <w:ins w:id="488" w:author="Minh Đức Lê" w:date="2018-03-22T16:20:00Z">
              <w:r>
                <w:rPr>
                  <w:rFonts w:ascii="Times New Roman" w:hAnsi="Times New Roman"/>
                  <w:sz w:val="26"/>
                  <w:szCs w:val="26"/>
                </w:rPr>
                <w:t xml:space="preserve">Thêm </w:t>
              </w:r>
            </w:ins>
            <w:ins w:id="489" w:author="Minh Đức Lê" w:date="2018-04-06T11:06:00Z">
              <w:r w:rsidR="002B6EB6">
                <w:rPr>
                  <w:rFonts w:ascii="Times New Roman" w:hAnsi="Times New Roman"/>
                  <w:sz w:val="26"/>
                  <w:szCs w:val="26"/>
                </w:rPr>
                <w:t>báo</w:t>
              </w:r>
            </w:ins>
            <w:ins w:id="490" w:author="Minh Đức Lê" w:date="2018-03-22T16:20:00Z">
              <w:r>
                <w:rPr>
                  <w:rFonts w:ascii="Times New Roman" w:hAnsi="Times New Roman"/>
                  <w:sz w:val="26"/>
                  <w:szCs w:val="26"/>
                </w:rPr>
                <w:t xml:space="preserve"> vào giỏ hàng người dùng</w:t>
              </w:r>
            </w:ins>
          </w:p>
        </w:tc>
      </w:tr>
      <w:tr w:rsidR="00A22534" w:rsidRPr="00732AAF" w:rsidTr="00C95B26">
        <w:trPr>
          <w:ins w:id="491" w:author="Minh Đức Lê" w:date="2018-03-22T16:19:00Z"/>
        </w:trPr>
        <w:tc>
          <w:tcPr>
            <w:tcW w:w="2343" w:type="dxa"/>
          </w:tcPr>
          <w:p w:rsidR="00A22534" w:rsidRPr="001213DA" w:rsidRDefault="00A22534" w:rsidP="00C95B26">
            <w:pPr>
              <w:pStyle w:val="TableHeader"/>
              <w:spacing w:before="0" w:after="0" w:line="360" w:lineRule="auto"/>
              <w:rPr>
                <w:ins w:id="492" w:author="Minh Đức Lê" w:date="2018-03-22T16:19:00Z"/>
                <w:rFonts w:ascii="Times New Roman" w:hAnsi="Times New Roman" w:cs="Times New Roman"/>
                <w:b w:val="0"/>
                <w:sz w:val="26"/>
                <w:szCs w:val="26"/>
              </w:rPr>
            </w:pPr>
            <w:ins w:id="493"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494" w:author="Minh Đức Lê" w:date="2018-03-22T16:19:00Z"/>
                <w:rFonts w:ascii="Times New Roman" w:hAnsi="Times New Roman"/>
                <w:sz w:val="26"/>
                <w:szCs w:val="26"/>
              </w:rPr>
            </w:pPr>
            <w:ins w:id="495" w:author="Minh Đức Lê" w:date="2018-03-22T16:20:00Z">
              <w:r>
                <w:rPr>
                  <w:rFonts w:ascii="Times New Roman" w:hAnsi="Times New Roman"/>
                  <w:sz w:val="26"/>
                  <w:szCs w:val="26"/>
                </w:rPr>
                <w:t>Người dùng</w:t>
              </w:r>
            </w:ins>
            <w:ins w:id="496" w:author="Minh Đức Lê" w:date="2018-04-06T11:07:00Z">
              <w:r w:rsidR="002B6EB6">
                <w:rPr>
                  <w:rFonts w:ascii="Times New Roman" w:hAnsi="Times New Roman"/>
                  <w:sz w:val="26"/>
                  <w:szCs w:val="26"/>
                </w:rPr>
                <w:t xml:space="preserve"> nhập thông tin và</w:t>
              </w:r>
            </w:ins>
            <w:ins w:id="497" w:author="Minh Đức Lê" w:date="2018-03-22T16:19:00Z">
              <w:r w:rsidR="00A22534">
                <w:rPr>
                  <w:rFonts w:ascii="Times New Roman" w:hAnsi="Times New Roman"/>
                  <w:sz w:val="26"/>
                  <w:szCs w:val="26"/>
                </w:rPr>
                <w:t xml:space="preserve"> </w:t>
              </w:r>
            </w:ins>
            <w:ins w:id="498" w:author="Minh Đức Lê" w:date="2018-03-22T16:20:00Z">
              <w:r>
                <w:rPr>
                  <w:rFonts w:ascii="Times New Roman" w:hAnsi="Times New Roman"/>
                  <w:sz w:val="26"/>
                  <w:szCs w:val="26"/>
                </w:rPr>
                <w:t xml:space="preserve">chọn thêm giỏ hàng cho </w:t>
              </w:r>
            </w:ins>
            <w:ins w:id="499" w:author="Minh Đức Lê" w:date="2018-03-22T16:21:00Z">
              <w:r w:rsidR="00F0022D">
                <w:rPr>
                  <w:rFonts w:ascii="Times New Roman" w:hAnsi="Times New Roman"/>
                  <w:sz w:val="26"/>
                  <w:szCs w:val="26"/>
                </w:rPr>
                <w:t>báo</w:t>
              </w:r>
            </w:ins>
            <w:ins w:id="500" w:author="Minh Đức Lê" w:date="2018-03-22T16:20:00Z">
              <w:r>
                <w:rPr>
                  <w:rFonts w:ascii="Times New Roman" w:hAnsi="Times New Roman"/>
                  <w:sz w:val="26"/>
                  <w:szCs w:val="26"/>
                </w:rPr>
                <w:t xml:space="preserve"> mình muốn.</w:t>
              </w:r>
            </w:ins>
            <w:ins w:id="501" w:author="Minh Đức Lê" w:date="2018-04-06T11:06:00Z">
              <w:r w:rsidR="002B6EB6">
                <w:rPr>
                  <w:rFonts w:ascii="Times New Roman" w:hAnsi="Times New Roman"/>
                  <w:sz w:val="26"/>
                  <w:szCs w:val="26"/>
                </w:rPr>
                <w:t xml:space="preserve"> </w:t>
              </w:r>
            </w:ins>
            <w:ins w:id="502" w:author="Minh Đức Lê" w:date="2018-04-06T11:07:00Z">
              <w:r w:rsidR="002B6EB6">
                <w:rPr>
                  <w:rFonts w:ascii="Times New Roman" w:hAnsi="Times New Roman"/>
                  <w:sz w:val="26"/>
                  <w:szCs w:val="26"/>
                </w:rPr>
                <w:t>Sau đó b</w:t>
              </w:r>
            </w:ins>
            <w:ins w:id="503" w:author="Minh Đức Lê" w:date="2018-04-06T11:06:00Z">
              <w:r w:rsidR="002B6EB6">
                <w:rPr>
                  <w:rFonts w:ascii="Times New Roman" w:hAnsi="Times New Roman"/>
                  <w:sz w:val="26"/>
                  <w:szCs w:val="26"/>
                </w:rPr>
                <w:t>áo sẽ vào giỏ</w:t>
              </w:r>
            </w:ins>
            <w:ins w:id="504" w:author="Minh Đức Lê" w:date="2018-04-06T11:07:00Z">
              <w:r w:rsidR="002B6EB6">
                <w:rPr>
                  <w:rFonts w:ascii="Times New Roman" w:hAnsi="Times New Roman"/>
                  <w:sz w:val="26"/>
                  <w:szCs w:val="26"/>
                </w:rPr>
                <w:t>.</w:t>
              </w:r>
            </w:ins>
          </w:p>
        </w:tc>
      </w:tr>
      <w:tr w:rsidR="00A22534" w:rsidRPr="00732AAF" w:rsidTr="00C95B26">
        <w:trPr>
          <w:ins w:id="505" w:author="Minh Đức Lê" w:date="2018-03-22T16:19:00Z"/>
        </w:trPr>
        <w:tc>
          <w:tcPr>
            <w:tcW w:w="2343" w:type="dxa"/>
          </w:tcPr>
          <w:p w:rsidR="00A22534" w:rsidRPr="001213DA" w:rsidRDefault="00A22534" w:rsidP="00C95B26">
            <w:pPr>
              <w:pStyle w:val="TableHeader"/>
              <w:spacing w:before="0" w:after="0" w:line="360" w:lineRule="auto"/>
              <w:rPr>
                <w:ins w:id="506" w:author="Minh Đức Lê" w:date="2018-03-22T16:19:00Z"/>
                <w:rFonts w:ascii="Times New Roman" w:hAnsi="Times New Roman" w:cs="Times New Roman"/>
                <w:b w:val="0"/>
                <w:sz w:val="26"/>
                <w:szCs w:val="26"/>
              </w:rPr>
            </w:pPr>
            <w:ins w:id="507"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508" w:author="Minh Đức Lê" w:date="2018-03-22T16:19:00Z"/>
                <w:rFonts w:ascii="Times New Roman" w:hAnsi="Times New Roman"/>
                <w:sz w:val="26"/>
                <w:szCs w:val="26"/>
                <w:lang w:val="vi-VN"/>
              </w:rPr>
            </w:pPr>
            <w:ins w:id="509" w:author="Minh Đức Lê" w:date="2018-03-22T16:20:00Z">
              <w:r>
                <w:rPr>
                  <w:rFonts w:ascii="Times New Roman" w:hAnsi="Times New Roman"/>
                  <w:sz w:val="26"/>
                  <w:szCs w:val="26"/>
                </w:rPr>
                <w:t xml:space="preserve">Người dùng </w:t>
              </w:r>
            </w:ins>
            <w:ins w:id="510" w:author="Minh Đức Lê" w:date="2018-03-22T16:19:00Z">
              <w:r w:rsidR="00A22534">
                <w:rPr>
                  <w:rFonts w:ascii="Times New Roman" w:hAnsi="Times New Roman"/>
                  <w:sz w:val="26"/>
                  <w:szCs w:val="26"/>
                </w:rPr>
                <w:t>(</w:t>
              </w:r>
            </w:ins>
            <w:ins w:id="511" w:author="Minh Đức Lê" w:date="2018-03-22T16:20:00Z">
              <w:r>
                <w:rPr>
                  <w:rFonts w:ascii="Times New Roman" w:hAnsi="Times New Roman"/>
                  <w:sz w:val="26"/>
                  <w:szCs w:val="26"/>
                </w:rPr>
                <w:t>Guest</w:t>
              </w:r>
            </w:ins>
            <w:ins w:id="512" w:author="Minh Đức Lê" w:date="2018-03-22T16:19:00Z">
              <w:r w:rsidR="00A22534">
                <w:rPr>
                  <w:rFonts w:ascii="Times New Roman" w:hAnsi="Times New Roman"/>
                  <w:sz w:val="26"/>
                  <w:szCs w:val="26"/>
                </w:rPr>
                <w:t>)</w:t>
              </w:r>
            </w:ins>
          </w:p>
        </w:tc>
      </w:tr>
      <w:tr w:rsidR="00A22534" w:rsidRPr="00D866F6" w:rsidTr="00C95B26">
        <w:trPr>
          <w:ins w:id="513" w:author="Minh Đức Lê" w:date="2018-03-22T16:19:00Z"/>
        </w:trPr>
        <w:tc>
          <w:tcPr>
            <w:tcW w:w="2343" w:type="dxa"/>
          </w:tcPr>
          <w:p w:rsidR="00A22534" w:rsidRPr="001213DA" w:rsidRDefault="00A22534" w:rsidP="00C95B26">
            <w:pPr>
              <w:pStyle w:val="TableHeader"/>
              <w:spacing w:before="0" w:after="0" w:line="360" w:lineRule="auto"/>
              <w:rPr>
                <w:ins w:id="514" w:author="Minh Đức Lê" w:date="2018-03-22T16:19:00Z"/>
                <w:rFonts w:ascii="Times New Roman" w:hAnsi="Times New Roman" w:cs="Times New Roman"/>
                <w:b w:val="0"/>
                <w:sz w:val="26"/>
                <w:szCs w:val="26"/>
              </w:rPr>
            </w:pPr>
            <w:ins w:id="515"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516" w:author="Minh Đức Lê" w:date="2018-03-22T16:19:00Z"/>
                <w:rFonts w:ascii="Times New Roman" w:hAnsi="Times New Roman"/>
                <w:sz w:val="26"/>
                <w:szCs w:val="26"/>
              </w:rPr>
            </w:pPr>
            <w:ins w:id="517" w:author="Minh Đức Lê" w:date="2018-03-22T16:21:00Z">
              <w:r>
                <w:rPr>
                  <w:rFonts w:ascii="Times New Roman" w:hAnsi="Times New Roman"/>
                  <w:sz w:val="26"/>
                  <w:szCs w:val="26"/>
                </w:rPr>
                <w:t xml:space="preserve">Giỏ </w:t>
              </w:r>
            </w:ins>
            <w:ins w:id="518" w:author="Minh Đức Lê" w:date="2018-04-06T11:06:00Z">
              <w:r w:rsidR="002B6EB6">
                <w:rPr>
                  <w:rFonts w:ascii="Times New Roman" w:hAnsi="Times New Roman"/>
                  <w:sz w:val="26"/>
                  <w:szCs w:val="26"/>
                </w:rPr>
                <w:t>báo</w:t>
              </w:r>
            </w:ins>
            <w:ins w:id="519" w:author="Minh Đức Lê" w:date="2018-03-22T16:21:00Z">
              <w:r>
                <w:rPr>
                  <w:rFonts w:ascii="Times New Roman" w:hAnsi="Times New Roman"/>
                  <w:sz w:val="26"/>
                  <w:szCs w:val="26"/>
                </w:rPr>
                <w:t xml:space="preserve"> sẽ có báo của người dùng vừa thêm</w:t>
              </w:r>
            </w:ins>
          </w:p>
        </w:tc>
      </w:tr>
      <w:tr w:rsidR="00A22534" w:rsidRPr="001213DA" w:rsidTr="00C95B26">
        <w:trPr>
          <w:ins w:id="520" w:author="Minh Đức Lê" w:date="2018-03-22T16:19:00Z"/>
        </w:trPr>
        <w:tc>
          <w:tcPr>
            <w:tcW w:w="2343" w:type="dxa"/>
          </w:tcPr>
          <w:p w:rsidR="00A22534" w:rsidRPr="00732AAF" w:rsidRDefault="00A22534" w:rsidP="00C95B26">
            <w:pPr>
              <w:pStyle w:val="TableHeader"/>
              <w:spacing w:before="0" w:after="0" w:line="360" w:lineRule="auto"/>
              <w:rPr>
                <w:ins w:id="521" w:author="Minh Đức Lê" w:date="2018-03-22T16:19:00Z"/>
                <w:rFonts w:ascii="Times New Roman" w:hAnsi="Times New Roman" w:cs="Times New Roman"/>
                <w:b w:val="0"/>
                <w:sz w:val="26"/>
                <w:szCs w:val="26"/>
              </w:rPr>
            </w:pPr>
            <w:ins w:id="522"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C002A4" w:rsidRDefault="00C002A4" w:rsidP="00A22534">
            <w:pPr>
              <w:pStyle w:val="InfoBlue"/>
              <w:numPr>
                <w:ilvl w:val="0"/>
                <w:numId w:val="36"/>
              </w:numPr>
              <w:spacing w:before="0" w:after="0" w:line="360" w:lineRule="auto"/>
              <w:rPr>
                <w:ins w:id="523" w:author="Minh Đức Lê" w:date="2018-04-06T11:14:00Z"/>
                <w:rFonts w:ascii="Times New Roman" w:hAnsi="Times New Roman"/>
                <w:sz w:val="26"/>
                <w:szCs w:val="26"/>
                <w:lang w:val="vi-VN"/>
                <w:rPrChange w:id="524" w:author="Minh Đức Lê" w:date="2018-04-06T11:14:00Z">
                  <w:rPr>
                    <w:ins w:id="525" w:author="Minh Đức Lê" w:date="2018-04-06T11:14:00Z"/>
                    <w:rFonts w:ascii="Times New Roman" w:hAnsi="Times New Roman"/>
                    <w:sz w:val="26"/>
                    <w:szCs w:val="26"/>
                  </w:rPr>
                </w:rPrChange>
              </w:rPr>
            </w:pPr>
            <w:ins w:id="526" w:author="Minh Đức Lê" w:date="2018-04-06T11:14:00Z">
              <w:r>
                <w:rPr>
                  <w:rFonts w:ascii="Times New Roman" w:hAnsi="Times New Roman"/>
                  <w:sz w:val="26"/>
                  <w:szCs w:val="26"/>
                </w:rPr>
                <w:t>Người dùng</w:t>
              </w:r>
            </w:ins>
            <w:ins w:id="527" w:author="Minh Đức Lê" w:date="2018-03-22T16:19:00Z">
              <w:r w:rsidR="00A22534">
                <w:rPr>
                  <w:rFonts w:ascii="Times New Roman" w:hAnsi="Times New Roman"/>
                  <w:sz w:val="26"/>
                  <w:szCs w:val="26"/>
                </w:rPr>
                <w:t xml:space="preserve"> </w:t>
              </w:r>
            </w:ins>
            <w:ins w:id="528" w:author="Minh Đức Lê" w:date="2018-04-06T11:12:00Z">
              <w:r>
                <w:rPr>
                  <w:rFonts w:ascii="Times New Roman" w:hAnsi="Times New Roman"/>
                  <w:sz w:val="26"/>
                  <w:szCs w:val="26"/>
                </w:rPr>
                <w:t xml:space="preserve">nhập thông tin </w:t>
              </w:r>
            </w:ins>
            <w:ins w:id="529" w:author="Minh Đức Lê" w:date="2018-04-06T11:13:00Z">
              <w:r>
                <w:rPr>
                  <w:rFonts w:ascii="Times New Roman" w:hAnsi="Times New Roman"/>
                  <w:sz w:val="26"/>
                  <w:szCs w:val="26"/>
                </w:rPr>
                <w:t>đặt báo vào mẫu trong giao diện chi tiết báo</w:t>
              </w:r>
            </w:ins>
          </w:p>
          <w:p w:rsidR="00C002A4" w:rsidRPr="00732AAF" w:rsidRDefault="00C002A4" w:rsidP="00A22534">
            <w:pPr>
              <w:pStyle w:val="InfoBlue"/>
              <w:numPr>
                <w:ilvl w:val="0"/>
                <w:numId w:val="36"/>
              </w:numPr>
              <w:spacing w:before="0" w:after="0" w:line="360" w:lineRule="auto"/>
              <w:rPr>
                <w:ins w:id="530" w:author="Minh Đức Lê" w:date="2018-03-22T16:19:00Z"/>
                <w:rFonts w:ascii="Times New Roman" w:hAnsi="Times New Roman"/>
                <w:sz w:val="26"/>
                <w:szCs w:val="26"/>
                <w:lang w:val="vi-VN"/>
              </w:rPr>
            </w:pPr>
            <w:ins w:id="531" w:author="Minh Đức Lê" w:date="2018-04-06T11:14:00Z">
              <w:r>
                <w:rPr>
                  <w:rFonts w:ascii="Times New Roman" w:hAnsi="Times New Roman"/>
                  <w:sz w:val="26"/>
                  <w:szCs w:val="26"/>
                </w:rPr>
                <w:t xml:space="preserve">Người dùng </w:t>
              </w:r>
            </w:ins>
            <w:ins w:id="532" w:author="Minh Đức Lê" w:date="2018-04-06T11:19:00Z">
              <w:r w:rsidR="00A7260C">
                <w:rPr>
                  <w:rFonts w:ascii="Times New Roman" w:hAnsi="Times New Roman"/>
                  <w:sz w:val="26"/>
                  <w:szCs w:val="26"/>
                </w:rPr>
                <w:t>chọn chức năng ‘</w:t>
              </w:r>
            </w:ins>
            <w:ins w:id="533" w:author="Minh Đức Lê" w:date="2018-04-06T13:16:00Z">
              <w:r w:rsidR="006D7BFE">
                <w:rPr>
                  <w:rFonts w:ascii="Times New Roman" w:hAnsi="Times New Roman"/>
                  <w:sz w:val="26"/>
                  <w:szCs w:val="26"/>
                  <w:lang w:val="vi-VN"/>
                </w:rPr>
                <w:t>thêm giỏ</w:t>
              </w:r>
            </w:ins>
            <w:ins w:id="534" w:author="Minh Đức Lê" w:date="2018-04-06T11:19:00Z">
              <w:r w:rsidR="00A7260C">
                <w:rPr>
                  <w:rFonts w:ascii="Times New Roman" w:hAnsi="Times New Roman"/>
                  <w:sz w:val="26"/>
                  <w:szCs w:val="26"/>
                </w:rPr>
                <w:t xml:space="preserve"> báo’</w:t>
              </w:r>
            </w:ins>
          </w:p>
          <w:p w:rsidR="00A22534" w:rsidRPr="00A7260C" w:rsidRDefault="00F0022D">
            <w:pPr>
              <w:pStyle w:val="InfoBlue"/>
              <w:numPr>
                <w:ilvl w:val="0"/>
                <w:numId w:val="36"/>
              </w:numPr>
              <w:spacing w:before="0" w:after="0" w:line="360" w:lineRule="auto"/>
              <w:rPr>
                <w:ins w:id="535" w:author="Minh Đức Lê" w:date="2018-03-22T16:19:00Z"/>
                <w:rFonts w:ascii="Times New Roman" w:hAnsi="Times New Roman"/>
                <w:sz w:val="26"/>
                <w:szCs w:val="26"/>
                <w:lang w:val="vi-VN"/>
              </w:rPr>
            </w:pPr>
            <w:ins w:id="536" w:author="Minh Đức Lê" w:date="2018-03-22T16:25:00Z">
              <w:r>
                <w:rPr>
                  <w:rFonts w:ascii="Times New Roman" w:hAnsi="Times New Roman"/>
                  <w:sz w:val="26"/>
                  <w:szCs w:val="26"/>
                </w:rPr>
                <w:lastRenderedPageBreak/>
                <w:t xml:space="preserve">Hệ thống </w:t>
              </w:r>
            </w:ins>
            <w:ins w:id="537" w:author="Minh Đức Lê" w:date="2018-04-06T11:20:00Z">
              <w:r w:rsidR="00A7260C">
                <w:rPr>
                  <w:rFonts w:ascii="Times New Roman" w:hAnsi="Times New Roman"/>
                  <w:sz w:val="26"/>
                  <w:szCs w:val="26"/>
                </w:rPr>
                <w:t>chuyển qua giao diện giỏ báo.</w:t>
              </w:r>
            </w:ins>
          </w:p>
        </w:tc>
      </w:tr>
    </w:tbl>
    <w:p w:rsidR="00A22534" w:rsidRDefault="005055E9" w:rsidP="003F37B2">
      <w:pPr>
        <w:rPr>
          <w:ins w:id="538" w:author="Minh Đức Lê" w:date="2018-04-05T22:57:00Z"/>
        </w:rPr>
      </w:pPr>
      <w:ins w:id="539" w:author="Minh Đức Lê" w:date="2018-04-06T13:19:00Z">
        <w:r w:rsidRPr="005055E9">
          <w:rPr>
            <w:noProof/>
          </w:rPr>
          <w:lastRenderedPageBreak/>
          <w:drawing>
            <wp:inline distT="0" distB="0" distL="0" distR="0">
              <wp:extent cx="5580380" cy="63145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6314535"/>
                      </a:xfrm>
                      <a:prstGeom prst="rect">
                        <a:avLst/>
                      </a:prstGeom>
                      <a:noFill/>
                      <a:ln>
                        <a:noFill/>
                      </a:ln>
                    </pic:spPr>
                  </pic:pic>
                </a:graphicData>
              </a:graphic>
            </wp:inline>
          </w:drawing>
        </w:r>
      </w:ins>
    </w:p>
    <w:p w:rsidR="000B4BF0" w:rsidRDefault="005055E9" w:rsidP="003F37B2">
      <w:pPr>
        <w:rPr>
          <w:ins w:id="540" w:author="Minh Đức Lê" w:date="2018-03-22T16:12:00Z"/>
        </w:rPr>
      </w:pPr>
      <w:ins w:id="541" w:author="Minh Đức Lê" w:date="2018-04-06T13:20:00Z">
        <w:r w:rsidRPr="005055E9">
          <w:rPr>
            <w:noProof/>
          </w:rPr>
          <w:lastRenderedPageBreak/>
          <w:drawing>
            <wp:inline distT="0" distB="0" distL="0" distR="0">
              <wp:extent cx="5580380" cy="395059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950598"/>
                      </a:xfrm>
                      <a:prstGeom prst="rect">
                        <a:avLst/>
                      </a:prstGeom>
                      <a:noFill/>
                      <a:ln>
                        <a:noFill/>
                      </a:ln>
                    </pic:spPr>
                  </pic:pic>
                </a:graphicData>
              </a:graphic>
            </wp:inline>
          </w:drawing>
        </w:r>
      </w:ins>
    </w:p>
    <w:p w:rsidR="003F37B2" w:rsidRDefault="003F37B2">
      <w:pPr>
        <w:ind w:firstLine="0"/>
        <w:rPr>
          <w:ins w:id="542" w:author="Minh Đức Lê" w:date="2018-03-22T16:12:00Z"/>
        </w:rPr>
        <w:pPrChange w:id="543" w:author="Minh Đức Lê" w:date="2018-03-22T16:12:00Z">
          <w:pPr/>
        </w:pPrChange>
      </w:pPr>
    </w:p>
    <w:p w:rsidR="003F37B2" w:rsidRPr="002A3530" w:rsidRDefault="00FD2785" w:rsidP="003F37B2">
      <w:pPr>
        <w:pStyle w:val="Heading3"/>
        <w:rPr>
          <w:ins w:id="544" w:author="Minh Đức Lê" w:date="2018-03-22T16:12:00Z"/>
        </w:rPr>
      </w:pPr>
      <w:ins w:id="545" w:author="Minh Đức Lê" w:date="2018-03-22T16:27:00Z">
        <w:r>
          <w:t>Xóa giỏ báo</w:t>
        </w:r>
      </w:ins>
    </w:p>
    <w:p w:rsidR="00FD2785" w:rsidRDefault="00053220" w:rsidP="00FD2785">
      <w:pPr>
        <w:rPr>
          <w:ins w:id="546" w:author="Minh Đức Lê" w:date="2018-03-22T16:27:00Z"/>
        </w:rPr>
      </w:pPr>
      <w:ins w:id="547"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C95B26">
        <w:trPr>
          <w:ins w:id="548" w:author="Minh Đức Lê" w:date="2018-03-22T16:27:00Z"/>
        </w:trPr>
        <w:tc>
          <w:tcPr>
            <w:tcW w:w="9262" w:type="dxa"/>
            <w:gridSpan w:val="2"/>
          </w:tcPr>
          <w:p w:rsidR="00FD2785" w:rsidRPr="00382660" w:rsidRDefault="00FD2785" w:rsidP="00C95B26">
            <w:pPr>
              <w:spacing w:line="360" w:lineRule="auto"/>
              <w:rPr>
                <w:ins w:id="549" w:author="Minh Đức Lê" w:date="2018-03-22T16:27:00Z"/>
                <w:b/>
                <w:szCs w:val="26"/>
              </w:rPr>
            </w:pPr>
            <w:ins w:id="550"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C95B26">
        <w:trPr>
          <w:ins w:id="551" w:author="Minh Đức Lê" w:date="2018-03-22T16:27:00Z"/>
        </w:trPr>
        <w:tc>
          <w:tcPr>
            <w:tcW w:w="2343" w:type="dxa"/>
          </w:tcPr>
          <w:p w:rsidR="00FD2785" w:rsidRPr="001213DA" w:rsidRDefault="00FD2785" w:rsidP="00C95B26">
            <w:pPr>
              <w:pStyle w:val="TableHeader"/>
              <w:spacing w:before="0" w:after="0" w:line="360" w:lineRule="auto"/>
              <w:rPr>
                <w:ins w:id="552" w:author="Minh Đức Lê" w:date="2018-03-22T16:27:00Z"/>
                <w:rFonts w:ascii="Times New Roman" w:hAnsi="Times New Roman" w:cs="Times New Roman"/>
                <w:b w:val="0"/>
                <w:sz w:val="26"/>
                <w:szCs w:val="26"/>
              </w:rPr>
            </w:pPr>
            <w:ins w:id="553"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C95B26">
            <w:pPr>
              <w:pStyle w:val="InfoBlue"/>
              <w:spacing w:before="0" w:after="0" w:line="360" w:lineRule="auto"/>
              <w:rPr>
                <w:ins w:id="554" w:author="Minh Đức Lê" w:date="2018-03-22T16:27:00Z"/>
                <w:rFonts w:ascii="Times New Roman" w:hAnsi="Times New Roman"/>
                <w:sz w:val="26"/>
                <w:szCs w:val="26"/>
              </w:rPr>
            </w:pPr>
            <w:ins w:id="555" w:author="Minh Đức Lê" w:date="2018-03-22T16:27:00Z">
              <w:r>
                <w:rPr>
                  <w:rFonts w:ascii="Times New Roman" w:hAnsi="Times New Roman"/>
                  <w:sz w:val="26"/>
                  <w:szCs w:val="26"/>
                </w:rPr>
                <w:t>Xóa tờ báo</w:t>
              </w:r>
            </w:ins>
            <w:ins w:id="556" w:author="Minh Đức Lê" w:date="2018-04-06T11:46:00Z">
              <w:r w:rsidR="003D4448">
                <w:rPr>
                  <w:rFonts w:ascii="Times New Roman" w:hAnsi="Times New Roman"/>
                  <w:sz w:val="26"/>
                  <w:szCs w:val="26"/>
                </w:rPr>
                <w:t xml:space="preserve"> đã đặt</w:t>
              </w:r>
            </w:ins>
            <w:ins w:id="557" w:author="Minh Đức Lê" w:date="2018-03-22T16:27:00Z">
              <w:r>
                <w:rPr>
                  <w:rFonts w:ascii="Times New Roman" w:hAnsi="Times New Roman"/>
                  <w:sz w:val="26"/>
                  <w:szCs w:val="26"/>
                </w:rPr>
                <w:t xml:space="preserve"> có trong giỏ hàng</w:t>
              </w:r>
            </w:ins>
          </w:p>
        </w:tc>
      </w:tr>
      <w:tr w:rsidR="00FD2785" w:rsidRPr="00732AAF" w:rsidTr="00C95B26">
        <w:trPr>
          <w:ins w:id="558" w:author="Minh Đức Lê" w:date="2018-03-22T16:27:00Z"/>
        </w:trPr>
        <w:tc>
          <w:tcPr>
            <w:tcW w:w="2343" w:type="dxa"/>
          </w:tcPr>
          <w:p w:rsidR="00FD2785" w:rsidRPr="001213DA" w:rsidRDefault="00FD2785" w:rsidP="00C95B26">
            <w:pPr>
              <w:pStyle w:val="TableHeader"/>
              <w:spacing w:before="0" w:after="0" w:line="360" w:lineRule="auto"/>
              <w:rPr>
                <w:ins w:id="559" w:author="Minh Đức Lê" w:date="2018-03-22T16:27:00Z"/>
                <w:rFonts w:ascii="Times New Roman" w:hAnsi="Times New Roman" w:cs="Times New Roman"/>
                <w:b w:val="0"/>
                <w:sz w:val="26"/>
                <w:szCs w:val="26"/>
              </w:rPr>
            </w:pPr>
            <w:ins w:id="560"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561" w:author="Minh Đức Lê" w:date="2018-03-22T16:27:00Z"/>
                <w:rFonts w:ascii="Times New Roman" w:hAnsi="Times New Roman"/>
                <w:sz w:val="26"/>
                <w:szCs w:val="26"/>
              </w:rPr>
            </w:pPr>
            <w:ins w:id="562"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 xml:space="preserve">nút </w:t>
              </w:r>
            </w:ins>
            <w:ins w:id="563" w:author="Minh Đức Lê" w:date="2018-04-06T11:47:00Z">
              <w:r w:rsidR="00015EB5">
                <w:rPr>
                  <w:rFonts w:ascii="Times New Roman" w:hAnsi="Times New Roman"/>
                  <w:sz w:val="26"/>
                  <w:szCs w:val="26"/>
                </w:rPr>
                <w:t>‘</w:t>
              </w:r>
            </w:ins>
            <w:ins w:id="564" w:author="Minh Đức Lê" w:date="2018-03-22T16:27:00Z">
              <w:r w:rsidR="00695B61">
                <w:rPr>
                  <w:rFonts w:ascii="Times New Roman" w:hAnsi="Times New Roman"/>
                  <w:sz w:val="26"/>
                  <w:szCs w:val="26"/>
                </w:rPr>
                <w:t>xóa</w:t>
              </w:r>
            </w:ins>
            <w:ins w:id="565" w:author="Minh Đức Lê" w:date="2018-04-06T11:47:00Z">
              <w:r w:rsidR="00015EB5">
                <w:rPr>
                  <w:rFonts w:ascii="Times New Roman" w:hAnsi="Times New Roman"/>
                  <w:sz w:val="26"/>
                  <w:szCs w:val="26"/>
                </w:rPr>
                <w:t>’ trong giao diện</w:t>
              </w:r>
            </w:ins>
            <w:ins w:id="566" w:author="Minh Đức Lê" w:date="2018-03-22T16:27:00Z">
              <w:r w:rsidR="00695B61">
                <w:rPr>
                  <w:rFonts w:ascii="Times New Roman" w:hAnsi="Times New Roman"/>
                  <w:sz w:val="26"/>
                  <w:szCs w:val="26"/>
                </w:rPr>
                <w:t xml:space="preserve"> giỏ báo, báo sẽ biến mất khỏi giỏ báo</w:t>
              </w:r>
            </w:ins>
          </w:p>
        </w:tc>
      </w:tr>
      <w:tr w:rsidR="00FD2785" w:rsidRPr="00732AAF" w:rsidTr="00C95B26">
        <w:trPr>
          <w:ins w:id="567" w:author="Minh Đức Lê" w:date="2018-03-22T16:27:00Z"/>
        </w:trPr>
        <w:tc>
          <w:tcPr>
            <w:tcW w:w="2343" w:type="dxa"/>
          </w:tcPr>
          <w:p w:rsidR="00FD2785" w:rsidRPr="001213DA" w:rsidRDefault="00FD2785" w:rsidP="00C95B26">
            <w:pPr>
              <w:pStyle w:val="TableHeader"/>
              <w:spacing w:before="0" w:after="0" w:line="360" w:lineRule="auto"/>
              <w:rPr>
                <w:ins w:id="568" w:author="Minh Đức Lê" w:date="2018-03-22T16:27:00Z"/>
                <w:rFonts w:ascii="Times New Roman" w:hAnsi="Times New Roman" w:cs="Times New Roman"/>
                <w:b w:val="0"/>
                <w:sz w:val="26"/>
                <w:szCs w:val="26"/>
              </w:rPr>
            </w:pPr>
            <w:ins w:id="569"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C95B26">
            <w:pPr>
              <w:pStyle w:val="InfoBlue"/>
              <w:spacing w:before="0" w:after="0" w:line="360" w:lineRule="auto"/>
              <w:rPr>
                <w:ins w:id="570" w:author="Minh Đức Lê" w:date="2018-03-22T16:27:00Z"/>
                <w:rFonts w:ascii="Times New Roman" w:hAnsi="Times New Roman"/>
                <w:sz w:val="26"/>
                <w:szCs w:val="26"/>
                <w:lang w:val="vi-VN"/>
              </w:rPr>
            </w:pPr>
            <w:ins w:id="571" w:author="Minh Đức Lê" w:date="2018-03-22T16:27:00Z">
              <w:r>
                <w:rPr>
                  <w:rFonts w:ascii="Times New Roman" w:hAnsi="Times New Roman"/>
                  <w:sz w:val="26"/>
                  <w:szCs w:val="26"/>
                </w:rPr>
                <w:t>Người dùng (Guest)</w:t>
              </w:r>
            </w:ins>
          </w:p>
        </w:tc>
      </w:tr>
      <w:tr w:rsidR="00FD2785" w:rsidRPr="00D866F6" w:rsidTr="00C95B26">
        <w:trPr>
          <w:ins w:id="572" w:author="Minh Đức Lê" w:date="2018-03-22T16:27:00Z"/>
        </w:trPr>
        <w:tc>
          <w:tcPr>
            <w:tcW w:w="2343" w:type="dxa"/>
          </w:tcPr>
          <w:p w:rsidR="00FD2785" w:rsidRPr="001213DA" w:rsidRDefault="00FD2785" w:rsidP="00C95B26">
            <w:pPr>
              <w:pStyle w:val="TableHeader"/>
              <w:spacing w:before="0" w:after="0" w:line="360" w:lineRule="auto"/>
              <w:rPr>
                <w:ins w:id="573" w:author="Minh Đức Lê" w:date="2018-03-22T16:27:00Z"/>
                <w:rFonts w:ascii="Times New Roman" w:hAnsi="Times New Roman" w:cs="Times New Roman"/>
                <w:b w:val="0"/>
                <w:sz w:val="26"/>
                <w:szCs w:val="26"/>
              </w:rPr>
            </w:pPr>
            <w:ins w:id="574"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C95B26">
            <w:pPr>
              <w:pStyle w:val="InfoBlue"/>
              <w:spacing w:before="0" w:after="0" w:line="360" w:lineRule="auto"/>
              <w:rPr>
                <w:ins w:id="575" w:author="Minh Đức Lê" w:date="2018-03-22T16:27:00Z"/>
                <w:rFonts w:ascii="Times New Roman" w:hAnsi="Times New Roman"/>
                <w:sz w:val="26"/>
                <w:szCs w:val="26"/>
              </w:rPr>
            </w:pPr>
            <w:ins w:id="576" w:author="Minh Đức Lê" w:date="2018-03-22T16:27:00Z">
              <w:r>
                <w:rPr>
                  <w:rFonts w:ascii="Times New Roman" w:hAnsi="Times New Roman"/>
                  <w:sz w:val="26"/>
                  <w:szCs w:val="26"/>
                </w:rPr>
                <w:t>Giỏ hàng se</w:t>
              </w:r>
              <w:r w:rsidR="00015EB5">
                <w:rPr>
                  <w:rFonts w:ascii="Times New Roman" w:hAnsi="Times New Roman"/>
                  <w:sz w:val="26"/>
                  <w:szCs w:val="26"/>
                </w:rPr>
                <w:t>̃ mất</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C95B26">
        <w:trPr>
          <w:ins w:id="577" w:author="Minh Đức Lê" w:date="2018-03-22T16:27:00Z"/>
        </w:trPr>
        <w:tc>
          <w:tcPr>
            <w:tcW w:w="2343" w:type="dxa"/>
          </w:tcPr>
          <w:p w:rsidR="00FD2785" w:rsidRPr="00732AAF" w:rsidRDefault="00FD2785" w:rsidP="00C95B26">
            <w:pPr>
              <w:pStyle w:val="TableHeader"/>
              <w:spacing w:before="0" w:after="0" w:line="360" w:lineRule="auto"/>
              <w:rPr>
                <w:ins w:id="578" w:author="Minh Đức Lê" w:date="2018-03-22T16:27:00Z"/>
                <w:rFonts w:ascii="Times New Roman" w:hAnsi="Times New Roman" w:cs="Times New Roman"/>
                <w:b w:val="0"/>
                <w:sz w:val="26"/>
                <w:szCs w:val="26"/>
              </w:rPr>
            </w:pPr>
            <w:ins w:id="579"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580" w:author="Minh Đức Lê" w:date="2018-03-22T16:29:00Z"/>
                <w:rFonts w:ascii="Times New Roman" w:hAnsi="Times New Roman"/>
                <w:sz w:val="26"/>
                <w:szCs w:val="26"/>
                <w:lang w:val="vi-VN"/>
                <w:rPrChange w:id="581" w:author="Minh Đức Lê" w:date="2018-03-22T16:29:00Z">
                  <w:rPr>
                    <w:ins w:id="582" w:author="Minh Đức Lê" w:date="2018-03-22T16:29:00Z"/>
                    <w:rFonts w:ascii="Times New Roman" w:hAnsi="Times New Roman"/>
                    <w:sz w:val="26"/>
                    <w:szCs w:val="26"/>
                  </w:rPr>
                </w:rPrChange>
              </w:rPr>
            </w:pPr>
            <w:ins w:id="583" w:author="Minh Đức Lê" w:date="2018-03-22T16:28:00Z">
              <w:r>
                <w:rPr>
                  <w:rFonts w:ascii="Times New Roman" w:hAnsi="Times New Roman"/>
                  <w:sz w:val="26"/>
                  <w:szCs w:val="26"/>
                </w:rPr>
                <w:t>Người dùng</w:t>
              </w:r>
            </w:ins>
            <w:ins w:id="584"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585" w:author="Minh Đức Lê" w:date="2018-04-06T11:48:00Z">
              <w:r w:rsidR="0024292C">
                <w:rPr>
                  <w:rFonts w:ascii="Times New Roman" w:hAnsi="Times New Roman"/>
                  <w:sz w:val="26"/>
                  <w:szCs w:val="26"/>
                </w:rPr>
                <w:t>‘</w:t>
              </w:r>
            </w:ins>
            <w:ins w:id="586" w:author="Minh Đức Lê" w:date="2018-03-22T16:28:00Z">
              <w:r>
                <w:rPr>
                  <w:rFonts w:ascii="Times New Roman" w:hAnsi="Times New Roman"/>
                  <w:sz w:val="26"/>
                  <w:szCs w:val="26"/>
                </w:rPr>
                <w:t>Xóa</w:t>
              </w:r>
            </w:ins>
            <w:ins w:id="587" w:author="Minh Đức Lê" w:date="2018-04-06T11:48:00Z">
              <w:r w:rsidR="0024292C">
                <w:rPr>
                  <w:rFonts w:ascii="Times New Roman" w:hAnsi="Times New Roman"/>
                  <w:sz w:val="26"/>
                  <w:szCs w:val="26"/>
                </w:rPr>
                <w:t>’ trong giao diện</w:t>
              </w:r>
            </w:ins>
            <w:ins w:id="588" w:author="Minh Đức Lê" w:date="2018-03-22T16:27:00Z">
              <w:r>
                <w:rPr>
                  <w:rFonts w:ascii="Times New Roman" w:hAnsi="Times New Roman"/>
                  <w:sz w:val="26"/>
                  <w:szCs w:val="26"/>
                </w:rPr>
                <w:t xml:space="preserve"> giỏ báo</w:t>
              </w:r>
            </w:ins>
          </w:p>
          <w:p w:rsidR="00FD2785" w:rsidRPr="00410ECB" w:rsidRDefault="006C7241">
            <w:pPr>
              <w:pStyle w:val="InfoBlue"/>
              <w:numPr>
                <w:ilvl w:val="0"/>
                <w:numId w:val="37"/>
              </w:numPr>
              <w:spacing w:before="0" w:after="0" w:line="360" w:lineRule="auto"/>
              <w:rPr>
                <w:ins w:id="589" w:author="Minh Đức Lê" w:date="2018-03-22T16:27:00Z"/>
                <w:rFonts w:ascii="Times New Roman" w:hAnsi="Times New Roman"/>
                <w:sz w:val="26"/>
                <w:szCs w:val="26"/>
                <w:lang w:val="vi-VN"/>
              </w:rPr>
            </w:pPr>
            <w:ins w:id="590" w:author="Minh Đức Lê" w:date="2018-03-22T16:29:00Z">
              <w:r>
                <w:rPr>
                  <w:rFonts w:ascii="Times New Roman" w:hAnsi="Times New Roman"/>
                  <w:sz w:val="26"/>
                  <w:szCs w:val="26"/>
                </w:rPr>
                <w:t>Hiện thông báo xác nhận muốn xóa không.</w:t>
              </w:r>
            </w:ins>
          </w:p>
          <w:p w:rsidR="00FD2785" w:rsidRPr="001213DA" w:rsidRDefault="00FD2785">
            <w:pPr>
              <w:pStyle w:val="InfoBlue"/>
              <w:numPr>
                <w:ilvl w:val="0"/>
                <w:numId w:val="37"/>
              </w:numPr>
              <w:spacing w:before="0" w:after="0" w:line="360" w:lineRule="auto"/>
              <w:rPr>
                <w:ins w:id="591" w:author="Minh Đức Lê" w:date="2018-03-22T16:27:00Z"/>
                <w:rFonts w:ascii="Times New Roman" w:hAnsi="Times New Roman"/>
                <w:sz w:val="26"/>
                <w:szCs w:val="26"/>
                <w:lang w:val="vi-VN"/>
              </w:rPr>
            </w:pPr>
            <w:ins w:id="592" w:author="Minh Đức Lê" w:date="2018-03-22T16:27:00Z">
              <w:r>
                <w:rPr>
                  <w:rFonts w:ascii="Times New Roman" w:hAnsi="Times New Roman"/>
                  <w:sz w:val="26"/>
                  <w:szCs w:val="26"/>
                </w:rPr>
                <w:t>Hệ thống sẵn sàng cho hành động kế tiếp</w:t>
              </w:r>
            </w:ins>
            <w:ins w:id="593" w:author="Minh Đức Lê" w:date="2018-03-22T16:29:00Z">
              <w:r w:rsidR="006C7241">
                <w:rPr>
                  <w:rFonts w:ascii="Times New Roman" w:hAnsi="Times New Roman"/>
                  <w:sz w:val="26"/>
                  <w:szCs w:val="26"/>
                </w:rPr>
                <w:t xml:space="preserve"> tại </w:t>
              </w:r>
            </w:ins>
            <w:ins w:id="594" w:author="Minh Đức Lê" w:date="2018-04-06T11:48:00Z">
              <w:r w:rsidR="00410ECB">
                <w:rPr>
                  <w:rFonts w:ascii="Times New Roman" w:hAnsi="Times New Roman"/>
                  <w:sz w:val="26"/>
                  <w:szCs w:val="26"/>
                </w:rPr>
                <w:t>giao diện giỏ báo</w:t>
              </w:r>
            </w:ins>
          </w:p>
        </w:tc>
      </w:tr>
    </w:tbl>
    <w:p w:rsidR="003F37B2" w:rsidRDefault="003F37B2">
      <w:pPr>
        <w:ind w:firstLine="0"/>
        <w:rPr>
          <w:ins w:id="595" w:author="Minh Đức Lê" w:date="2018-03-22T16:26:00Z"/>
        </w:rPr>
        <w:pPrChange w:id="596" w:author="Minh Đức Lê" w:date="2018-03-22T16:12:00Z">
          <w:pPr/>
        </w:pPrChange>
      </w:pPr>
    </w:p>
    <w:p w:rsidR="00FD2785" w:rsidRDefault="00115CE1">
      <w:pPr>
        <w:spacing w:before="0" w:line="240" w:lineRule="auto"/>
        <w:ind w:firstLine="0"/>
        <w:jc w:val="left"/>
        <w:rPr>
          <w:ins w:id="597" w:author="FALCON ." w:date="2018-03-22T16:49:00Z"/>
        </w:rPr>
        <w:pPrChange w:id="598" w:author="Minh Đức Lê" w:date="2018-04-06T11:48:00Z">
          <w:pPr/>
        </w:pPrChange>
      </w:pPr>
      <w:ins w:id="599" w:author="Minh Đức Lê" w:date="2018-04-06T11:52:00Z">
        <w:r w:rsidRPr="00115CE1">
          <w:rPr>
            <w:noProof/>
          </w:rPr>
          <w:drawing>
            <wp:inline distT="0" distB="0" distL="0" distR="0">
              <wp:extent cx="5580380" cy="5085038"/>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085038"/>
                      </a:xfrm>
                      <a:prstGeom prst="rect">
                        <a:avLst/>
                      </a:prstGeom>
                      <a:noFill/>
                      <a:ln>
                        <a:noFill/>
                      </a:ln>
                    </pic:spPr>
                  </pic:pic>
                </a:graphicData>
              </a:graphic>
            </wp:inline>
          </w:drawing>
        </w:r>
      </w:ins>
    </w:p>
    <w:p w:rsidR="00E80C65" w:rsidRDefault="000B4BF0">
      <w:pPr>
        <w:ind w:firstLine="0"/>
        <w:rPr>
          <w:ins w:id="600" w:author="FALCON ." w:date="2018-03-22T16:49:00Z"/>
        </w:rPr>
        <w:pPrChange w:id="601" w:author="Minh Đức Lê" w:date="2018-03-22T16:12:00Z">
          <w:pPr/>
        </w:pPrChange>
      </w:pPr>
      <w:ins w:id="602" w:author="Minh Đức Lê" w:date="2018-04-05T22:57:00Z">
        <w:r w:rsidRPr="000B4BF0">
          <w:rPr>
            <w:noProof/>
          </w:rPr>
          <w:lastRenderedPageBreak/>
          <w:drawing>
            <wp:inline distT="0" distB="0" distL="0" distR="0">
              <wp:extent cx="5580380" cy="357144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571443"/>
                      </a:xfrm>
                      <a:prstGeom prst="rect">
                        <a:avLst/>
                      </a:prstGeom>
                      <a:noFill/>
                      <a:ln>
                        <a:noFill/>
                      </a:ln>
                    </pic:spPr>
                  </pic:pic>
                </a:graphicData>
              </a:graphic>
            </wp:inline>
          </w:drawing>
        </w:r>
      </w:ins>
    </w:p>
    <w:p w:rsidR="00E80C65" w:rsidRDefault="00E80C65">
      <w:pPr>
        <w:ind w:firstLine="0"/>
        <w:rPr>
          <w:ins w:id="603" w:author="FALCON ." w:date="2018-03-22T16:49:00Z"/>
        </w:rPr>
        <w:pPrChange w:id="604" w:author="Minh Đức Lê" w:date="2018-03-22T16:12:00Z">
          <w:pPr/>
        </w:pPrChange>
      </w:pPr>
    </w:p>
    <w:p w:rsidR="00E80C65" w:rsidRPr="002A3530" w:rsidRDefault="004B251F" w:rsidP="00E80C65">
      <w:pPr>
        <w:pStyle w:val="Heading3"/>
        <w:rPr>
          <w:ins w:id="605" w:author="FALCON ." w:date="2018-03-22T16:50:00Z"/>
        </w:rPr>
      </w:pPr>
      <w:ins w:id="606" w:author="FALCON ." w:date="2018-03-22T16:50:00Z">
        <w:r>
          <w:t>Quản Lý Báo</w:t>
        </w:r>
      </w:ins>
    </w:p>
    <w:p w:rsidR="00E80C65" w:rsidRDefault="00E80C65" w:rsidP="00E80C65">
      <w:pPr>
        <w:rPr>
          <w:ins w:id="607" w:author="FALCON ." w:date="2018-03-22T16:50:00Z"/>
        </w:rPr>
      </w:pPr>
    </w:p>
    <w:tbl>
      <w:tblPr>
        <w:tblStyle w:val="TableGrid"/>
        <w:tblW w:w="9262" w:type="dxa"/>
        <w:tblLook w:val="01E0" w:firstRow="1" w:lastRow="1" w:firstColumn="1" w:lastColumn="1" w:noHBand="0" w:noVBand="0"/>
      </w:tblPr>
      <w:tblGrid>
        <w:gridCol w:w="3678"/>
        <w:gridCol w:w="5584"/>
        <w:tblGridChange w:id="608">
          <w:tblGrid>
            <w:gridCol w:w="51"/>
            <w:gridCol w:w="2292"/>
            <w:gridCol w:w="6919"/>
            <w:gridCol w:w="51"/>
          </w:tblGrid>
        </w:tblGridChange>
      </w:tblGrid>
      <w:tr w:rsidR="00E80C65" w:rsidRPr="00382660" w:rsidTr="00C450C6">
        <w:trPr>
          <w:ins w:id="609" w:author="FALCON ." w:date="2018-03-22T16:50:00Z"/>
        </w:trPr>
        <w:tc>
          <w:tcPr>
            <w:tcW w:w="9262" w:type="dxa"/>
            <w:gridSpan w:val="2"/>
          </w:tcPr>
          <w:p w:rsidR="00E80C65" w:rsidRPr="00382660" w:rsidRDefault="00E80C65">
            <w:pPr>
              <w:spacing w:line="360" w:lineRule="auto"/>
              <w:rPr>
                <w:ins w:id="610" w:author="FALCON ." w:date="2018-03-22T16:50:00Z"/>
                <w:b/>
                <w:szCs w:val="26"/>
              </w:rPr>
            </w:pPr>
            <w:ins w:id="611" w:author="FALCON ." w:date="2018-03-22T16:50:00Z">
              <w:r w:rsidRPr="00732AAF">
                <w:rPr>
                  <w:b/>
                  <w:bCs/>
                  <w:szCs w:val="26"/>
                </w:rPr>
                <w:t xml:space="preserve">Use case: </w:t>
              </w:r>
            </w:ins>
            <w:ins w:id="612" w:author="FALCON ." w:date="2018-03-22T16:51:00Z">
              <w:r w:rsidR="00B93E9A">
                <w:rPr>
                  <w:b/>
                  <w:bCs/>
                  <w:szCs w:val="26"/>
                </w:rPr>
                <w:t xml:space="preserve">Quản Lý </w:t>
              </w:r>
            </w:ins>
            <w:ins w:id="613"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614" w:author="FALCON ." w:date="2018-03-22T16:53:00Z">
            <w:tblPrEx>
              <w:tblW w:w="9262" w:type="dxa"/>
              <w:tblLook w:val="01E0" w:firstRow="1" w:lastRow="1" w:firstColumn="1" w:lastColumn="1" w:noHBand="0" w:noVBand="0"/>
            </w:tblPrEx>
          </w:tblPrExChange>
        </w:tblPrEx>
        <w:trPr>
          <w:ins w:id="615" w:author="FALCON ." w:date="2018-03-22T16:50:00Z"/>
          <w:trPrChange w:id="616" w:author="FALCON ." w:date="2018-03-22T16:53:00Z">
            <w:trPr>
              <w:gridAfter w:val="0"/>
            </w:trPr>
          </w:trPrChange>
        </w:trPr>
        <w:tc>
          <w:tcPr>
            <w:tcW w:w="3678" w:type="dxa"/>
            <w:tcPrChange w:id="617" w:author="FALCON ." w:date="2018-03-22T16:53:00Z">
              <w:tcPr>
                <w:tcW w:w="2343" w:type="dxa"/>
                <w:gridSpan w:val="2"/>
              </w:tcPr>
            </w:tcPrChange>
          </w:tcPr>
          <w:p w:rsidR="00E80C65" w:rsidRPr="001213DA" w:rsidRDefault="00E80C65" w:rsidP="00C95B26">
            <w:pPr>
              <w:pStyle w:val="TableHeader"/>
              <w:spacing w:before="0" w:after="0" w:line="360" w:lineRule="auto"/>
              <w:rPr>
                <w:ins w:id="618" w:author="FALCON ." w:date="2018-03-22T16:50:00Z"/>
                <w:rFonts w:ascii="Times New Roman" w:hAnsi="Times New Roman" w:cs="Times New Roman"/>
                <w:b w:val="0"/>
                <w:sz w:val="26"/>
                <w:szCs w:val="26"/>
              </w:rPr>
            </w:pPr>
            <w:ins w:id="619" w:author="FALCON ." w:date="2018-03-22T16:50:00Z">
              <w:r w:rsidRPr="001213DA">
                <w:rPr>
                  <w:rFonts w:ascii="Times New Roman" w:hAnsi="Times New Roman" w:cs="Times New Roman"/>
                  <w:b w:val="0"/>
                  <w:bCs w:val="0"/>
                  <w:sz w:val="26"/>
                  <w:szCs w:val="26"/>
                </w:rPr>
                <w:t>Mục đích:</w:t>
              </w:r>
            </w:ins>
          </w:p>
        </w:tc>
        <w:tc>
          <w:tcPr>
            <w:tcW w:w="5584" w:type="dxa"/>
            <w:tcPrChange w:id="620" w:author="FALCON ." w:date="2018-03-22T16:53:00Z">
              <w:tcPr>
                <w:tcW w:w="6919" w:type="dxa"/>
              </w:tcPr>
            </w:tcPrChange>
          </w:tcPr>
          <w:p w:rsidR="00E80C65" w:rsidRPr="002A3530" w:rsidRDefault="00B93E9A">
            <w:pPr>
              <w:pStyle w:val="InfoBlue"/>
              <w:spacing w:before="0" w:after="0" w:line="360" w:lineRule="auto"/>
              <w:rPr>
                <w:ins w:id="621" w:author="FALCON ." w:date="2018-03-22T16:50:00Z"/>
                <w:rFonts w:ascii="Times New Roman" w:hAnsi="Times New Roman"/>
                <w:sz w:val="26"/>
                <w:szCs w:val="26"/>
              </w:rPr>
            </w:pPr>
            <w:ins w:id="622" w:author="FALCON ." w:date="2018-03-22T16:51:00Z">
              <w:r>
                <w:rPr>
                  <w:b/>
                  <w:bCs/>
                  <w:szCs w:val="26"/>
                </w:rPr>
                <w:t xml:space="preserve">Admin thực hiện chức năng Quản Lý </w:t>
              </w:r>
            </w:ins>
            <w:ins w:id="623"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624" w:author="FALCON ." w:date="2018-03-22T16:53:00Z">
            <w:tblPrEx>
              <w:tblW w:w="9262" w:type="dxa"/>
              <w:tblLook w:val="01E0" w:firstRow="1" w:lastRow="1" w:firstColumn="1" w:lastColumn="1" w:noHBand="0" w:noVBand="0"/>
            </w:tblPrEx>
          </w:tblPrExChange>
        </w:tblPrEx>
        <w:trPr>
          <w:ins w:id="625" w:author="FALCON ." w:date="2018-03-22T16:50:00Z"/>
          <w:trPrChange w:id="626" w:author="FALCON ." w:date="2018-03-22T16:53:00Z">
            <w:trPr>
              <w:gridAfter w:val="0"/>
            </w:trPr>
          </w:trPrChange>
        </w:trPr>
        <w:tc>
          <w:tcPr>
            <w:tcW w:w="3678" w:type="dxa"/>
            <w:tcPrChange w:id="627" w:author="FALCON ." w:date="2018-03-22T16:53:00Z">
              <w:tcPr>
                <w:tcW w:w="2343" w:type="dxa"/>
                <w:gridSpan w:val="2"/>
              </w:tcPr>
            </w:tcPrChange>
          </w:tcPr>
          <w:p w:rsidR="00E80C65" w:rsidRPr="001213DA" w:rsidRDefault="00E80C65" w:rsidP="00C95B26">
            <w:pPr>
              <w:pStyle w:val="TableHeader"/>
              <w:spacing w:before="0" w:after="0" w:line="360" w:lineRule="auto"/>
              <w:rPr>
                <w:ins w:id="628" w:author="FALCON ." w:date="2018-03-22T16:50:00Z"/>
                <w:rFonts w:ascii="Times New Roman" w:hAnsi="Times New Roman" w:cs="Times New Roman"/>
                <w:b w:val="0"/>
                <w:sz w:val="26"/>
                <w:szCs w:val="26"/>
              </w:rPr>
            </w:pPr>
            <w:ins w:id="629" w:author="FALCON ." w:date="2018-03-22T16:50:00Z">
              <w:r w:rsidRPr="001213DA">
                <w:rPr>
                  <w:rFonts w:ascii="Times New Roman" w:hAnsi="Times New Roman" w:cs="Times New Roman"/>
                  <w:b w:val="0"/>
                  <w:bCs w:val="0"/>
                  <w:sz w:val="26"/>
                  <w:szCs w:val="26"/>
                </w:rPr>
                <w:t>Mô tả:</w:t>
              </w:r>
            </w:ins>
          </w:p>
        </w:tc>
        <w:tc>
          <w:tcPr>
            <w:tcW w:w="5584" w:type="dxa"/>
            <w:tcPrChange w:id="630" w:author="FALCON ." w:date="2018-03-22T16:53:00Z">
              <w:tcPr>
                <w:tcW w:w="6919" w:type="dxa"/>
              </w:tcPr>
            </w:tcPrChange>
          </w:tcPr>
          <w:p w:rsidR="00E80C65" w:rsidRPr="002A3530" w:rsidRDefault="0072578C">
            <w:pPr>
              <w:pStyle w:val="InfoBlue"/>
              <w:spacing w:before="0" w:after="0" w:line="360" w:lineRule="auto"/>
              <w:rPr>
                <w:ins w:id="631" w:author="FALCON ." w:date="2018-03-22T16:50:00Z"/>
                <w:rFonts w:ascii="Times New Roman" w:hAnsi="Times New Roman"/>
                <w:sz w:val="26"/>
                <w:szCs w:val="26"/>
              </w:rPr>
            </w:pPr>
            <w:ins w:id="632" w:author="FALCON ." w:date="2018-03-22T16:52:00Z">
              <w:r>
                <w:rPr>
                  <w:rFonts w:ascii="Times New Roman" w:hAnsi="Times New Roman"/>
                  <w:sz w:val="26"/>
                  <w:szCs w:val="26"/>
                </w:rPr>
                <w:t xml:space="preserve">Admin vào trang “quản lý </w:t>
              </w:r>
            </w:ins>
            <w:ins w:id="633" w:author="FALCON ." w:date="2018-03-25T14:42:00Z">
              <w:r w:rsidR="009566DD">
                <w:rPr>
                  <w:rFonts w:ascii="Times New Roman" w:hAnsi="Times New Roman"/>
                  <w:sz w:val="26"/>
                  <w:szCs w:val="26"/>
                </w:rPr>
                <w:t>báo</w:t>
              </w:r>
            </w:ins>
            <w:ins w:id="634"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635" w:author="FALCON ." w:date="2018-03-22T16:53:00Z">
            <w:tblPrEx>
              <w:tblW w:w="9262" w:type="dxa"/>
              <w:tblLook w:val="01E0" w:firstRow="1" w:lastRow="1" w:firstColumn="1" w:lastColumn="1" w:noHBand="0" w:noVBand="0"/>
            </w:tblPrEx>
          </w:tblPrExChange>
        </w:tblPrEx>
        <w:trPr>
          <w:ins w:id="636" w:author="FALCON ." w:date="2018-03-22T16:50:00Z"/>
          <w:trPrChange w:id="637" w:author="FALCON ." w:date="2018-03-22T16:53:00Z">
            <w:trPr>
              <w:gridAfter w:val="0"/>
            </w:trPr>
          </w:trPrChange>
        </w:trPr>
        <w:tc>
          <w:tcPr>
            <w:tcW w:w="3678" w:type="dxa"/>
            <w:tcPrChange w:id="638" w:author="FALCON ." w:date="2018-03-22T16:53:00Z">
              <w:tcPr>
                <w:tcW w:w="2343" w:type="dxa"/>
                <w:gridSpan w:val="2"/>
              </w:tcPr>
            </w:tcPrChange>
          </w:tcPr>
          <w:p w:rsidR="00E80C65" w:rsidRPr="001213DA" w:rsidRDefault="00E80C65" w:rsidP="00C95B26">
            <w:pPr>
              <w:pStyle w:val="TableHeader"/>
              <w:spacing w:before="0" w:after="0" w:line="360" w:lineRule="auto"/>
              <w:rPr>
                <w:ins w:id="639" w:author="FALCON ." w:date="2018-03-22T16:50:00Z"/>
                <w:rFonts w:ascii="Times New Roman" w:hAnsi="Times New Roman" w:cs="Times New Roman"/>
                <w:b w:val="0"/>
                <w:sz w:val="26"/>
                <w:szCs w:val="26"/>
              </w:rPr>
            </w:pPr>
            <w:ins w:id="640" w:author="FALCON ." w:date="2018-03-22T16:50:00Z">
              <w:r w:rsidRPr="001213DA">
                <w:rPr>
                  <w:rFonts w:ascii="Times New Roman" w:hAnsi="Times New Roman" w:cs="Times New Roman"/>
                  <w:b w:val="0"/>
                  <w:bCs w:val="0"/>
                  <w:sz w:val="26"/>
                  <w:szCs w:val="26"/>
                </w:rPr>
                <w:t>Tác nhân:</w:t>
              </w:r>
            </w:ins>
          </w:p>
        </w:tc>
        <w:tc>
          <w:tcPr>
            <w:tcW w:w="5584" w:type="dxa"/>
            <w:tcPrChange w:id="641" w:author="FALCON ." w:date="2018-03-22T16:53:00Z">
              <w:tcPr>
                <w:tcW w:w="6919" w:type="dxa"/>
              </w:tcPr>
            </w:tcPrChange>
          </w:tcPr>
          <w:p w:rsidR="00E80C65" w:rsidRPr="00732AAF" w:rsidRDefault="004B251F" w:rsidP="00C95B26">
            <w:pPr>
              <w:pStyle w:val="InfoBlue"/>
              <w:spacing w:before="0" w:after="0" w:line="360" w:lineRule="auto"/>
              <w:rPr>
                <w:ins w:id="642" w:author="FALCON ." w:date="2018-03-22T16:50:00Z"/>
                <w:rFonts w:ascii="Times New Roman" w:hAnsi="Times New Roman"/>
                <w:sz w:val="26"/>
                <w:szCs w:val="26"/>
                <w:lang w:val="vi-VN"/>
              </w:rPr>
            </w:pPr>
            <w:ins w:id="643"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644" w:author="FALCON ." w:date="2018-03-22T16:53:00Z">
            <w:tblPrEx>
              <w:tblW w:w="9262" w:type="dxa"/>
              <w:tblLook w:val="01E0" w:firstRow="1" w:lastRow="1" w:firstColumn="1" w:lastColumn="1" w:noHBand="0" w:noVBand="0"/>
            </w:tblPrEx>
          </w:tblPrExChange>
        </w:tblPrEx>
        <w:trPr>
          <w:ins w:id="645" w:author="FALCON ." w:date="2018-03-22T16:50:00Z"/>
          <w:trPrChange w:id="646" w:author="FALCON ." w:date="2018-03-22T16:53:00Z">
            <w:trPr>
              <w:gridAfter w:val="0"/>
            </w:trPr>
          </w:trPrChange>
        </w:trPr>
        <w:tc>
          <w:tcPr>
            <w:tcW w:w="3678" w:type="dxa"/>
            <w:tcPrChange w:id="647" w:author="FALCON ." w:date="2018-03-22T16:53:00Z">
              <w:tcPr>
                <w:tcW w:w="2343" w:type="dxa"/>
                <w:gridSpan w:val="2"/>
              </w:tcPr>
            </w:tcPrChange>
          </w:tcPr>
          <w:p w:rsidR="00E80C65" w:rsidRPr="001213DA" w:rsidRDefault="00E80C65" w:rsidP="00C95B26">
            <w:pPr>
              <w:pStyle w:val="TableHeader"/>
              <w:spacing w:before="0" w:after="0" w:line="360" w:lineRule="auto"/>
              <w:rPr>
                <w:ins w:id="648" w:author="FALCON ." w:date="2018-03-22T16:50:00Z"/>
                <w:rFonts w:ascii="Times New Roman" w:hAnsi="Times New Roman" w:cs="Times New Roman"/>
                <w:b w:val="0"/>
                <w:sz w:val="26"/>
                <w:szCs w:val="26"/>
              </w:rPr>
            </w:pPr>
            <w:ins w:id="649" w:author="FALCON ." w:date="2018-03-22T16:50:00Z">
              <w:r w:rsidRPr="001213DA">
                <w:rPr>
                  <w:rFonts w:ascii="Times New Roman" w:hAnsi="Times New Roman" w:cs="Times New Roman"/>
                  <w:b w:val="0"/>
                  <w:bCs w:val="0"/>
                  <w:sz w:val="26"/>
                  <w:szCs w:val="26"/>
                </w:rPr>
                <w:t>Điều kiện sau:</w:t>
              </w:r>
            </w:ins>
          </w:p>
        </w:tc>
        <w:tc>
          <w:tcPr>
            <w:tcW w:w="5584" w:type="dxa"/>
            <w:tcPrChange w:id="650" w:author="FALCON ." w:date="2018-03-22T16:53:00Z">
              <w:tcPr>
                <w:tcW w:w="6919" w:type="dxa"/>
              </w:tcPr>
            </w:tcPrChange>
          </w:tcPr>
          <w:p w:rsidR="00E80C65" w:rsidRPr="00D866F6" w:rsidRDefault="00B87EFF">
            <w:pPr>
              <w:pStyle w:val="InfoBlue"/>
              <w:spacing w:before="0" w:after="0" w:line="360" w:lineRule="auto"/>
              <w:rPr>
                <w:ins w:id="651" w:author="FALCON ." w:date="2018-03-22T16:50:00Z"/>
                <w:rFonts w:ascii="Times New Roman" w:hAnsi="Times New Roman"/>
                <w:sz w:val="26"/>
                <w:szCs w:val="26"/>
              </w:rPr>
            </w:pPr>
            <w:ins w:id="652"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653" w:author="FALCON ." w:date="2018-03-22T16:53:00Z">
            <w:tblPrEx>
              <w:tblW w:w="9262" w:type="dxa"/>
              <w:tblLook w:val="01E0" w:firstRow="1" w:lastRow="1" w:firstColumn="1" w:lastColumn="1" w:noHBand="0" w:noVBand="0"/>
            </w:tblPrEx>
          </w:tblPrExChange>
        </w:tblPrEx>
        <w:trPr>
          <w:ins w:id="654" w:author="FALCON ." w:date="2018-03-22T16:50:00Z"/>
          <w:trPrChange w:id="655" w:author="FALCON ." w:date="2018-03-22T16:53:00Z">
            <w:trPr>
              <w:gridAfter w:val="0"/>
            </w:trPr>
          </w:trPrChange>
        </w:trPr>
        <w:tc>
          <w:tcPr>
            <w:tcW w:w="3678" w:type="dxa"/>
            <w:tcPrChange w:id="656" w:author="FALCON ." w:date="2018-03-22T16:53:00Z">
              <w:tcPr>
                <w:tcW w:w="2343" w:type="dxa"/>
                <w:gridSpan w:val="2"/>
              </w:tcPr>
            </w:tcPrChange>
          </w:tcPr>
          <w:p w:rsidR="00E80C65" w:rsidRPr="00732AAF" w:rsidRDefault="00E80C65" w:rsidP="00C95B26">
            <w:pPr>
              <w:pStyle w:val="TableHeader"/>
              <w:spacing w:before="0" w:after="0" w:line="360" w:lineRule="auto"/>
              <w:rPr>
                <w:ins w:id="657" w:author="FALCON ." w:date="2018-03-22T16:50:00Z"/>
                <w:rFonts w:ascii="Times New Roman" w:hAnsi="Times New Roman" w:cs="Times New Roman"/>
                <w:b w:val="0"/>
                <w:sz w:val="26"/>
                <w:szCs w:val="26"/>
              </w:rPr>
            </w:pPr>
            <w:ins w:id="658"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659"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660" w:author="FALCON ." w:date="2018-03-22T16:50:00Z"/>
                <w:rFonts w:ascii="Times New Roman" w:hAnsi="Times New Roman"/>
                <w:sz w:val="26"/>
                <w:szCs w:val="26"/>
                <w:lang w:val="vi-VN"/>
              </w:rPr>
            </w:pPr>
            <w:ins w:id="661" w:author="FALCON ." w:date="2018-03-25T14:24:00Z">
              <w:r>
                <w:rPr>
                  <w:rFonts w:ascii="Times New Roman" w:hAnsi="Times New Roman"/>
                  <w:sz w:val="26"/>
                  <w:szCs w:val="26"/>
                </w:rPr>
                <w:t>Hệ thống hiển thị trang quản lý Báo</w:t>
              </w:r>
            </w:ins>
            <w:ins w:id="662"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663" w:author="FALCON ." w:date="2018-03-22T16:50:00Z"/>
                <w:rFonts w:ascii="Times New Roman" w:hAnsi="Times New Roman"/>
                <w:sz w:val="26"/>
                <w:szCs w:val="26"/>
                <w:lang w:val="vi-VN"/>
              </w:rPr>
            </w:pPr>
            <w:ins w:id="664" w:author="FALCON ." w:date="2018-03-25T14:25:00Z">
              <w:r>
                <w:rPr>
                  <w:rFonts w:ascii="Times New Roman" w:hAnsi="Times New Roman"/>
                  <w:sz w:val="26"/>
                  <w:szCs w:val="26"/>
                  <w:lang w:val="en-GB"/>
                </w:rPr>
                <w:t>Admin chọn chức năng (</w:t>
              </w:r>
            </w:ins>
            <w:ins w:id="665" w:author="FALCON ." w:date="2018-03-25T14:58:00Z">
              <w:r w:rsidR="001C6409">
                <w:rPr>
                  <w:rFonts w:ascii="Times New Roman" w:hAnsi="Times New Roman"/>
                  <w:sz w:val="26"/>
                  <w:szCs w:val="26"/>
                  <w:lang w:val="en-GB"/>
                </w:rPr>
                <w:t xml:space="preserve"> Tìm kiếm</w:t>
              </w:r>
            </w:ins>
            <w:ins w:id="666" w:author="FALCON ." w:date="2018-03-25T14:25:00Z">
              <w:r>
                <w:rPr>
                  <w:rFonts w:ascii="Times New Roman" w:hAnsi="Times New Roman"/>
                  <w:sz w:val="26"/>
                  <w:szCs w:val="26"/>
                  <w:lang w:val="en-GB"/>
                </w:rPr>
                <w:t>,</w:t>
              </w:r>
            </w:ins>
            <w:ins w:id="667" w:author="Minh Đức Lê" w:date="2018-04-06T11:55:00Z">
              <w:r w:rsidR="00193DE8">
                <w:rPr>
                  <w:rFonts w:ascii="Times New Roman" w:hAnsi="Times New Roman"/>
                  <w:sz w:val="26"/>
                  <w:szCs w:val="26"/>
                  <w:lang w:val="en-GB"/>
                </w:rPr>
                <w:t xml:space="preserve"> Thêm,</w:t>
              </w:r>
            </w:ins>
            <w:ins w:id="668" w:author="FALCON ." w:date="2018-03-25T14:25:00Z">
              <w:r>
                <w:rPr>
                  <w:rFonts w:ascii="Times New Roman" w:hAnsi="Times New Roman"/>
                  <w:sz w:val="26"/>
                  <w:szCs w:val="26"/>
                  <w:lang w:val="en-GB"/>
                </w:rPr>
                <w:t xml:space="preserve"> Sửa, Xóa )</w:t>
              </w:r>
            </w:ins>
          </w:p>
          <w:p w:rsidR="000472E0" w:rsidRPr="000472E0" w:rsidRDefault="000472E0" w:rsidP="00E80C65">
            <w:pPr>
              <w:pStyle w:val="InfoBlue"/>
              <w:numPr>
                <w:ilvl w:val="0"/>
                <w:numId w:val="38"/>
              </w:numPr>
              <w:spacing w:before="0" w:after="0" w:line="360" w:lineRule="auto"/>
              <w:rPr>
                <w:ins w:id="669" w:author="FALCON ." w:date="2018-03-25T14:26:00Z"/>
                <w:rFonts w:ascii="Times New Roman" w:hAnsi="Times New Roman"/>
                <w:sz w:val="26"/>
                <w:szCs w:val="26"/>
                <w:lang w:val="vi-VN"/>
                <w:rPrChange w:id="670" w:author="FALCON ." w:date="2018-03-25T14:26:00Z">
                  <w:rPr>
                    <w:ins w:id="671" w:author="FALCON ." w:date="2018-03-25T14:26:00Z"/>
                    <w:rFonts w:ascii="Times New Roman" w:hAnsi="Times New Roman"/>
                    <w:sz w:val="26"/>
                    <w:szCs w:val="26"/>
                  </w:rPr>
                </w:rPrChange>
              </w:rPr>
            </w:pPr>
            <w:ins w:id="672"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673" w:author="FALCON ." w:date="2018-03-25T14:33:00Z"/>
                <w:rFonts w:ascii="Times New Roman" w:hAnsi="Times New Roman"/>
                <w:sz w:val="26"/>
                <w:szCs w:val="26"/>
                <w:lang w:val="vi-VN"/>
                <w:rPrChange w:id="674" w:author="FALCON ." w:date="2018-03-25T14:33:00Z">
                  <w:rPr>
                    <w:ins w:id="675" w:author="FALCON ." w:date="2018-03-25T14:33:00Z"/>
                    <w:rFonts w:ascii="Times New Roman" w:hAnsi="Times New Roman"/>
                    <w:sz w:val="26"/>
                    <w:szCs w:val="26"/>
                  </w:rPr>
                </w:rPrChange>
              </w:rPr>
            </w:pPr>
            <w:ins w:id="676" w:author="FALCON ." w:date="2018-03-25T14:32:00Z">
              <w:r>
                <w:rPr>
                  <w:rFonts w:ascii="Times New Roman" w:hAnsi="Times New Roman"/>
                  <w:sz w:val="26"/>
                  <w:szCs w:val="26"/>
                </w:rPr>
                <w:t xml:space="preserve">Hệ thống cập nhật dữ liệu </w:t>
              </w:r>
            </w:ins>
            <w:ins w:id="677"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678" w:author="FALCON ." w:date="2018-03-22T16:50:00Z"/>
                <w:rFonts w:ascii="Times New Roman" w:hAnsi="Times New Roman"/>
                <w:sz w:val="26"/>
                <w:szCs w:val="26"/>
                <w:lang w:val="vi-VN"/>
              </w:rPr>
            </w:pPr>
            <w:ins w:id="679" w:author="FALCON ." w:date="2018-03-25T14:33:00Z">
              <w:r>
                <w:rPr>
                  <w:rFonts w:ascii="Times New Roman" w:hAnsi="Times New Roman"/>
                  <w:sz w:val="26"/>
                  <w:szCs w:val="26"/>
                </w:rPr>
                <w:t>Hệ thống quay lại trang quản lý Báo.</w:t>
              </w:r>
            </w:ins>
          </w:p>
        </w:tc>
      </w:tr>
    </w:tbl>
    <w:p w:rsidR="00E80C65" w:rsidRDefault="00E80C65">
      <w:pPr>
        <w:ind w:firstLine="0"/>
        <w:rPr>
          <w:ins w:id="680" w:author="FALCON ." w:date="2018-03-25T14:38:00Z"/>
        </w:rPr>
        <w:pPrChange w:id="681" w:author="Minh Đức Lê" w:date="2018-03-22T16:12:00Z">
          <w:pPr/>
        </w:pPrChange>
      </w:pPr>
    </w:p>
    <w:p w:rsidR="009566DD" w:rsidRDefault="009566DD">
      <w:pPr>
        <w:ind w:firstLine="0"/>
        <w:rPr>
          <w:ins w:id="682" w:author="FALCON ." w:date="2018-03-22T16:49:00Z"/>
        </w:rPr>
        <w:pPrChange w:id="683" w:author="Minh Đức Lê" w:date="2018-03-22T16:12:00Z">
          <w:pPr/>
        </w:pPrChange>
      </w:pPr>
    </w:p>
    <w:p w:rsidR="00E80C65" w:rsidRDefault="00E80C65">
      <w:pPr>
        <w:ind w:firstLine="0"/>
        <w:rPr>
          <w:ins w:id="684" w:author="FALCON ." w:date="2018-03-22T16:49:00Z"/>
        </w:rPr>
        <w:pPrChange w:id="685" w:author="Minh Đức Lê" w:date="2018-03-22T16:12:00Z">
          <w:pPr/>
        </w:pPrChange>
      </w:pPr>
    </w:p>
    <w:p w:rsidR="00E80C65" w:rsidRDefault="0058111D">
      <w:pPr>
        <w:ind w:firstLine="0"/>
        <w:rPr>
          <w:ins w:id="686" w:author="FALCON ." w:date="2018-03-22T16:49:00Z"/>
        </w:rPr>
        <w:pPrChange w:id="687" w:author="Minh Đức Lê" w:date="2018-03-22T16:12:00Z">
          <w:pPr/>
        </w:pPrChange>
      </w:pPr>
      <w:ins w:id="688" w:author="FALCON ." w:date="2018-03-25T14:36:00Z">
        <w:r>
          <w:pict>
            <v:shape id="_x0000_i1031" type="#_x0000_t75" style="width:415.5pt;height:297.75pt">
              <v:imagedata r:id="rId42" o:title="Quan Ly San Pham"/>
            </v:shape>
          </w:pict>
        </w:r>
      </w:ins>
    </w:p>
    <w:p w:rsidR="00E80C65" w:rsidRDefault="002D06AA">
      <w:pPr>
        <w:ind w:firstLine="0"/>
        <w:rPr>
          <w:ins w:id="689" w:author="FALCON ." w:date="2018-03-22T16:49:00Z"/>
        </w:rPr>
        <w:pPrChange w:id="690" w:author="Minh Đức Lê" w:date="2018-03-22T16:12:00Z">
          <w:pPr/>
        </w:pPrChange>
      </w:pPr>
      <w:ins w:id="691" w:author="Minh Đức Lê" w:date="2018-04-06T00:36:00Z">
        <w:r>
          <w:rPr>
            <w:noProof/>
          </w:rPr>
          <w:drawing>
            <wp:inline distT="0" distB="0" distL="0" distR="0">
              <wp:extent cx="5580380" cy="3226001"/>
              <wp:effectExtent l="0" t="0" r="1270" b="0"/>
              <wp:docPr id="28" name="Picture 28" descr="https://scontent.fsgn2-1.fna.fbcdn.net/v/t1.0-9/30127313_1969641236439215_4616713964842123264_o.jpg?_nc_cat=0&amp;oh=7c2b2de1895ae97c547d66addfd76c3f&amp;oe=5B301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sgn2-1.fna.fbcdn.net/v/t1.0-9/30127313_1969641236439215_4616713964842123264_o.jpg?_nc_cat=0&amp;oh=7c2b2de1895ae97c547d66addfd76c3f&amp;oe=5B30129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226001"/>
                      </a:xfrm>
                      <a:prstGeom prst="rect">
                        <a:avLst/>
                      </a:prstGeom>
                      <a:noFill/>
                      <a:ln>
                        <a:noFill/>
                      </a:ln>
                    </pic:spPr>
                  </pic:pic>
                </a:graphicData>
              </a:graphic>
            </wp:inline>
          </w:drawing>
        </w:r>
      </w:ins>
    </w:p>
    <w:p w:rsidR="00E80C65" w:rsidRDefault="0058111D">
      <w:pPr>
        <w:ind w:firstLine="0"/>
        <w:rPr>
          <w:ins w:id="692" w:author="FALCON ." w:date="2018-03-25T15:01:00Z"/>
        </w:rPr>
        <w:pPrChange w:id="693" w:author="Minh Đức Lê" w:date="2018-03-22T16:12:00Z">
          <w:pPr/>
        </w:pPrChange>
      </w:pPr>
      <w:ins w:id="694" w:author="FALCON ." w:date="2018-03-25T15:01:00Z">
        <w:del w:id="695" w:author="Minh Đức Lê" w:date="2018-03-25T23:06:00Z">
          <w:r>
            <w:lastRenderedPageBreak/>
            <w:pict>
              <v:shape id="_x0000_i1032" type="#_x0000_t75" style="width:798pt;height:482.25pt">
                <v:imagedata r:id="rId44" o:title="TimKiemThongTinSanPham"/>
              </v:shape>
            </w:pict>
          </w:r>
        </w:del>
      </w:ins>
      <w:ins w:id="696"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697" w:author="FALCON ." w:date="2018-03-25T15:01:00Z"/>
        </w:rPr>
        <w:pPrChange w:id="698" w:author="Minh Đức Lê" w:date="2018-03-22T16:12:00Z">
          <w:pPr/>
        </w:pPrChange>
      </w:pPr>
    </w:p>
    <w:p w:rsidR="009B64D2" w:rsidRDefault="006228A7">
      <w:pPr>
        <w:ind w:firstLine="0"/>
        <w:rPr>
          <w:ins w:id="699" w:author="FALCON ." w:date="2018-03-25T15:01:00Z"/>
        </w:rPr>
        <w:pPrChange w:id="700" w:author="Minh Đức Lê" w:date="2018-03-22T16:12:00Z">
          <w:pPr/>
        </w:pPrChange>
      </w:pPr>
      <w:ins w:id="701"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702" w:author="FALCON ." w:date="2018-03-25T15:01:00Z">
        <w:del w:id="703" w:author="Minh Đức Lê" w:date="2018-03-25T23:06:00Z">
          <w:r w:rsidR="0058111D">
            <w:lastRenderedPageBreak/>
            <w:pict>
              <v:shape id="_x0000_i1033" type="#_x0000_t75" style="width:816.75pt;height:738pt">
                <v:imagedata r:id="rId47" o:title="Xoa San Pham"/>
              </v:shape>
            </w:pict>
          </w:r>
          <w:r w:rsidR="0058111D">
            <w:pict>
              <v:shape id="_x0000_i1034" type="#_x0000_t75" style="width:798pt;height:825pt">
                <v:imagedata r:id="rId48" o:title="ChinhSuaThongTinSanPham"/>
              </v:shape>
            </w:pict>
          </w:r>
        </w:del>
      </w:ins>
      <w:ins w:id="704"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705" w:author="FALCON ." w:date="2018-03-25T15:01:00Z"/>
        </w:rPr>
        <w:pPrChange w:id="706" w:author="Minh Đức Lê" w:date="2018-03-22T16:12:00Z">
          <w:pPr/>
        </w:pPrChange>
      </w:pPr>
    </w:p>
    <w:p w:rsidR="009B64D2" w:rsidRDefault="009B64D2">
      <w:pPr>
        <w:ind w:firstLine="0"/>
        <w:rPr>
          <w:ins w:id="707" w:author="FALCON ." w:date="2018-03-25T14:38:00Z"/>
        </w:rPr>
        <w:pPrChange w:id="708" w:author="Minh Đức Lê" w:date="2018-03-22T16:12:00Z">
          <w:pPr/>
        </w:pPrChange>
      </w:pPr>
    </w:p>
    <w:p w:rsidR="009566DD" w:rsidRDefault="009566DD">
      <w:pPr>
        <w:ind w:firstLine="0"/>
        <w:rPr>
          <w:ins w:id="709" w:author="FALCON ." w:date="2018-03-22T16:49:00Z"/>
        </w:rPr>
        <w:pPrChange w:id="710" w:author="Minh Đức Lê" w:date="2018-03-22T16:12:00Z">
          <w:pPr/>
        </w:pPrChange>
      </w:pPr>
    </w:p>
    <w:p w:rsidR="009566DD" w:rsidRDefault="009566DD" w:rsidP="009566DD">
      <w:pPr>
        <w:ind w:firstLine="0"/>
        <w:rPr>
          <w:ins w:id="711" w:author="FALCON ." w:date="2018-03-25T14:38:00Z"/>
        </w:rPr>
      </w:pPr>
    </w:p>
    <w:p w:rsidR="009566DD" w:rsidRPr="002A3530" w:rsidRDefault="009566DD" w:rsidP="009566DD">
      <w:pPr>
        <w:pStyle w:val="Heading3"/>
        <w:rPr>
          <w:ins w:id="712" w:author="FALCON ." w:date="2018-03-25T14:38:00Z"/>
        </w:rPr>
      </w:pPr>
      <w:ins w:id="713" w:author="FALCON ." w:date="2018-03-25T14:38:00Z">
        <w:r>
          <w:t xml:space="preserve">Quản Lý </w:t>
        </w:r>
      </w:ins>
      <w:ins w:id="714" w:author="FALCON ." w:date="2018-03-25T14:41:00Z">
        <w:r>
          <w:t>Khách hàng</w:t>
        </w:r>
      </w:ins>
    </w:p>
    <w:p w:rsidR="009566DD" w:rsidRDefault="009566DD" w:rsidP="009566DD">
      <w:pPr>
        <w:rPr>
          <w:ins w:id="715"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716" w:author="FALCON ." w:date="2018-03-25T14:44:00Z"/>
        </w:trPr>
        <w:tc>
          <w:tcPr>
            <w:tcW w:w="9262" w:type="dxa"/>
            <w:gridSpan w:val="2"/>
          </w:tcPr>
          <w:p w:rsidR="00C450C6" w:rsidRPr="00382660" w:rsidRDefault="00C450C6">
            <w:pPr>
              <w:spacing w:line="360" w:lineRule="auto"/>
              <w:rPr>
                <w:ins w:id="717" w:author="FALCON ." w:date="2018-03-25T14:44:00Z"/>
                <w:b/>
                <w:szCs w:val="26"/>
              </w:rPr>
            </w:pPr>
            <w:ins w:id="718" w:author="FALCON ." w:date="2018-03-25T14:44:00Z">
              <w:r w:rsidRPr="00732AAF">
                <w:rPr>
                  <w:b/>
                  <w:bCs/>
                  <w:szCs w:val="26"/>
                </w:rPr>
                <w:t xml:space="preserve">Use case: </w:t>
              </w:r>
              <w:r>
                <w:rPr>
                  <w:b/>
                  <w:bCs/>
                  <w:szCs w:val="26"/>
                </w:rPr>
                <w:t>Quản Lý Khách hàng</w:t>
              </w:r>
            </w:ins>
          </w:p>
        </w:tc>
      </w:tr>
      <w:tr w:rsidR="00C450C6" w:rsidRPr="00732AAF" w:rsidTr="001C6409">
        <w:trPr>
          <w:ins w:id="719" w:author="FALCON ." w:date="2018-03-25T14:44:00Z"/>
        </w:trPr>
        <w:tc>
          <w:tcPr>
            <w:tcW w:w="3678" w:type="dxa"/>
          </w:tcPr>
          <w:p w:rsidR="00C450C6" w:rsidRPr="001213DA" w:rsidRDefault="00C450C6" w:rsidP="00C95B26">
            <w:pPr>
              <w:pStyle w:val="TableHeader"/>
              <w:spacing w:before="0" w:after="0" w:line="360" w:lineRule="auto"/>
              <w:rPr>
                <w:ins w:id="720" w:author="FALCON ." w:date="2018-03-25T14:44:00Z"/>
                <w:rFonts w:ascii="Times New Roman" w:hAnsi="Times New Roman" w:cs="Times New Roman"/>
                <w:b w:val="0"/>
                <w:sz w:val="26"/>
                <w:szCs w:val="26"/>
              </w:rPr>
            </w:pPr>
            <w:ins w:id="721"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722" w:author="FALCON ." w:date="2018-03-25T14:44:00Z"/>
                <w:rFonts w:ascii="Times New Roman" w:hAnsi="Times New Roman"/>
                <w:sz w:val="26"/>
                <w:szCs w:val="26"/>
              </w:rPr>
            </w:pPr>
            <w:ins w:id="723" w:author="FALCON ." w:date="2018-03-25T14:44:00Z">
              <w:r>
                <w:rPr>
                  <w:b/>
                  <w:bCs/>
                  <w:szCs w:val="26"/>
                </w:rPr>
                <w:t>Admin thực hiện chức năng Quản Lý Khách hàng</w:t>
              </w:r>
            </w:ins>
          </w:p>
        </w:tc>
      </w:tr>
      <w:tr w:rsidR="00C450C6" w:rsidRPr="00732AAF" w:rsidTr="001C6409">
        <w:trPr>
          <w:ins w:id="724" w:author="FALCON ." w:date="2018-03-25T14:44:00Z"/>
        </w:trPr>
        <w:tc>
          <w:tcPr>
            <w:tcW w:w="3678" w:type="dxa"/>
          </w:tcPr>
          <w:p w:rsidR="00C450C6" w:rsidRPr="001213DA" w:rsidRDefault="00C450C6" w:rsidP="00C95B26">
            <w:pPr>
              <w:pStyle w:val="TableHeader"/>
              <w:spacing w:before="0" w:after="0" w:line="360" w:lineRule="auto"/>
              <w:rPr>
                <w:ins w:id="725" w:author="FALCON ." w:date="2018-03-25T14:44:00Z"/>
                <w:rFonts w:ascii="Times New Roman" w:hAnsi="Times New Roman" w:cs="Times New Roman"/>
                <w:b w:val="0"/>
                <w:sz w:val="26"/>
                <w:szCs w:val="26"/>
              </w:rPr>
            </w:pPr>
            <w:ins w:id="726"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C95B26">
            <w:pPr>
              <w:pStyle w:val="InfoBlue"/>
              <w:spacing w:before="0" w:after="0" w:line="360" w:lineRule="auto"/>
              <w:rPr>
                <w:ins w:id="727" w:author="FALCON ." w:date="2018-03-25T14:44:00Z"/>
                <w:rFonts w:ascii="Times New Roman" w:hAnsi="Times New Roman"/>
                <w:sz w:val="26"/>
                <w:szCs w:val="26"/>
              </w:rPr>
            </w:pPr>
            <w:ins w:id="728"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729" w:author="FALCON ." w:date="2018-03-25T14:44:00Z"/>
        </w:trPr>
        <w:tc>
          <w:tcPr>
            <w:tcW w:w="3678" w:type="dxa"/>
          </w:tcPr>
          <w:p w:rsidR="00C450C6" w:rsidRPr="001213DA" w:rsidRDefault="00C450C6" w:rsidP="00C95B26">
            <w:pPr>
              <w:pStyle w:val="TableHeader"/>
              <w:spacing w:before="0" w:after="0" w:line="360" w:lineRule="auto"/>
              <w:rPr>
                <w:ins w:id="730" w:author="FALCON ." w:date="2018-03-25T14:44:00Z"/>
                <w:rFonts w:ascii="Times New Roman" w:hAnsi="Times New Roman" w:cs="Times New Roman"/>
                <w:b w:val="0"/>
                <w:sz w:val="26"/>
                <w:szCs w:val="26"/>
              </w:rPr>
            </w:pPr>
            <w:ins w:id="731"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732" w:author="FALCON ." w:date="2018-03-25T14:44:00Z"/>
                <w:rFonts w:ascii="Times New Roman" w:hAnsi="Times New Roman"/>
                <w:sz w:val="26"/>
                <w:szCs w:val="26"/>
                <w:lang w:val="vi-VN"/>
              </w:rPr>
            </w:pPr>
            <w:ins w:id="733" w:author="FALCON ." w:date="2018-03-25T14:44:00Z">
              <w:r>
                <w:rPr>
                  <w:rFonts w:ascii="Times New Roman" w:hAnsi="Times New Roman"/>
                  <w:sz w:val="26"/>
                  <w:szCs w:val="26"/>
                </w:rPr>
                <w:t>Admin</w:t>
              </w:r>
            </w:ins>
          </w:p>
        </w:tc>
      </w:tr>
      <w:tr w:rsidR="00C450C6" w:rsidRPr="00D866F6" w:rsidTr="001C6409">
        <w:trPr>
          <w:ins w:id="734" w:author="FALCON ." w:date="2018-03-25T14:44:00Z"/>
        </w:trPr>
        <w:tc>
          <w:tcPr>
            <w:tcW w:w="3678" w:type="dxa"/>
          </w:tcPr>
          <w:p w:rsidR="00C450C6" w:rsidRPr="001213DA" w:rsidRDefault="00C450C6" w:rsidP="00C95B26">
            <w:pPr>
              <w:pStyle w:val="TableHeader"/>
              <w:spacing w:before="0" w:after="0" w:line="360" w:lineRule="auto"/>
              <w:rPr>
                <w:ins w:id="735" w:author="FALCON ." w:date="2018-03-25T14:44:00Z"/>
                <w:rFonts w:ascii="Times New Roman" w:hAnsi="Times New Roman" w:cs="Times New Roman"/>
                <w:b w:val="0"/>
                <w:sz w:val="26"/>
                <w:szCs w:val="26"/>
              </w:rPr>
            </w:pPr>
            <w:ins w:id="736"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737" w:author="FALCON ." w:date="2018-03-25T14:44:00Z"/>
                <w:rFonts w:ascii="Times New Roman" w:hAnsi="Times New Roman"/>
                <w:sz w:val="26"/>
                <w:szCs w:val="26"/>
              </w:rPr>
            </w:pPr>
            <w:ins w:id="738" w:author="FALCON ." w:date="2018-03-25T14:44:00Z">
              <w:r>
                <w:rPr>
                  <w:rFonts w:ascii="Times New Roman" w:hAnsi="Times New Roman"/>
                  <w:sz w:val="26"/>
                  <w:szCs w:val="26"/>
                </w:rPr>
                <w:t xml:space="preserve"> Cập nhật lại thông tin vào CSDL</w:t>
              </w:r>
            </w:ins>
          </w:p>
        </w:tc>
      </w:tr>
      <w:tr w:rsidR="00C450C6" w:rsidRPr="001213DA" w:rsidTr="001C6409">
        <w:trPr>
          <w:ins w:id="739" w:author="FALCON ." w:date="2018-03-25T14:44:00Z"/>
        </w:trPr>
        <w:tc>
          <w:tcPr>
            <w:tcW w:w="3678" w:type="dxa"/>
          </w:tcPr>
          <w:p w:rsidR="00C450C6" w:rsidRPr="00732AAF" w:rsidRDefault="00C450C6" w:rsidP="00C95B26">
            <w:pPr>
              <w:pStyle w:val="TableHeader"/>
              <w:spacing w:before="0" w:after="0" w:line="360" w:lineRule="auto"/>
              <w:rPr>
                <w:ins w:id="740" w:author="FALCON ." w:date="2018-03-25T14:44:00Z"/>
                <w:rFonts w:ascii="Times New Roman" w:hAnsi="Times New Roman" w:cs="Times New Roman"/>
                <w:b w:val="0"/>
                <w:sz w:val="26"/>
                <w:szCs w:val="26"/>
              </w:rPr>
            </w:pPr>
            <w:ins w:id="741"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742" w:author="FALCON ." w:date="2018-03-25T14:44:00Z"/>
                <w:rFonts w:ascii="Times New Roman" w:hAnsi="Times New Roman"/>
                <w:sz w:val="26"/>
                <w:szCs w:val="26"/>
                <w:lang w:val="vi-VN"/>
              </w:rPr>
            </w:pPr>
            <w:ins w:id="743"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744" w:author="FALCON ." w:date="2018-03-25T14:44:00Z"/>
                <w:rFonts w:ascii="Times New Roman" w:hAnsi="Times New Roman"/>
                <w:sz w:val="26"/>
                <w:szCs w:val="26"/>
                <w:lang w:val="vi-VN"/>
              </w:rPr>
            </w:pPr>
            <w:ins w:id="745" w:author="FALCON ." w:date="2018-03-25T14:44:00Z">
              <w:r>
                <w:rPr>
                  <w:rFonts w:ascii="Times New Roman" w:hAnsi="Times New Roman"/>
                  <w:sz w:val="26"/>
                  <w:szCs w:val="26"/>
                  <w:lang w:val="en-GB"/>
                </w:rPr>
                <w:t>Admin chọn chức năng (</w:t>
              </w:r>
            </w:ins>
            <w:ins w:id="746" w:author="FALCON ." w:date="2018-03-25T14:59:00Z">
              <w:r w:rsidR="001C6409">
                <w:rPr>
                  <w:rFonts w:ascii="Times New Roman" w:hAnsi="Times New Roman"/>
                  <w:sz w:val="26"/>
                  <w:szCs w:val="26"/>
                  <w:lang w:val="en-GB"/>
                </w:rPr>
                <w:t xml:space="preserve"> Tìm kiếm</w:t>
              </w:r>
            </w:ins>
            <w:ins w:id="747"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748" w:author="FALCON ." w:date="2018-03-25T14:44:00Z"/>
                <w:rFonts w:ascii="Times New Roman" w:hAnsi="Times New Roman"/>
                <w:sz w:val="26"/>
                <w:szCs w:val="26"/>
                <w:lang w:val="vi-VN"/>
              </w:rPr>
            </w:pPr>
            <w:ins w:id="749"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750" w:author="FALCON ." w:date="2018-03-25T14:44:00Z"/>
                <w:rFonts w:ascii="Times New Roman" w:hAnsi="Times New Roman"/>
                <w:sz w:val="26"/>
                <w:szCs w:val="26"/>
                <w:lang w:val="vi-VN"/>
              </w:rPr>
            </w:pPr>
            <w:ins w:id="751"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752" w:author="FALCON ." w:date="2018-03-25T14:44:00Z"/>
                <w:rFonts w:ascii="Times New Roman" w:hAnsi="Times New Roman"/>
                <w:sz w:val="26"/>
                <w:szCs w:val="26"/>
                <w:lang w:val="vi-VN"/>
              </w:rPr>
            </w:pPr>
            <w:ins w:id="753"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754" w:author="FALCON ." w:date="2018-03-25T14:38:00Z"/>
        </w:rPr>
      </w:pPr>
    </w:p>
    <w:p w:rsidR="00E80C65" w:rsidRDefault="00E80C65">
      <w:pPr>
        <w:ind w:firstLine="0"/>
        <w:rPr>
          <w:ins w:id="755" w:author="FALCON ." w:date="2018-03-22T16:49:00Z"/>
        </w:rPr>
        <w:pPrChange w:id="756" w:author="Minh Đức Lê" w:date="2018-03-22T16:12:00Z">
          <w:pPr/>
        </w:pPrChange>
      </w:pPr>
    </w:p>
    <w:p w:rsidR="00E80C65" w:rsidRDefault="00E80C65">
      <w:pPr>
        <w:ind w:firstLine="0"/>
        <w:rPr>
          <w:ins w:id="757" w:author="FALCON ." w:date="2018-03-22T16:49:00Z"/>
        </w:rPr>
        <w:pPrChange w:id="758" w:author="Minh Đức Lê" w:date="2018-03-22T16:12:00Z">
          <w:pPr/>
        </w:pPrChange>
      </w:pPr>
    </w:p>
    <w:p w:rsidR="00E80C65" w:rsidRDefault="00E80C65">
      <w:pPr>
        <w:ind w:firstLine="0"/>
        <w:rPr>
          <w:ins w:id="759" w:author="FALCON ." w:date="2018-03-22T16:49:00Z"/>
        </w:rPr>
        <w:pPrChange w:id="760" w:author="Minh Đức Lê" w:date="2018-03-22T16:12:00Z">
          <w:pPr/>
        </w:pPrChange>
      </w:pPr>
    </w:p>
    <w:p w:rsidR="00E80C65" w:rsidRDefault="0058111D">
      <w:pPr>
        <w:ind w:firstLine="0"/>
        <w:rPr>
          <w:ins w:id="761" w:author="FALCON ." w:date="2018-03-22T16:49:00Z"/>
        </w:rPr>
        <w:pPrChange w:id="762" w:author="Minh Đức Lê" w:date="2018-03-22T16:12:00Z">
          <w:pPr/>
        </w:pPrChange>
      </w:pPr>
      <w:ins w:id="763" w:author="FALCON ." w:date="2018-03-25T14:45:00Z">
        <w:r>
          <w:lastRenderedPageBreak/>
          <w:pict>
            <v:shape id="_x0000_i1035" type="#_x0000_t75" style="width:571.5pt;height:430.5pt">
              <v:imagedata r:id="rId50" o:title="Quan Ly Khach Hang"/>
            </v:shape>
          </w:pict>
        </w:r>
      </w:ins>
    </w:p>
    <w:p w:rsidR="00E80C65" w:rsidRDefault="00E80C65">
      <w:pPr>
        <w:ind w:firstLine="0"/>
        <w:rPr>
          <w:ins w:id="764" w:author="FALCON ." w:date="2018-03-25T15:00:00Z"/>
        </w:rPr>
        <w:pPrChange w:id="765" w:author="Minh Đức Lê" w:date="2018-03-22T16:12:00Z">
          <w:pPr/>
        </w:pPrChange>
      </w:pPr>
    </w:p>
    <w:p w:rsidR="009B64D2" w:rsidRDefault="0058111D">
      <w:pPr>
        <w:ind w:firstLine="0"/>
        <w:rPr>
          <w:ins w:id="766" w:author="FALCON ." w:date="2018-03-25T15:00:00Z"/>
        </w:rPr>
        <w:pPrChange w:id="767" w:author="Minh Đức Lê" w:date="2018-03-22T16:12:00Z">
          <w:pPr/>
        </w:pPrChange>
      </w:pPr>
      <w:ins w:id="768" w:author="FALCON ." w:date="2018-03-25T15:00:00Z">
        <w:del w:id="769" w:author="Minh Đức Lê" w:date="2018-03-25T23:06:00Z">
          <w:r>
            <w:lastRenderedPageBreak/>
            <w:pict>
              <v:shape id="_x0000_i1036" type="#_x0000_t75" style="width:804pt;height:482.25pt">
                <v:imagedata r:id="rId51" o:title="TimKiemThongTinKhachHang"/>
              </v:shape>
            </w:pict>
          </w:r>
        </w:del>
      </w:ins>
      <w:ins w:id="770" w:author="Minh Đức Lê" w:date="2018-03-25T23:06:00Z">
        <w:r w:rsidR="006228A7">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771" w:author="FALCON ." w:date="2018-03-25T15:00:00Z"/>
        </w:rPr>
        <w:pPrChange w:id="772" w:author="Minh Đức Lê" w:date="2018-03-22T16:12:00Z">
          <w:pPr/>
        </w:pPrChange>
      </w:pPr>
    </w:p>
    <w:p w:rsidR="009B64D2" w:rsidRDefault="0058111D">
      <w:pPr>
        <w:ind w:firstLine="0"/>
        <w:rPr>
          <w:ins w:id="773" w:author="FALCON ." w:date="2018-03-22T16:49:00Z"/>
        </w:rPr>
        <w:pPrChange w:id="774" w:author="Minh Đức Lê" w:date="2018-03-22T16:12:00Z">
          <w:pPr/>
        </w:pPrChange>
      </w:pPr>
      <w:ins w:id="775" w:author="FALCON ." w:date="2018-03-25T15:01:00Z">
        <w:del w:id="776" w:author="Minh Đức Lê" w:date="2018-03-25T23:06:00Z">
          <w:r>
            <w:lastRenderedPageBreak/>
            <w:pict>
              <v:shape id="_x0000_i1037" type="#_x0000_t75" style="width:766.5pt;height:825pt">
                <v:imagedata r:id="rId53" o:title="ChinhSuaThongTinKhachHang"/>
              </v:shape>
            </w:pict>
          </w:r>
        </w:del>
      </w:ins>
      <w:ins w:id="777" w:author="Minh Đức Lê" w:date="2018-03-25T23:06:00Z">
        <w:r w:rsidR="006228A7">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778" w:author="FALCON ." w:date="2018-03-25T15:01:00Z"/>
        </w:rPr>
        <w:pPrChange w:id="779" w:author="Minh Đức Lê" w:date="2018-03-22T16:12:00Z">
          <w:pPr/>
        </w:pPrChange>
      </w:pPr>
    </w:p>
    <w:p w:rsidR="009B64D2" w:rsidRDefault="009B64D2">
      <w:pPr>
        <w:ind w:firstLine="0"/>
        <w:rPr>
          <w:ins w:id="780" w:author="FALCON ." w:date="2018-03-25T15:01:00Z"/>
        </w:rPr>
        <w:pPrChange w:id="781" w:author="Minh Đức Lê" w:date="2018-03-22T16:12:00Z">
          <w:pPr/>
        </w:pPrChange>
      </w:pPr>
    </w:p>
    <w:p w:rsidR="009B64D2" w:rsidRDefault="009B64D2">
      <w:pPr>
        <w:ind w:firstLine="0"/>
        <w:rPr>
          <w:ins w:id="782" w:author="FALCON ." w:date="2018-03-25T15:01:00Z"/>
        </w:rPr>
        <w:pPrChange w:id="783" w:author="Minh Đức Lê" w:date="2018-03-22T16:12:00Z">
          <w:pPr/>
        </w:pPrChange>
      </w:pPr>
    </w:p>
    <w:p w:rsidR="009B64D2" w:rsidRDefault="009B64D2">
      <w:pPr>
        <w:ind w:firstLine="0"/>
        <w:rPr>
          <w:ins w:id="784" w:author="FALCON ." w:date="2018-03-25T15:01:00Z"/>
        </w:rPr>
        <w:pPrChange w:id="785" w:author="Minh Đức Lê" w:date="2018-03-22T16:12:00Z">
          <w:pPr/>
        </w:pPrChange>
      </w:pPr>
    </w:p>
    <w:p w:rsidR="009B64D2" w:rsidRDefault="0058111D">
      <w:pPr>
        <w:ind w:firstLine="0"/>
        <w:rPr>
          <w:ins w:id="786" w:author="FALCON ." w:date="2018-03-22T16:49:00Z"/>
        </w:rPr>
        <w:pPrChange w:id="787" w:author="Minh Đức Lê" w:date="2018-03-22T16:12:00Z">
          <w:pPr/>
        </w:pPrChange>
      </w:pPr>
      <w:ins w:id="788" w:author="FALCON ." w:date="2018-03-25T15:01:00Z">
        <w:del w:id="789" w:author="Minh Đức Lê" w:date="2018-03-25T23:07:00Z">
          <w:r>
            <w:lastRenderedPageBreak/>
            <w:pict>
              <v:shape id="_x0000_i1038" type="#_x0000_t75" style="width:823.5pt;height:738pt">
                <v:imagedata r:id="rId55" o:title="Xoa Khach Hang"/>
              </v:shape>
            </w:pict>
          </w:r>
        </w:del>
      </w:ins>
      <w:ins w:id="790" w:author="Minh Đức Lê" w:date="2018-03-25T23:07:00Z">
        <w:r w:rsidR="006228A7">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791" w:author="FALCON ." w:date="2018-03-25T14:45:00Z"/>
        </w:rPr>
      </w:pPr>
    </w:p>
    <w:p w:rsidR="00C450C6" w:rsidRPr="002A3530" w:rsidRDefault="00C450C6" w:rsidP="00C450C6">
      <w:pPr>
        <w:pStyle w:val="Heading3"/>
        <w:rPr>
          <w:ins w:id="792" w:author="FALCON ." w:date="2018-03-25T14:45:00Z"/>
        </w:rPr>
      </w:pPr>
      <w:ins w:id="793" w:author="FALCON ." w:date="2018-03-25T14:45:00Z">
        <w:r>
          <w:t>Quản Lý Đơn Hàng</w:t>
        </w:r>
      </w:ins>
    </w:p>
    <w:p w:rsidR="00E80C65" w:rsidRDefault="00E80C65">
      <w:pPr>
        <w:ind w:firstLine="0"/>
        <w:rPr>
          <w:ins w:id="794" w:author="FALCON ." w:date="2018-03-25T14:46:00Z"/>
        </w:rPr>
        <w:pPrChange w:id="795" w:author="Minh Đức Lê" w:date="2018-03-22T16:12:00Z">
          <w:pPr/>
        </w:pPrChange>
      </w:pPr>
    </w:p>
    <w:p w:rsidR="00C450C6" w:rsidRDefault="00C450C6">
      <w:pPr>
        <w:ind w:firstLine="0"/>
        <w:rPr>
          <w:ins w:id="796" w:author="FALCON ." w:date="2018-03-25T14:46:00Z"/>
        </w:rPr>
        <w:pPrChange w:id="797"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798" w:author="FALCON ." w:date="2018-03-25T14:46:00Z"/>
        </w:trPr>
        <w:tc>
          <w:tcPr>
            <w:tcW w:w="9262" w:type="dxa"/>
            <w:gridSpan w:val="2"/>
          </w:tcPr>
          <w:p w:rsidR="00C450C6" w:rsidRPr="00382660" w:rsidRDefault="00C450C6">
            <w:pPr>
              <w:spacing w:line="360" w:lineRule="auto"/>
              <w:rPr>
                <w:ins w:id="799" w:author="FALCON ." w:date="2018-03-25T14:46:00Z"/>
                <w:b/>
                <w:szCs w:val="26"/>
              </w:rPr>
            </w:pPr>
            <w:ins w:id="800" w:author="FALCON ." w:date="2018-03-25T14:46:00Z">
              <w:r w:rsidRPr="00732AAF">
                <w:rPr>
                  <w:b/>
                  <w:bCs/>
                  <w:szCs w:val="26"/>
                </w:rPr>
                <w:t xml:space="preserve">Use case: </w:t>
              </w:r>
              <w:r>
                <w:rPr>
                  <w:b/>
                  <w:bCs/>
                  <w:szCs w:val="26"/>
                </w:rPr>
                <w:t>Quản Lý Đơn Hàng</w:t>
              </w:r>
            </w:ins>
          </w:p>
        </w:tc>
      </w:tr>
      <w:tr w:rsidR="00C450C6" w:rsidRPr="00732AAF" w:rsidTr="005D6251">
        <w:trPr>
          <w:ins w:id="801" w:author="FALCON ." w:date="2018-03-25T14:46:00Z"/>
        </w:trPr>
        <w:tc>
          <w:tcPr>
            <w:tcW w:w="3678" w:type="dxa"/>
          </w:tcPr>
          <w:p w:rsidR="00C450C6" w:rsidRPr="001213DA" w:rsidRDefault="00C450C6" w:rsidP="00C95B26">
            <w:pPr>
              <w:pStyle w:val="TableHeader"/>
              <w:spacing w:before="0" w:after="0" w:line="360" w:lineRule="auto"/>
              <w:rPr>
                <w:ins w:id="802" w:author="FALCON ." w:date="2018-03-25T14:46:00Z"/>
                <w:rFonts w:ascii="Times New Roman" w:hAnsi="Times New Roman" w:cs="Times New Roman"/>
                <w:b w:val="0"/>
                <w:sz w:val="26"/>
                <w:szCs w:val="26"/>
              </w:rPr>
            </w:pPr>
            <w:ins w:id="803"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804" w:author="FALCON ." w:date="2018-03-25T14:46:00Z"/>
                <w:rFonts w:ascii="Times New Roman" w:hAnsi="Times New Roman"/>
                <w:sz w:val="26"/>
                <w:szCs w:val="26"/>
              </w:rPr>
            </w:pPr>
            <w:ins w:id="805" w:author="FALCON ." w:date="2018-03-25T14:46:00Z">
              <w:r>
                <w:rPr>
                  <w:b/>
                  <w:bCs/>
                  <w:szCs w:val="26"/>
                </w:rPr>
                <w:t>Admin thực hiện chức năng Quản Lý Đơn hàng</w:t>
              </w:r>
            </w:ins>
          </w:p>
        </w:tc>
      </w:tr>
      <w:tr w:rsidR="00C450C6" w:rsidRPr="00732AAF" w:rsidTr="005D6251">
        <w:trPr>
          <w:ins w:id="806" w:author="FALCON ." w:date="2018-03-25T14:46:00Z"/>
        </w:trPr>
        <w:tc>
          <w:tcPr>
            <w:tcW w:w="3678" w:type="dxa"/>
          </w:tcPr>
          <w:p w:rsidR="00C450C6" w:rsidRPr="001213DA" w:rsidRDefault="00C450C6" w:rsidP="00C95B26">
            <w:pPr>
              <w:pStyle w:val="TableHeader"/>
              <w:spacing w:before="0" w:after="0" w:line="360" w:lineRule="auto"/>
              <w:rPr>
                <w:ins w:id="807" w:author="FALCON ." w:date="2018-03-25T14:46:00Z"/>
                <w:rFonts w:ascii="Times New Roman" w:hAnsi="Times New Roman" w:cs="Times New Roman"/>
                <w:b w:val="0"/>
                <w:sz w:val="26"/>
                <w:szCs w:val="26"/>
              </w:rPr>
            </w:pPr>
            <w:ins w:id="808"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809" w:author="FALCON ." w:date="2018-03-25T14:46:00Z"/>
                <w:rFonts w:ascii="Times New Roman" w:hAnsi="Times New Roman"/>
                <w:sz w:val="26"/>
                <w:szCs w:val="26"/>
              </w:rPr>
            </w:pPr>
            <w:ins w:id="810"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w:t>
              </w:r>
              <w:del w:id="811" w:author="Minh Đức Lê" w:date="2018-04-06T11:57:00Z">
                <w:r w:rsidDel="00A14F28">
                  <w:rPr>
                    <w:rFonts w:ascii="Times New Roman" w:hAnsi="Times New Roman"/>
                    <w:sz w:val="26"/>
                    <w:szCs w:val="26"/>
                  </w:rPr>
                  <w:delText xml:space="preserve"> t</w:delText>
                </w:r>
              </w:del>
              <w:del w:id="812" w:author="Minh Đức Lê" w:date="2018-04-06T11:56:00Z">
                <w:r w:rsidDel="00A14F28">
                  <w:rPr>
                    <w:rFonts w:ascii="Times New Roman" w:hAnsi="Times New Roman"/>
                    <w:sz w:val="26"/>
                    <w:szCs w:val="26"/>
                  </w:rPr>
                  <w:delText>hêm,</w:delText>
                </w:r>
              </w:del>
              <w:r>
                <w:rPr>
                  <w:rFonts w:ascii="Times New Roman" w:hAnsi="Times New Roman"/>
                  <w:sz w:val="26"/>
                  <w:szCs w:val="26"/>
                </w:rPr>
                <w:t xml:space="preserve"> </w:t>
              </w:r>
              <w:del w:id="813" w:author="Minh Đức Lê" w:date="2018-04-06T11:57:00Z">
                <w:r w:rsidDel="00A14F28">
                  <w:rPr>
                    <w:rFonts w:ascii="Times New Roman" w:hAnsi="Times New Roman"/>
                    <w:sz w:val="26"/>
                    <w:szCs w:val="26"/>
                  </w:rPr>
                  <w:delText>xóa, sửa, cập nhật Báo</w:delText>
                </w:r>
              </w:del>
            </w:ins>
            <w:ins w:id="814" w:author="Minh Đức Lê" w:date="2018-04-06T11:57:00Z">
              <w:r w:rsidR="00A14F28">
                <w:rPr>
                  <w:rFonts w:ascii="Times New Roman" w:hAnsi="Times New Roman"/>
                  <w:sz w:val="26"/>
                  <w:szCs w:val="26"/>
                </w:rPr>
                <w:t>Tìm kiếm, Hủy, Xác nhận đơn hàng</w:t>
              </w:r>
            </w:ins>
          </w:p>
        </w:tc>
      </w:tr>
      <w:tr w:rsidR="00C450C6" w:rsidRPr="00732AAF" w:rsidTr="005D6251">
        <w:trPr>
          <w:ins w:id="815" w:author="FALCON ." w:date="2018-03-25T14:46:00Z"/>
        </w:trPr>
        <w:tc>
          <w:tcPr>
            <w:tcW w:w="3678" w:type="dxa"/>
          </w:tcPr>
          <w:p w:rsidR="00C450C6" w:rsidRPr="001213DA" w:rsidRDefault="00C450C6" w:rsidP="00C95B26">
            <w:pPr>
              <w:pStyle w:val="TableHeader"/>
              <w:spacing w:before="0" w:after="0" w:line="360" w:lineRule="auto"/>
              <w:rPr>
                <w:ins w:id="816" w:author="FALCON ." w:date="2018-03-25T14:46:00Z"/>
                <w:rFonts w:ascii="Times New Roman" w:hAnsi="Times New Roman" w:cs="Times New Roman"/>
                <w:b w:val="0"/>
                <w:sz w:val="26"/>
                <w:szCs w:val="26"/>
              </w:rPr>
            </w:pPr>
            <w:ins w:id="817"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818" w:author="FALCON ." w:date="2018-03-25T14:46:00Z"/>
                <w:rFonts w:ascii="Times New Roman" w:hAnsi="Times New Roman"/>
                <w:sz w:val="26"/>
                <w:szCs w:val="26"/>
                <w:lang w:val="vi-VN"/>
              </w:rPr>
            </w:pPr>
            <w:ins w:id="819" w:author="FALCON ." w:date="2018-03-25T14:46:00Z">
              <w:r>
                <w:rPr>
                  <w:rFonts w:ascii="Times New Roman" w:hAnsi="Times New Roman"/>
                  <w:sz w:val="26"/>
                  <w:szCs w:val="26"/>
                </w:rPr>
                <w:t>Admin</w:t>
              </w:r>
            </w:ins>
          </w:p>
        </w:tc>
      </w:tr>
      <w:tr w:rsidR="00C450C6" w:rsidRPr="00D866F6" w:rsidTr="005D6251">
        <w:trPr>
          <w:ins w:id="820" w:author="FALCON ." w:date="2018-03-25T14:46:00Z"/>
        </w:trPr>
        <w:tc>
          <w:tcPr>
            <w:tcW w:w="3678" w:type="dxa"/>
          </w:tcPr>
          <w:p w:rsidR="00C450C6" w:rsidRPr="001213DA" w:rsidRDefault="00C450C6" w:rsidP="00C95B26">
            <w:pPr>
              <w:pStyle w:val="TableHeader"/>
              <w:spacing w:before="0" w:after="0" w:line="360" w:lineRule="auto"/>
              <w:rPr>
                <w:ins w:id="821" w:author="FALCON ." w:date="2018-03-25T14:46:00Z"/>
                <w:rFonts w:ascii="Times New Roman" w:hAnsi="Times New Roman" w:cs="Times New Roman"/>
                <w:b w:val="0"/>
                <w:sz w:val="26"/>
                <w:szCs w:val="26"/>
              </w:rPr>
            </w:pPr>
            <w:ins w:id="822"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823" w:author="FALCON ." w:date="2018-03-25T14:46:00Z"/>
                <w:rFonts w:ascii="Times New Roman" w:hAnsi="Times New Roman"/>
                <w:sz w:val="26"/>
                <w:szCs w:val="26"/>
              </w:rPr>
            </w:pPr>
            <w:ins w:id="824" w:author="FALCON ." w:date="2018-03-25T14:46:00Z">
              <w:r>
                <w:rPr>
                  <w:rFonts w:ascii="Times New Roman" w:hAnsi="Times New Roman"/>
                  <w:sz w:val="26"/>
                  <w:szCs w:val="26"/>
                </w:rPr>
                <w:t xml:space="preserve"> Cập nhật lại thông tin vào CSDL</w:t>
              </w:r>
            </w:ins>
          </w:p>
        </w:tc>
      </w:tr>
      <w:tr w:rsidR="00C450C6" w:rsidRPr="001213DA" w:rsidTr="005D6251">
        <w:trPr>
          <w:ins w:id="825" w:author="FALCON ." w:date="2018-03-25T14:46:00Z"/>
        </w:trPr>
        <w:tc>
          <w:tcPr>
            <w:tcW w:w="3678" w:type="dxa"/>
          </w:tcPr>
          <w:p w:rsidR="00C450C6" w:rsidRPr="00732AAF" w:rsidRDefault="00C450C6" w:rsidP="00C95B26">
            <w:pPr>
              <w:pStyle w:val="TableHeader"/>
              <w:spacing w:before="0" w:after="0" w:line="360" w:lineRule="auto"/>
              <w:rPr>
                <w:ins w:id="826" w:author="FALCON ." w:date="2018-03-25T14:46:00Z"/>
                <w:rFonts w:ascii="Times New Roman" w:hAnsi="Times New Roman" w:cs="Times New Roman"/>
                <w:b w:val="0"/>
                <w:sz w:val="26"/>
                <w:szCs w:val="26"/>
              </w:rPr>
            </w:pPr>
            <w:ins w:id="827" w:author="FALCON ." w:date="2018-03-25T14:46:00Z">
              <w:r w:rsidRPr="001213DA">
                <w:rPr>
                  <w:rFonts w:ascii="Times New Roman" w:hAnsi="Times New Roman" w:cs="Times New Roman"/>
                  <w:b w:val="0"/>
                  <w:bCs w:val="0"/>
                  <w:sz w:val="26"/>
                  <w:szCs w:val="26"/>
                </w:rPr>
                <w:t xml:space="preserve">Luồng sự kiện chính (Basic </w:t>
              </w:r>
              <w:r w:rsidRPr="001213DA">
                <w:rPr>
                  <w:rFonts w:ascii="Times New Roman" w:hAnsi="Times New Roman" w:cs="Times New Roman"/>
                  <w:b w:val="0"/>
                  <w:bCs w:val="0"/>
                  <w:sz w:val="26"/>
                  <w:szCs w:val="26"/>
                </w:rPr>
                <w:lastRenderedPageBreak/>
                <w:t>flows)</w:t>
              </w:r>
            </w:ins>
          </w:p>
        </w:tc>
        <w:tc>
          <w:tcPr>
            <w:tcW w:w="5584" w:type="dxa"/>
          </w:tcPr>
          <w:p w:rsidR="00C450C6" w:rsidRPr="002C7013" w:rsidRDefault="00C450C6" w:rsidP="00C450C6">
            <w:pPr>
              <w:pStyle w:val="InfoBlue"/>
              <w:numPr>
                <w:ilvl w:val="0"/>
                <w:numId w:val="40"/>
              </w:numPr>
              <w:spacing w:before="0" w:after="0" w:line="360" w:lineRule="auto"/>
              <w:rPr>
                <w:ins w:id="828" w:author="FALCON ." w:date="2018-03-25T14:46:00Z"/>
                <w:rFonts w:ascii="Times New Roman" w:hAnsi="Times New Roman"/>
                <w:sz w:val="26"/>
                <w:szCs w:val="26"/>
                <w:lang w:val="vi-VN"/>
              </w:rPr>
            </w:pPr>
            <w:ins w:id="829" w:author="FALCON ." w:date="2018-03-25T14:46:00Z">
              <w:r>
                <w:rPr>
                  <w:rFonts w:ascii="Times New Roman" w:hAnsi="Times New Roman"/>
                  <w:sz w:val="26"/>
                  <w:szCs w:val="26"/>
                </w:rPr>
                <w:lastRenderedPageBreak/>
                <w:t>Hệ thống hiển thị trang quản lý đơn hàng</w:t>
              </w:r>
            </w:ins>
          </w:p>
          <w:p w:rsidR="00C450C6" w:rsidRPr="00732AAF" w:rsidRDefault="00C450C6" w:rsidP="00C450C6">
            <w:pPr>
              <w:pStyle w:val="InfoBlue"/>
              <w:numPr>
                <w:ilvl w:val="0"/>
                <w:numId w:val="40"/>
              </w:numPr>
              <w:spacing w:before="0" w:after="0" w:line="360" w:lineRule="auto"/>
              <w:rPr>
                <w:ins w:id="830" w:author="FALCON ." w:date="2018-03-25T14:46:00Z"/>
                <w:rFonts w:ascii="Times New Roman" w:hAnsi="Times New Roman"/>
                <w:sz w:val="26"/>
                <w:szCs w:val="26"/>
                <w:lang w:val="vi-VN"/>
              </w:rPr>
            </w:pPr>
            <w:ins w:id="831" w:author="FALCON ." w:date="2018-03-25T14:46:00Z">
              <w:r>
                <w:rPr>
                  <w:rFonts w:ascii="Times New Roman" w:hAnsi="Times New Roman"/>
                  <w:sz w:val="26"/>
                  <w:szCs w:val="26"/>
                  <w:lang w:val="en-GB"/>
                </w:rPr>
                <w:lastRenderedPageBreak/>
                <w:t>Admin chọn chức năng (</w:t>
              </w:r>
            </w:ins>
            <w:ins w:id="832" w:author="FALCON ." w:date="2018-03-25T14:59:00Z">
              <w:r w:rsidR="005D6251">
                <w:rPr>
                  <w:rFonts w:ascii="Times New Roman" w:hAnsi="Times New Roman"/>
                  <w:sz w:val="26"/>
                  <w:szCs w:val="26"/>
                  <w:lang w:val="en-GB"/>
                </w:rPr>
                <w:t>Tìm kiếm</w:t>
              </w:r>
            </w:ins>
            <w:ins w:id="833" w:author="FALCON ." w:date="2018-03-25T14:46:00Z">
              <w:r w:rsidR="009B64D2">
                <w:rPr>
                  <w:rFonts w:ascii="Times New Roman" w:hAnsi="Times New Roman"/>
                  <w:sz w:val="26"/>
                  <w:szCs w:val="26"/>
                  <w:lang w:val="en-GB"/>
                </w:rPr>
                <w:t>, Hủy</w:t>
              </w:r>
            </w:ins>
            <w:ins w:id="834" w:author="Minh Đức Lê" w:date="2018-04-06T11:57:00Z">
              <w:r w:rsidR="00821D9B">
                <w:rPr>
                  <w:rFonts w:ascii="Times New Roman" w:hAnsi="Times New Roman"/>
                  <w:sz w:val="26"/>
                  <w:szCs w:val="26"/>
                  <w:lang w:val="en-GB"/>
                </w:rPr>
                <w:t>, Xác Nhận</w:t>
              </w:r>
            </w:ins>
            <w:ins w:id="835" w:author="FALCON ." w:date="2018-03-25T14:46:00Z">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836" w:author="FALCON ." w:date="2018-03-25T14:46:00Z"/>
                <w:rFonts w:ascii="Times New Roman" w:hAnsi="Times New Roman"/>
                <w:sz w:val="26"/>
                <w:szCs w:val="26"/>
                <w:lang w:val="vi-VN"/>
              </w:rPr>
            </w:pPr>
            <w:ins w:id="837"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838" w:author="FALCON ." w:date="2018-03-25T14:46:00Z"/>
                <w:rFonts w:ascii="Times New Roman" w:hAnsi="Times New Roman"/>
                <w:sz w:val="26"/>
                <w:szCs w:val="26"/>
                <w:lang w:val="vi-VN"/>
              </w:rPr>
            </w:pPr>
            <w:ins w:id="839"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840" w:author="FALCON ." w:date="2018-03-25T14:46:00Z"/>
                <w:rFonts w:ascii="Times New Roman" w:hAnsi="Times New Roman"/>
                <w:sz w:val="26"/>
                <w:szCs w:val="26"/>
                <w:lang w:val="vi-VN"/>
              </w:rPr>
            </w:pPr>
            <w:ins w:id="841" w:author="FALCON ." w:date="2018-03-25T14:46:00Z">
              <w:r>
                <w:rPr>
                  <w:rFonts w:ascii="Times New Roman" w:hAnsi="Times New Roman"/>
                  <w:sz w:val="26"/>
                  <w:szCs w:val="26"/>
                </w:rPr>
                <w:t>Hệ thống quay lại trang quản đơn hàng.</w:t>
              </w:r>
            </w:ins>
          </w:p>
        </w:tc>
      </w:tr>
    </w:tbl>
    <w:p w:rsidR="00C450C6" w:rsidRDefault="00C450C6">
      <w:pPr>
        <w:ind w:firstLine="0"/>
        <w:rPr>
          <w:ins w:id="842" w:author="FALCON ." w:date="2018-03-22T16:49:00Z"/>
        </w:rPr>
        <w:pPrChange w:id="843" w:author="Minh Đức Lê" w:date="2018-03-22T16:12:00Z">
          <w:pPr/>
        </w:pPrChange>
      </w:pPr>
    </w:p>
    <w:p w:rsidR="00E80C65" w:rsidRDefault="00E80C65">
      <w:pPr>
        <w:ind w:firstLine="0"/>
        <w:rPr>
          <w:ins w:id="844" w:author="FALCON ." w:date="2018-03-25T14:47:00Z"/>
        </w:rPr>
        <w:pPrChange w:id="845" w:author="Minh Đức Lê" w:date="2018-03-22T16:12:00Z">
          <w:pPr/>
        </w:pPrChange>
      </w:pPr>
    </w:p>
    <w:p w:rsidR="00C450C6" w:rsidRDefault="00C450C6">
      <w:pPr>
        <w:ind w:firstLine="0"/>
        <w:rPr>
          <w:ins w:id="846" w:author="FALCON ." w:date="2018-03-25T14:47:00Z"/>
        </w:rPr>
        <w:pPrChange w:id="847" w:author="Minh Đức Lê" w:date="2018-03-22T16:12:00Z">
          <w:pPr/>
        </w:pPrChange>
      </w:pPr>
    </w:p>
    <w:p w:rsidR="00C450C6" w:rsidRDefault="0058111D">
      <w:pPr>
        <w:ind w:firstLine="0"/>
        <w:rPr>
          <w:ins w:id="848" w:author="FALCON ." w:date="2018-03-22T16:49:00Z"/>
        </w:rPr>
        <w:pPrChange w:id="849" w:author="Minh Đức Lê" w:date="2018-03-22T16:12:00Z">
          <w:pPr/>
        </w:pPrChange>
      </w:pPr>
      <w:ins w:id="850" w:author="FALCON ." w:date="2018-03-25T14:47:00Z">
        <w:del w:id="851" w:author="Minh Đức Lê" w:date="2018-03-25T23:07:00Z">
          <w:r>
            <w:pict>
              <v:shape id="_x0000_i1039" type="#_x0000_t75" style="width:522.75pt;height:435pt">
                <v:imagedata r:id="rId57" o:title="Quan Ly Don Hang"/>
              </v:shape>
            </w:pict>
          </w:r>
        </w:del>
      </w:ins>
      <w:ins w:id="852" w:author="Minh Đức Lê" w:date="2018-04-06T12:02:00Z">
        <w:r w:rsidR="00821D9B" w:rsidRPr="00821D9B">
          <w:t xml:space="preserve"> </w:t>
        </w:r>
        <w:r w:rsidR="00821D9B" w:rsidRPr="00821D9B">
          <w:rPr>
            <w:noProof/>
          </w:rPr>
          <w:drawing>
            <wp:inline distT="0" distB="0" distL="0" distR="0">
              <wp:extent cx="5580380" cy="465611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0380" cy="4656114"/>
                      </a:xfrm>
                      <a:prstGeom prst="rect">
                        <a:avLst/>
                      </a:prstGeom>
                      <a:noFill/>
                      <a:ln>
                        <a:noFill/>
                      </a:ln>
                    </pic:spPr>
                  </pic:pic>
                </a:graphicData>
              </a:graphic>
            </wp:inline>
          </w:drawing>
        </w:r>
      </w:ins>
    </w:p>
    <w:p w:rsidR="00E80C65" w:rsidRDefault="002D06AA">
      <w:pPr>
        <w:ind w:firstLine="0"/>
        <w:rPr>
          <w:ins w:id="853" w:author="FALCON ." w:date="2018-03-22T16:49:00Z"/>
        </w:rPr>
        <w:pPrChange w:id="854" w:author="Minh Đức Lê" w:date="2018-03-22T16:12:00Z">
          <w:pPr/>
        </w:pPrChange>
      </w:pPr>
      <w:ins w:id="855" w:author="Minh Đức Lê" w:date="2018-04-06T00:37:00Z">
        <w:r>
          <w:rPr>
            <w:noProof/>
          </w:rPr>
          <w:lastRenderedPageBreak/>
          <w:drawing>
            <wp:inline distT="0" distB="0" distL="0" distR="0">
              <wp:extent cx="5580380" cy="3390344"/>
              <wp:effectExtent l="0" t="0" r="1270" b="635"/>
              <wp:docPr id="30" name="Picture 30" descr="https://scontent.fsgn2-1.fna.fbcdn.net/v/t1.0-9/29790242_1969641219772550_3128231029085569024_o.jpg?_nc_cat=0&amp;oh=5594d3c415b8cfda488f6bc129677b3c&amp;oe=5B2B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sgn2-1.fna.fbcdn.net/v/t1.0-9/29790242_1969641219772550_3128231029085569024_o.jpg?_nc_cat=0&amp;oh=5594d3c415b8cfda488f6bc129677b3c&amp;oe=5B2B29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58111D">
      <w:pPr>
        <w:ind w:firstLine="0"/>
        <w:rPr>
          <w:ins w:id="856" w:author="FALCON ." w:date="2018-03-22T16:49:00Z"/>
        </w:rPr>
        <w:pPrChange w:id="857" w:author="Minh Đức Lê" w:date="2018-03-22T16:12:00Z">
          <w:pPr/>
        </w:pPrChange>
      </w:pPr>
      <w:ins w:id="858" w:author="FALCON ." w:date="2018-03-25T14:59:00Z">
        <w:del w:id="859" w:author="Minh Đức Lê" w:date="2018-03-25T23:07:00Z">
          <w:r>
            <w:pict>
              <v:shape id="_x0000_i1040" type="#_x0000_t75" style="width:795pt;height:482.25pt">
                <v:imagedata r:id="rId60" o:title="TimKiemThongTinDonHang"/>
              </v:shape>
            </w:pict>
          </w:r>
        </w:del>
      </w:ins>
      <w:ins w:id="860" w:author="Minh Đức Lê" w:date="2018-04-06T00:37:00Z">
        <w:r w:rsidR="002D06AA">
          <w:rPr>
            <w:noProof/>
          </w:rPr>
          <w:drawing>
            <wp:inline distT="0" distB="0" distL="0" distR="0">
              <wp:extent cx="5580380" cy="3390344"/>
              <wp:effectExtent l="0" t="0" r="1270" b="635"/>
              <wp:docPr id="29" name="Picture 29" descr="https://scontent.fsgn2-1.fna.fbcdn.net/v/t1.0-9/29791925_1969641226439216_5095966868364066816_o.jpg?_nc_cat=0&amp;oh=3fb3126034f4bf15ea9c4fb118811b61&amp;oe=5B2DD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sgn2-1.fna.fbcdn.net/v/t1.0-9/29791925_1969641226439216_5095966868364066816_o.jpg?_nc_cat=0&amp;oh=3fb3126034f4bf15ea9c4fb118811b61&amp;oe=5B2DD7D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E80C65">
      <w:pPr>
        <w:ind w:firstLine="0"/>
        <w:rPr>
          <w:ins w:id="861" w:author="FALCON ." w:date="2018-03-25T14:59:00Z"/>
        </w:rPr>
        <w:pPrChange w:id="862" w:author="Minh Đức Lê" w:date="2018-03-22T16:12:00Z">
          <w:pPr/>
        </w:pPrChange>
      </w:pPr>
    </w:p>
    <w:p w:rsidR="009B64D2" w:rsidRDefault="009B64D2">
      <w:pPr>
        <w:ind w:firstLine="0"/>
        <w:rPr>
          <w:ins w:id="863" w:author="FALCON ." w:date="2018-03-25T14:59:00Z"/>
        </w:rPr>
        <w:pPrChange w:id="864" w:author="Minh Đức Lê" w:date="2018-03-22T16:12:00Z">
          <w:pPr/>
        </w:pPrChange>
      </w:pPr>
    </w:p>
    <w:p w:rsidR="009B64D2" w:rsidRDefault="0058111D">
      <w:pPr>
        <w:ind w:firstLine="0"/>
        <w:rPr>
          <w:ins w:id="865" w:author="Minh Đức Lê" w:date="2018-04-05T19:16:00Z"/>
        </w:rPr>
        <w:pPrChange w:id="866" w:author="Minh Đức Lê" w:date="2018-03-22T16:12:00Z">
          <w:pPr/>
        </w:pPrChange>
      </w:pPr>
      <w:ins w:id="867" w:author="FALCON ." w:date="2018-03-25T15:00:00Z">
        <w:del w:id="868" w:author="Minh Đức Lê" w:date="2018-03-25T23:07:00Z">
          <w:r>
            <w:lastRenderedPageBreak/>
            <w:pict>
              <v:shape id="_x0000_i1041" type="#_x0000_t75" style="width:814.5pt;height:738pt">
                <v:imagedata r:id="rId62" o:title="Huy Don Hang"/>
              </v:shape>
            </w:pict>
          </w:r>
        </w:del>
      </w:ins>
      <w:ins w:id="869" w:author="Minh Đức Lê" w:date="2018-03-25T23:07:00Z">
        <w:r w:rsidR="006228A7">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B35F17" w:rsidRDefault="00B35F17">
      <w:pPr>
        <w:ind w:firstLine="0"/>
        <w:rPr>
          <w:ins w:id="870" w:author="FALCON ." w:date="2018-03-25T14:59:00Z"/>
        </w:rPr>
        <w:pPrChange w:id="871" w:author="Minh Đức Lê" w:date="2018-03-22T16:12:00Z">
          <w:pPr/>
        </w:pPrChange>
      </w:pPr>
    </w:p>
    <w:p w:rsidR="009B64D2" w:rsidRDefault="009B64D2">
      <w:pPr>
        <w:ind w:firstLine="0"/>
        <w:rPr>
          <w:ins w:id="872" w:author="FALCON ." w:date="2018-03-25T14:59:00Z"/>
        </w:rPr>
        <w:pPrChange w:id="873" w:author="Minh Đức Lê" w:date="2018-03-22T16:12:00Z">
          <w:pPr/>
        </w:pPrChange>
      </w:pPr>
    </w:p>
    <w:p w:rsidR="009B64D2" w:rsidRDefault="009B64D2">
      <w:pPr>
        <w:ind w:firstLine="0"/>
        <w:rPr>
          <w:ins w:id="874" w:author="FALCON ." w:date="2018-03-25T14:59:00Z"/>
        </w:rPr>
        <w:pPrChange w:id="875" w:author="Minh Đức Lê" w:date="2018-03-22T16:12:00Z">
          <w:pPr/>
        </w:pPrChange>
      </w:pPr>
    </w:p>
    <w:p w:rsidR="009B64D2" w:rsidRDefault="00AB4D61">
      <w:pPr>
        <w:ind w:firstLine="0"/>
        <w:rPr>
          <w:ins w:id="876" w:author="FALCON ." w:date="2018-03-25T14:59:00Z"/>
        </w:rPr>
        <w:pPrChange w:id="877" w:author="Minh Đức Lê" w:date="2018-03-22T16:12:00Z">
          <w:pPr/>
        </w:pPrChange>
      </w:pPr>
      <w:ins w:id="878" w:author="Minh Đức Lê" w:date="2018-03-25T23:12:00Z">
        <w:r>
          <w:t>3.2.8</w:t>
        </w:r>
      </w:ins>
    </w:p>
    <w:p w:rsidR="009B64D2" w:rsidRDefault="009B64D2">
      <w:pPr>
        <w:ind w:firstLine="0"/>
        <w:rPr>
          <w:ins w:id="879" w:author="FALCON ." w:date="2018-03-25T14:59:00Z"/>
        </w:rPr>
        <w:pPrChange w:id="880" w:author="Minh Đức Lê" w:date="2018-03-22T16:12:00Z">
          <w:pPr/>
        </w:pPrChange>
      </w:pPr>
    </w:p>
    <w:p w:rsidR="009B64D2" w:rsidRDefault="009B64D2">
      <w:pPr>
        <w:ind w:firstLine="0"/>
        <w:rPr>
          <w:ins w:id="881" w:author="FALCON ." w:date="2018-03-25T14:59:00Z"/>
        </w:rPr>
        <w:pPrChange w:id="882" w:author="Minh Đức Lê" w:date="2018-03-22T16:12:00Z">
          <w:pPr/>
        </w:pPrChange>
      </w:pPr>
    </w:p>
    <w:p w:rsidR="009B64D2" w:rsidRDefault="009B64D2">
      <w:pPr>
        <w:ind w:firstLine="0"/>
        <w:rPr>
          <w:ins w:id="883" w:author="FALCON ." w:date="2018-03-25T14:59:00Z"/>
        </w:rPr>
        <w:pPrChange w:id="884"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885" w:author="Minh Đức Lê" w:date="2018-03-22T16:12:00Z">
          <w:pPr/>
        </w:pPrChange>
      </w:pPr>
    </w:p>
    <w:p w:rsidR="00BB71A4" w:rsidRDefault="008D201A" w:rsidP="002D1367">
      <w:pPr>
        <w:pStyle w:val="Heading1"/>
        <w:jc w:val="both"/>
      </w:pPr>
      <w:bookmarkStart w:id="886" w:name="_Toc502782388"/>
      <w:r>
        <w:lastRenderedPageBreak/>
        <w:t>:</w:t>
      </w:r>
      <w:bookmarkStart w:id="887" w:name="_Toc169424250"/>
      <w:r>
        <w:t xml:space="preserve"> </w:t>
      </w:r>
      <w:r w:rsidR="0007352A">
        <w:t xml:space="preserve">THIẾT KẾ VÀ </w:t>
      </w:r>
      <w:bookmarkEnd w:id="887"/>
      <w:r>
        <w:t>HIỆN THỰC</w:t>
      </w:r>
      <w:bookmarkEnd w:id="886"/>
    </w:p>
    <w:p w:rsidR="00535CEF" w:rsidRPr="00535CEF" w:rsidRDefault="00535CEF" w:rsidP="00535CEF">
      <w:r>
        <w:t>Chương này sinh viên trình bày quá trình thiết kế, thử nghiệm và hiện thực hệ thống hoặc bài toán.</w:t>
      </w:r>
    </w:p>
    <w:p w:rsidR="001A08FA" w:rsidRPr="00A16910" w:rsidRDefault="001A08FA" w:rsidP="002D6ECA">
      <w:pPr>
        <w:pStyle w:val="Heading2"/>
      </w:pPr>
      <w:bookmarkStart w:id="888" w:name="_Toc502782389"/>
      <w:del w:id="889" w:author="Minh Đức Lê" w:date="2018-04-06T00:52:00Z">
        <w:r w:rsidDel="00110574">
          <w:delText>Tiêu đề mục</w:delText>
        </w:r>
      </w:del>
      <w:bookmarkEnd w:id="888"/>
      <w:ins w:id="890" w:author="Minh Đức Lê" w:date="2018-04-06T00:52:00Z">
        <w:r w:rsidR="00110574">
          <w:t>Thiết kết giao diện</w:t>
        </w:r>
      </w:ins>
      <w:ins w:id="891" w:author="Minh Đức Lê" w:date="2018-04-06T12:51:00Z">
        <w:r w:rsidR="003F2B99">
          <w:rPr>
            <w:lang w:val="vi-VN"/>
          </w:rPr>
          <w:t xml:space="preserve"> phác thảo</w:t>
        </w:r>
      </w:ins>
    </w:p>
    <w:p w:rsidR="001A08FA" w:rsidRDefault="001A08FA" w:rsidP="001A08FA">
      <w:pPr>
        <w:pStyle w:val="Heading3"/>
        <w:rPr>
          <w:ins w:id="892" w:author="Minh Đức Lê" w:date="2018-04-06T12:52:00Z"/>
          <w:lang w:val="vi-VN"/>
        </w:rPr>
      </w:pPr>
      <w:bookmarkStart w:id="893" w:name="_Toc502782390"/>
      <w:del w:id="894" w:author="Minh Đức Lê" w:date="2018-04-06T12:52:00Z">
        <w:r w:rsidDel="003F2B99">
          <w:delText>Tiêu đề tiểu mục</w:delText>
        </w:r>
      </w:del>
      <w:bookmarkEnd w:id="893"/>
      <w:ins w:id="895" w:author="Minh Đức Lê" w:date="2018-04-06T12:52:00Z">
        <w:r w:rsidR="003F2B99">
          <w:rPr>
            <w:lang w:val="vi-VN"/>
          </w:rPr>
          <w:t>Giao diện danh mục</w:t>
        </w:r>
      </w:ins>
    </w:p>
    <w:p w:rsidR="003F2B99" w:rsidRPr="003F2B99" w:rsidDel="003F2B99" w:rsidRDefault="003F2B99">
      <w:pPr>
        <w:rPr>
          <w:del w:id="896" w:author="Minh Đức Lê" w:date="2018-04-06T12:52:00Z"/>
          <w:lang w:val="vi-VN"/>
          <w:rPrChange w:id="897" w:author="Minh Đức Lê" w:date="2018-04-06T12:52:00Z">
            <w:rPr>
              <w:del w:id="898" w:author="Minh Đức Lê" w:date="2018-04-06T12:52:00Z"/>
            </w:rPr>
          </w:rPrChange>
        </w:rPr>
        <w:pPrChange w:id="899" w:author="Minh Đức Lê" w:date="2018-04-06T12:52:00Z">
          <w:pPr>
            <w:pStyle w:val="Heading3"/>
          </w:pPr>
        </w:pPrChange>
      </w:pPr>
    </w:p>
    <w:p w:rsidR="001A08FA" w:rsidRPr="003F2B99" w:rsidRDefault="00510BA3" w:rsidP="00585F4E">
      <w:pPr>
        <w:rPr>
          <w:lang w:val="vi-VN"/>
          <w:rPrChange w:id="900" w:author="Minh Đức Lê" w:date="2018-04-06T12:52:00Z">
            <w:rPr/>
          </w:rPrChange>
        </w:rPr>
      </w:pPr>
      <w:del w:id="901" w:author="Minh Đức Lê" w:date="2018-04-06T12:52:00Z">
        <w:r w:rsidDel="003F2B99">
          <w:delText>Nội dung tiểu  mục</w:delText>
        </w:r>
      </w:del>
      <w:ins w:id="902" w:author="Minh Đức Lê" w:date="2018-04-06T12:53:00Z">
        <w:r w:rsidR="003F2B99">
          <w:rPr>
            <w:noProof/>
          </w:rPr>
          <w:drawing>
            <wp:inline distT="0" distB="0" distL="0" distR="0">
              <wp:extent cx="5569585" cy="511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69585" cy="5118100"/>
                      </a:xfrm>
                      <a:prstGeom prst="rect">
                        <a:avLst/>
                      </a:prstGeom>
                      <a:noFill/>
                      <a:ln>
                        <a:noFill/>
                      </a:ln>
                    </pic:spPr>
                  </pic:pic>
                </a:graphicData>
              </a:graphic>
            </wp:inline>
          </w:drawing>
        </w:r>
      </w:ins>
    </w:p>
    <w:p w:rsidR="001A08FA" w:rsidRDefault="001A08FA" w:rsidP="001A08FA">
      <w:pPr>
        <w:pStyle w:val="Heading3"/>
        <w:rPr>
          <w:ins w:id="903" w:author="Minh Đức Lê" w:date="2018-04-06T12:57:00Z"/>
          <w:lang w:val="vi-VN"/>
        </w:rPr>
      </w:pPr>
      <w:bookmarkStart w:id="904" w:name="_Toc502782391"/>
      <w:del w:id="905" w:author="Minh Đức Lê" w:date="2018-04-06T12:52:00Z">
        <w:r w:rsidDel="003F2B99">
          <w:lastRenderedPageBreak/>
          <w:delText>Tiêu đề tiểu mục</w:delText>
        </w:r>
      </w:del>
      <w:bookmarkEnd w:id="904"/>
      <w:ins w:id="906" w:author="Minh Đức Lê" w:date="2018-04-06T12:52:00Z">
        <w:r w:rsidR="003F2B99">
          <w:rPr>
            <w:lang w:val="vi-VN"/>
          </w:rPr>
          <w:t xml:space="preserve">Giao diện </w:t>
        </w:r>
      </w:ins>
      <w:ins w:id="907" w:author="Minh Đức Lê" w:date="2018-04-06T12:55:00Z">
        <w:r w:rsidR="003F2B99">
          <w:rPr>
            <w:lang w:val="vi-VN"/>
          </w:rPr>
          <w:t>chi tiết báo</w:t>
        </w:r>
      </w:ins>
    </w:p>
    <w:p w:rsidR="003F2B99" w:rsidRDefault="00785F1E">
      <w:pPr>
        <w:rPr>
          <w:ins w:id="908" w:author="Minh Đức Lê" w:date="2018-04-06T12:57:00Z"/>
          <w:lang w:val="vi-VN"/>
        </w:rPr>
        <w:pPrChange w:id="909" w:author="Minh Đức Lê" w:date="2018-04-06T12:57:00Z">
          <w:pPr>
            <w:pStyle w:val="Heading3"/>
          </w:pPr>
        </w:pPrChange>
      </w:pPr>
      <w:ins w:id="910" w:author="Minh Đức Lê" w:date="2018-04-06T13:16:00Z">
        <w:r>
          <w:rPr>
            <w:noProof/>
            <w:rPrChange w:id="911" w:author="Unknown">
              <w:rPr>
                <w:noProof/>
              </w:rPr>
            </w:rPrChange>
          </w:rPr>
          <w:drawing>
            <wp:inline distT="0" distB="0" distL="0" distR="0">
              <wp:extent cx="5569585" cy="419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9585" cy="4192270"/>
                      </a:xfrm>
                      <a:prstGeom prst="rect">
                        <a:avLst/>
                      </a:prstGeom>
                      <a:noFill/>
                      <a:ln>
                        <a:noFill/>
                      </a:ln>
                    </pic:spPr>
                  </pic:pic>
                </a:graphicData>
              </a:graphic>
            </wp:inline>
          </w:drawing>
        </w:r>
      </w:ins>
    </w:p>
    <w:p w:rsidR="003F2B99" w:rsidRDefault="003F2B99">
      <w:pPr>
        <w:rPr>
          <w:ins w:id="912" w:author="Minh Đức Lê" w:date="2018-04-06T12:57:00Z"/>
          <w:lang w:val="vi-VN"/>
        </w:rPr>
        <w:pPrChange w:id="913" w:author="Minh Đức Lê" w:date="2018-04-06T12:57:00Z">
          <w:pPr>
            <w:pStyle w:val="Heading3"/>
          </w:pPr>
        </w:pPrChange>
      </w:pPr>
    </w:p>
    <w:p w:rsidR="003F2B99" w:rsidRDefault="003F2B99">
      <w:pPr>
        <w:pStyle w:val="Heading3"/>
        <w:rPr>
          <w:ins w:id="914" w:author="Minh Đức Lê" w:date="2018-04-06T12:58:00Z"/>
          <w:lang w:val="vi-VN"/>
        </w:rPr>
      </w:pPr>
      <w:ins w:id="915" w:author="Minh Đức Lê" w:date="2018-04-06T12:58:00Z">
        <w:r>
          <w:rPr>
            <w:lang w:val="vi-VN"/>
          </w:rPr>
          <w:lastRenderedPageBreak/>
          <w:t>Giao diện giỏ báo</w:t>
        </w:r>
      </w:ins>
    </w:p>
    <w:p w:rsidR="003F2B99" w:rsidRDefault="003F2B99">
      <w:pPr>
        <w:rPr>
          <w:ins w:id="916" w:author="Minh Đức Lê" w:date="2018-04-06T12:59:00Z"/>
          <w:lang w:val="vi-VN"/>
        </w:rPr>
        <w:pPrChange w:id="917" w:author="Minh Đức Lê" w:date="2018-04-06T12:58:00Z">
          <w:pPr>
            <w:pStyle w:val="Heading3"/>
          </w:pPr>
        </w:pPrChange>
      </w:pPr>
      <w:ins w:id="918" w:author="Minh Đức Lê" w:date="2018-04-06T12:58:00Z">
        <w:r>
          <w:rPr>
            <w:noProof/>
            <w:rPrChange w:id="919" w:author="Unknown">
              <w:rPr>
                <w:noProof/>
              </w:rPr>
            </w:rPrChange>
          </w:rPr>
          <w:drawing>
            <wp:inline distT="0" distB="0" distL="0" distR="0">
              <wp:extent cx="5569585"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ins>
    </w:p>
    <w:p w:rsidR="003F2B99" w:rsidRDefault="003F2B99">
      <w:pPr>
        <w:pStyle w:val="Heading3"/>
        <w:rPr>
          <w:ins w:id="920" w:author="Minh Đức Lê" w:date="2018-04-06T12:59:00Z"/>
          <w:lang w:val="vi-VN"/>
        </w:rPr>
      </w:pPr>
      <w:ins w:id="921" w:author="Minh Đức Lê" w:date="2018-04-06T12:59:00Z">
        <w:r>
          <w:rPr>
            <w:lang w:val="vi-VN"/>
          </w:rPr>
          <w:t>Giao diện thanh toán</w:t>
        </w:r>
      </w:ins>
    </w:p>
    <w:p w:rsidR="003F2B99" w:rsidRPr="003F2B99" w:rsidRDefault="007013B5">
      <w:pPr>
        <w:rPr>
          <w:lang w:val="vi-VN"/>
          <w:rPrChange w:id="922" w:author="Minh Đức Lê" w:date="2018-04-06T12:59:00Z">
            <w:rPr/>
          </w:rPrChange>
        </w:rPr>
        <w:pPrChange w:id="923" w:author="Minh Đức Lê" w:date="2018-04-06T12:59:00Z">
          <w:pPr>
            <w:pStyle w:val="Heading3"/>
          </w:pPr>
        </w:pPrChange>
      </w:pPr>
      <w:ins w:id="924" w:author="Minh Đức Lê" w:date="2018-04-06T13:14:00Z">
        <w:r>
          <w:rPr>
            <w:noProof/>
            <w:rPrChange w:id="925" w:author="Unknown">
              <w:rPr>
                <w:noProof/>
              </w:rPr>
            </w:rPrChange>
          </w:rPr>
          <w:drawing>
            <wp:inline distT="0" distB="0" distL="0" distR="0">
              <wp:extent cx="5569585" cy="1959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9585" cy="1959610"/>
                      </a:xfrm>
                      <a:prstGeom prst="rect">
                        <a:avLst/>
                      </a:prstGeom>
                      <a:noFill/>
                      <a:ln>
                        <a:noFill/>
                      </a:ln>
                    </pic:spPr>
                  </pic:pic>
                </a:graphicData>
              </a:graphic>
            </wp:inline>
          </w:drawing>
        </w:r>
      </w:ins>
    </w:p>
    <w:p w:rsidR="001A08FA" w:rsidDel="003F2B99" w:rsidRDefault="00510BA3" w:rsidP="00585F4E">
      <w:pPr>
        <w:rPr>
          <w:del w:id="926" w:author="Minh Đức Lê" w:date="2018-04-06T12:56:00Z"/>
        </w:rPr>
      </w:pPr>
      <w:del w:id="927" w:author="Minh Đức Lê" w:date="2018-04-06T12:56:00Z">
        <w:r w:rsidDel="003F2B99">
          <w:delText>Nội dung tiểu  mục</w:delText>
        </w:r>
      </w:del>
    </w:p>
    <w:p w:rsidR="001A08FA" w:rsidRDefault="001A08FA" w:rsidP="001A08FA">
      <w:pPr>
        <w:pStyle w:val="Heading2"/>
      </w:pPr>
      <w:bookmarkStart w:id="928" w:name="_Toc502782392"/>
      <w:del w:id="929" w:author="Minh Đức Lê" w:date="2018-04-06T12:59:00Z">
        <w:r w:rsidDel="00824657">
          <w:delText>Tiêu đề mục</w:delText>
        </w:r>
      </w:del>
      <w:bookmarkEnd w:id="928"/>
      <w:ins w:id="930" w:author="Minh Đức Lê" w:date="2018-04-06T12:59:00Z">
        <w:r w:rsidR="00824657">
          <w:rPr>
            <w:lang w:val="vi-VN"/>
          </w:rPr>
          <w:t>Hiện thực giao diện</w:t>
        </w:r>
      </w:ins>
    </w:p>
    <w:p w:rsidR="00824657" w:rsidRDefault="00824657" w:rsidP="00824657">
      <w:pPr>
        <w:pStyle w:val="Heading3"/>
        <w:rPr>
          <w:ins w:id="931" w:author="Minh Đức Lê" w:date="2018-04-06T13:00:00Z"/>
          <w:lang w:val="vi-VN"/>
        </w:rPr>
      </w:pPr>
      <w:bookmarkStart w:id="932" w:name="_Toc502782393"/>
      <w:ins w:id="933" w:author="Minh Đức Lê" w:date="2018-04-06T13:00:00Z">
        <w:r>
          <w:rPr>
            <w:lang w:val="vi-VN"/>
          </w:rPr>
          <w:t>Giao diện danh mục</w:t>
        </w:r>
      </w:ins>
    </w:p>
    <w:p w:rsidR="001A08FA" w:rsidRPr="00A16910" w:rsidDel="00824657" w:rsidRDefault="001A08FA" w:rsidP="001A08FA">
      <w:pPr>
        <w:pStyle w:val="Heading3"/>
        <w:rPr>
          <w:del w:id="934" w:author="Minh Đức Lê" w:date="2018-04-06T13:00:00Z"/>
        </w:rPr>
      </w:pPr>
      <w:del w:id="935" w:author="Minh Đức Lê" w:date="2018-04-06T13:00:00Z">
        <w:r w:rsidDel="00824657">
          <w:delText>Tiêu đề tiểu mục</w:delText>
        </w:r>
        <w:bookmarkEnd w:id="932"/>
      </w:del>
    </w:p>
    <w:p w:rsidR="001A08FA" w:rsidRPr="00A16910" w:rsidRDefault="00510BA3" w:rsidP="00585F4E">
      <w:r>
        <w:t>Nội dung tiểu  mục</w:t>
      </w:r>
    </w:p>
    <w:p w:rsidR="001A08FA" w:rsidRPr="00A16910" w:rsidRDefault="001A08FA" w:rsidP="001A08FA">
      <w:pPr>
        <w:pStyle w:val="Heading3"/>
      </w:pPr>
      <w:bookmarkStart w:id="936" w:name="_Toc502782394"/>
      <w:del w:id="937" w:author="Minh Đức Lê" w:date="2018-04-06T13:00:00Z">
        <w:r w:rsidDel="00824657">
          <w:delText>Tiêu đề tiểu mục</w:delText>
        </w:r>
      </w:del>
      <w:bookmarkEnd w:id="936"/>
      <w:ins w:id="938" w:author="Minh Đức Lê" w:date="2018-04-06T13:00:00Z">
        <w:r w:rsidR="00824657">
          <w:rPr>
            <w:lang w:val="vi-VN"/>
          </w:rPr>
          <w:t>Giao diện chi tiết báo</w:t>
        </w:r>
      </w:ins>
    </w:p>
    <w:p w:rsidR="001A08FA" w:rsidRDefault="00510BA3" w:rsidP="00585F4E">
      <w:pPr>
        <w:rPr>
          <w:ins w:id="939" w:author="Minh Đức Lê" w:date="2018-04-06T13:00:00Z"/>
        </w:rPr>
      </w:pPr>
      <w:r>
        <w:t>Nội dung tiểu  mục</w:t>
      </w:r>
    </w:p>
    <w:p w:rsidR="000576F5" w:rsidRDefault="000576F5">
      <w:pPr>
        <w:pStyle w:val="Heading3"/>
        <w:rPr>
          <w:ins w:id="940" w:author="Minh Đức Lê" w:date="2018-04-06T13:00:00Z"/>
          <w:lang w:val="vi-VN"/>
        </w:rPr>
        <w:pPrChange w:id="941" w:author="Minh Đức Lê" w:date="2018-04-06T13:00:00Z">
          <w:pPr/>
        </w:pPrChange>
      </w:pPr>
      <w:ins w:id="942" w:author="Minh Đức Lê" w:date="2018-04-06T13:00:00Z">
        <w:r>
          <w:rPr>
            <w:lang w:val="vi-VN"/>
          </w:rPr>
          <w:lastRenderedPageBreak/>
          <w:t>Giao diện giỏ báo</w:t>
        </w:r>
      </w:ins>
    </w:p>
    <w:p w:rsidR="000576F5" w:rsidRDefault="000576F5">
      <w:pPr>
        <w:rPr>
          <w:ins w:id="943" w:author="Minh Đức Lê" w:date="2018-04-06T13:00:00Z"/>
          <w:lang w:val="vi-VN"/>
        </w:rPr>
      </w:pPr>
    </w:p>
    <w:p w:rsidR="000576F5" w:rsidRPr="000576F5" w:rsidRDefault="000576F5">
      <w:pPr>
        <w:pStyle w:val="Heading3"/>
        <w:rPr>
          <w:lang w:val="vi-VN"/>
          <w:rPrChange w:id="944" w:author="Minh Đức Lê" w:date="2018-04-06T13:00:00Z">
            <w:rPr/>
          </w:rPrChange>
        </w:rPr>
        <w:pPrChange w:id="945" w:author="Minh Đức Lê" w:date="2018-04-06T13:00:00Z">
          <w:pPr/>
        </w:pPrChange>
      </w:pPr>
      <w:ins w:id="946" w:author="Minh Đức Lê" w:date="2018-04-06T13:00:00Z">
        <w:r>
          <w:rPr>
            <w:lang w:val="vi-VN"/>
          </w:rPr>
          <w:t>Giao diện thanh toán</w:t>
        </w:r>
      </w:ins>
    </w:p>
    <w:p w:rsidR="00BB71A4" w:rsidRDefault="00BB71A4" w:rsidP="00585F4E">
      <w:pPr>
        <w:rPr>
          <w:ins w:id="947" w:author="Minh Đức Lê" w:date="2018-04-06T13:00:00Z"/>
        </w:rPr>
      </w:pPr>
    </w:p>
    <w:p w:rsidR="000576F5" w:rsidRDefault="000576F5" w:rsidP="00585F4E">
      <w:pPr>
        <w:sectPr w:rsidR="000576F5"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948" w:name="_Toc169424253"/>
      <w:bookmarkStart w:id="949" w:name="_Toc502782395"/>
      <w:r>
        <w:lastRenderedPageBreak/>
        <w:t>:</w:t>
      </w:r>
      <w:r w:rsidR="008D201A" w:rsidRPr="000B6FBD">
        <w:t xml:space="preserve"> </w:t>
      </w:r>
      <w:r w:rsidR="0007352A" w:rsidRPr="000B6FBD">
        <w:t>KẾT LUẬN</w:t>
      </w:r>
      <w:bookmarkEnd w:id="948"/>
      <w:bookmarkEnd w:id="949"/>
    </w:p>
    <w:p w:rsidR="00EA6798" w:rsidRDefault="00EA6798" w:rsidP="000B6FBD">
      <w:pPr>
        <w:pStyle w:val="Heading2"/>
      </w:pPr>
      <w:bookmarkStart w:id="950" w:name="_Toc502782396"/>
      <w:r>
        <w:t>Kết quả đạt được</w:t>
      </w:r>
      <w:bookmarkEnd w:id="950"/>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951" w:name="_Toc502782397"/>
      <w:r>
        <w:t>Hạn chế của đồ án</w:t>
      </w:r>
      <w:bookmarkEnd w:id="951"/>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952" w:name="_Toc502782398"/>
      <w:r>
        <w:t>Hướng phát triển</w:t>
      </w:r>
      <w:bookmarkEnd w:id="952"/>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953" w:name="_Toc169424254"/>
    </w:p>
    <w:p w:rsidR="00BB71A4" w:rsidRDefault="0007352A" w:rsidP="006A4FFB">
      <w:pPr>
        <w:pStyle w:val="Heading1"/>
        <w:numPr>
          <w:ilvl w:val="0"/>
          <w:numId w:val="0"/>
        </w:numPr>
      </w:pPr>
      <w:bookmarkStart w:id="954" w:name="_Toc502782399"/>
      <w:r>
        <w:t>TÀI LIỆU THAM KHẢO</w:t>
      </w:r>
      <w:bookmarkEnd w:id="953"/>
      <w:bookmarkEnd w:id="954"/>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585F4E" w:rsidRDefault="0007352A" w:rsidP="00585F4E">
      <w:pPr>
        <w:pStyle w:val="Tailieuthamkhao"/>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68"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955" w:name="_Toc169424255"/>
      <w:bookmarkStart w:id="956" w:name="_Toc502782400"/>
      <w:r>
        <w:lastRenderedPageBreak/>
        <w:t>PHỤ LỤC</w:t>
      </w:r>
      <w:bookmarkEnd w:id="955"/>
      <w:bookmarkEnd w:id="956"/>
    </w:p>
    <w:p w:rsidR="00EA7CFA" w:rsidRPr="00EA7CFA" w:rsidRDefault="00EA7CFA" w:rsidP="00EA7CFA"/>
    <w:sectPr w:rsidR="00EA7CFA" w:rsidRPr="00EA7CFA" w:rsidSect="009165B5">
      <w:headerReference w:type="even" r:id="rId6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F60" w:rsidRDefault="00D31F60">
      <w:r>
        <w:separator/>
      </w:r>
    </w:p>
    <w:p w:rsidR="00D31F60" w:rsidRDefault="00D31F60"/>
  </w:endnote>
  <w:endnote w:type="continuationSeparator" w:id="0">
    <w:p w:rsidR="00D31F60" w:rsidRDefault="00D31F60">
      <w:r>
        <w:continuationSeparator/>
      </w:r>
    </w:p>
    <w:p w:rsidR="00D31F60" w:rsidRDefault="00D31F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VnTime">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109" w:rsidRDefault="00CD6109"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CD6109" w:rsidRDefault="00CD6109"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CD6109" w:rsidTr="009165B5">
      <w:tc>
        <w:tcPr>
          <w:tcW w:w="2979" w:type="dxa"/>
          <w:shd w:val="clear" w:color="auto" w:fill="FAFAFA"/>
        </w:tcPr>
        <w:p w:rsidR="00CD6109" w:rsidRPr="009165B5" w:rsidRDefault="00CD6109"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CD6109" w:rsidRPr="00B57E92" w:rsidRDefault="00CD6109"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C56121">
            <w:rPr>
              <w:rStyle w:val="PageNumber"/>
              <w:noProof/>
              <w:sz w:val="24"/>
            </w:rPr>
            <w:t>24</w:t>
          </w:r>
          <w:r w:rsidRPr="00B57E92">
            <w:rPr>
              <w:rStyle w:val="PageNumber"/>
              <w:sz w:val="24"/>
            </w:rPr>
            <w:fldChar w:fldCharType="end"/>
          </w:r>
        </w:p>
      </w:tc>
      <w:tc>
        <w:tcPr>
          <w:tcW w:w="2962" w:type="dxa"/>
          <w:shd w:val="clear" w:color="auto" w:fill="FAFAFA"/>
        </w:tcPr>
        <w:p w:rsidR="00CD6109" w:rsidRPr="00570EF4" w:rsidRDefault="00CD6109"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CD6109" w:rsidRDefault="00CD6109"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F60" w:rsidRDefault="00D31F60">
      <w:r>
        <w:separator/>
      </w:r>
    </w:p>
    <w:p w:rsidR="00D31F60" w:rsidRDefault="00D31F60"/>
  </w:footnote>
  <w:footnote w:type="continuationSeparator" w:id="0">
    <w:p w:rsidR="00D31F60" w:rsidRDefault="00D31F60">
      <w:r>
        <w:continuationSeparator/>
      </w:r>
    </w:p>
    <w:p w:rsidR="00D31F60" w:rsidRDefault="00D31F6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109" w:rsidRDefault="00CD6109"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CD6109" w:rsidRPr="00570EF4" w:rsidTr="009165B5">
      <w:tc>
        <w:tcPr>
          <w:tcW w:w="9004" w:type="dxa"/>
          <w:shd w:val="clear" w:color="auto" w:fill="FAFAFA"/>
        </w:tcPr>
        <w:p w:rsidR="00CD6109" w:rsidRPr="00570EF4" w:rsidRDefault="00CD6109"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CD6109" w:rsidRPr="00162939" w:rsidRDefault="00CD6109"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109" w:rsidRDefault="00CD610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3">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28"/>
  </w:num>
  <w:num w:numId="3">
    <w:abstractNumId w:val="9"/>
  </w:num>
  <w:num w:numId="4">
    <w:abstractNumId w:val="25"/>
  </w:num>
  <w:num w:numId="5">
    <w:abstractNumId w:val="24"/>
  </w:num>
  <w:num w:numId="6">
    <w:abstractNumId w:val="35"/>
  </w:num>
  <w:num w:numId="7">
    <w:abstractNumId w:val="13"/>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9"/>
  </w:num>
  <w:num w:numId="18">
    <w:abstractNumId w:val="32"/>
  </w:num>
  <w:num w:numId="19">
    <w:abstractNumId w:val="31"/>
  </w:num>
  <w:num w:numId="20">
    <w:abstractNumId w:val="22"/>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3"/>
  </w:num>
  <w:num w:numId="31">
    <w:abstractNumId w:val="23"/>
    <w:lvlOverride w:ilvl="0">
      <w:startOverride w:val="1"/>
    </w:lvlOverride>
  </w:num>
  <w:num w:numId="32">
    <w:abstractNumId w:val="10"/>
  </w:num>
  <w:num w:numId="33">
    <w:abstractNumId w:val="30"/>
  </w:num>
  <w:num w:numId="34">
    <w:abstractNumId w:val="27"/>
  </w:num>
  <w:num w:numId="35">
    <w:abstractNumId w:val="26"/>
  </w:num>
  <w:num w:numId="36">
    <w:abstractNumId w:val="14"/>
  </w:num>
  <w:num w:numId="37">
    <w:abstractNumId w:val="15"/>
  </w:num>
  <w:num w:numId="38">
    <w:abstractNumId w:val="17"/>
  </w:num>
  <w:num w:numId="39">
    <w:abstractNumId w:val="12"/>
  </w:num>
  <w:num w:numId="40">
    <w:abstractNumId w:val="11"/>
  </w:num>
  <w:num w:numId="41">
    <w:abstractNumId w:val="21"/>
  </w:num>
  <w:num w:numId="42">
    <w:abstractNumId w:val="20"/>
  </w:num>
  <w:num w:numId="43">
    <w:abstractNumId w:val="34"/>
  </w:num>
  <w:num w:numId="44">
    <w:abstractNumId w:val="18"/>
  </w:num>
  <w:num w:numId="45">
    <w:abstractNumId w:val="19"/>
  </w:num>
  <w:num w:numId="46">
    <w:abstractNumId w:val="16"/>
  </w:num>
  <w:num w:numId="47">
    <w:abstractNumId w:val="33"/>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19D1"/>
    <w:rsid w:val="00015EB5"/>
    <w:rsid w:val="00020B1E"/>
    <w:rsid w:val="00024F8B"/>
    <w:rsid w:val="00032E43"/>
    <w:rsid w:val="00032E6B"/>
    <w:rsid w:val="000472E0"/>
    <w:rsid w:val="00053220"/>
    <w:rsid w:val="000576F5"/>
    <w:rsid w:val="00061855"/>
    <w:rsid w:val="00066A27"/>
    <w:rsid w:val="0007281B"/>
    <w:rsid w:val="0007352A"/>
    <w:rsid w:val="00076599"/>
    <w:rsid w:val="000936DA"/>
    <w:rsid w:val="000968D4"/>
    <w:rsid w:val="000B4BF0"/>
    <w:rsid w:val="000B66C0"/>
    <w:rsid w:val="000B6B71"/>
    <w:rsid w:val="000B6FBD"/>
    <w:rsid w:val="000C5F09"/>
    <w:rsid w:val="000D3391"/>
    <w:rsid w:val="000F1E18"/>
    <w:rsid w:val="000F7337"/>
    <w:rsid w:val="001028A1"/>
    <w:rsid w:val="00110574"/>
    <w:rsid w:val="00114317"/>
    <w:rsid w:val="00115CE1"/>
    <w:rsid w:val="00120915"/>
    <w:rsid w:val="00132F91"/>
    <w:rsid w:val="001357E6"/>
    <w:rsid w:val="00141929"/>
    <w:rsid w:val="00162939"/>
    <w:rsid w:val="001818F1"/>
    <w:rsid w:val="0018354F"/>
    <w:rsid w:val="00192969"/>
    <w:rsid w:val="00193DE8"/>
    <w:rsid w:val="001A08FA"/>
    <w:rsid w:val="001B674E"/>
    <w:rsid w:val="001C6057"/>
    <w:rsid w:val="001C6409"/>
    <w:rsid w:val="001D0D77"/>
    <w:rsid w:val="001D730B"/>
    <w:rsid w:val="001E4630"/>
    <w:rsid w:val="001F351F"/>
    <w:rsid w:val="00213E4E"/>
    <w:rsid w:val="002141A0"/>
    <w:rsid w:val="00222D64"/>
    <w:rsid w:val="002254C6"/>
    <w:rsid w:val="00227D14"/>
    <w:rsid w:val="0024292C"/>
    <w:rsid w:val="00242CF0"/>
    <w:rsid w:val="00243BE7"/>
    <w:rsid w:val="00253413"/>
    <w:rsid w:val="00256573"/>
    <w:rsid w:val="002615FC"/>
    <w:rsid w:val="0026378F"/>
    <w:rsid w:val="0026423B"/>
    <w:rsid w:val="002656FE"/>
    <w:rsid w:val="00266945"/>
    <w:rsid w:val="002703A5"/>
    <w:rsid w:val="002720C5"/>
    <w:rsid w:val="00272D18"/>
    <w:rsid w:val="002731B4"/>
    <w:rsid w:val="00292141"/>
    <w:rsid w:val="002A3C11"/>
    <w:rsid w:val="002B6EB6"/>
    <w:rsid w:val="002C3177"/>
    <w:rsid w:val="002D06AA"/>
    <w:rsid w:val="002D1367"/>
    <w:rsid w:val="002D16F4"/>
    <w:rsid w:val="002D6ECA"/>
    <w:rsid w:val="002E6C36"/>
    <w:rsid w:val="002F5093"/>
    <w:rsid w:val="00300BDD"/>
    <w:rsid w:val="00332B2A"/>
    <w:rsid w:val="00337C58"/>
    <w:rsid w:val="00341D97"/>
    <w:rsid w:val="0034391F"/>
    <w:rsid w:val="00344655"/>
    <w:rsid w:val="003510E3"/>
    <w:rsid w:val="00351862"/>
    <w:rsid w:val="003635F3"/>
    <w:rsid w:val="00366214"/>
    <w:rsid w:val="00367E6B"/>
    <w:rsid w:val="00367E92"/>
    <w:rsid w:val="00372545"/>
    <w:rsid w:val="0038521F"/>
    <w:rsid w:val="003918B2"/>
    <w:rsid w:val="00395895"/>
    <w:rsid w:val="003A6197"/>
    <w:rsid w:val="003B30C7"/>
    <w:rsid w:val="003C1390"/>
    <w:rsid w:val="003C7DF3"/>
    <w:rsid w:val="003D4448"/>
    <w:rsid w:val="003D6770"/>
    <w:rsid w:val="003E7AF7"/>
    <w:rsid w:val="003F2B99"/>
    <w:rsid w:val="003F37B2"/>
    <w:rsid w:val="00410ECB"/>
    <w:rsid w:val="0041556C"/>
    <w:rsid w:val="00415E36"/>
    <w:rsid w:val="004500E2"/>
    <w:rsid w:val="00466B47"/>
    <w:rsid w:val="00477BB5"/>
    <w:rsid w:val="004A3046"/>
    <w:rsid w:val="004B251F"/>
    <w:rsid w:val="004B274E"/>
    <w:rsid w:val="004B32DA"/>
    <w:rsid w:val="004B4BF6"/>
    <w:rsid w:val="004B701D"/>
    <w:rsid w:val="004C1D6A"/>
    <w:rsid w:val="004E2B96"/>
    <w:rsid w:val="004E34D0"/>
    <w:rsid w:val="004E3C21"/>
    <w:rsid w:val="004F3216"/>
    <w:rsid w:val="0050292A"/>
    <w:rsid w:val="005055E9"/>
    <w:rsid w:val="0050764E"/>
    <w:rsid w:val="00510BA3"/>
    <w:rsid w:val="00511681"/>
    <w:rsid w:val="00511C02"/>
    <w:rsid w:val="00520BCB"/>
    <w:rsid w:val="00526CAA"/>
    <w:rsid w:val="00526DC0"/>
    <w:rsid w:val="00535CEF"/>
    <w:rsid w:val="00541002"/>
    <w:rsid w:val="00570EF4"/>
    <w:rsid w:val="0058111D"/>
    <w:rsid w:val="00585F4E"/>
    <w:rsid w:val="00591085"/>
    <w:rsid w:val="00595A21"/>
    <w:rsid w:val="00597ACF"/>
    <w:rsid w:val="005A01C8"/>
    <w:rsid w:val="005B7357"/>
    <w:rsid w:val="005C2261"/>
    <w:rsid w:val="005C29A7"/>
    <w:rsid w:val="005D6251"/>
    <w:rsid w:val="005D68FF"/>
    <w:rsid w:val="005D6CF1"/>
    <w:rsid w:val="005E2C6D"/>
    <w:rsid w:val="0060062A"/>
    <w:rsid w:val="00607962"/>
    <w:rsid w:val="0061529B"/>
    <w:rsid w:val="00620688"/>
    <w:rsid w:val="006208DA"/>
    <w:rsid w:val="006228A7"/>
    <w:rsid w:val="00625D4A"/>
    <w:rsid w:val="00625E8F"/>
    <w:rsid w:val="006322F7"/>
    <w:rsid w:val="00632D4C"/>
    <w:rsid w:val="006354F5"/>
    <w:rsid w:val="00641168"/>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C1FC6"/>
    <w:rsid w:val="006C7241"/>
    <w:rsid w:val="006C726C"/>
    <w:rsid w:val="006D1040"/>
    <w:rsid w:val="006D122E"/>
    <w:rsid w:val="006D7BFE"/>
    <w:rsid w:val="006E745E"/>
    <w:rsid w:val="006F7F72"/>
    <w:rsid w:val="007013B5"/>
    <w:rsid w:val="00715016"/>
    <w:rsid w:val="007236B8"/>
    <w:rsid w:val="0072578C"/>
    <w:rsid w:val="0073001F"/>
    <w:rsid w:val="00734C2E"/>
    <w:rsid w:val="00753684"/>
    <w:rsid w:val="00760E25"/>
    <w:rsid w:val="0077247B"/>
    <w:rsid w:val="00785F1E"/>
    <w:rsid w:val="00791320"/>
    <w:rsid w:val="00793479"/>
    <w:rsid w:val="00793C69"/>
    <w:rsid w:val="00796B5B"/>
    <w:rsid w:val="007A37BD"/>
    <w:rsid w:val="007A663A"/>
    <w:rsid w:val="007B0A9D"/>
    <w:rsid w:val="007B6B40"/>
    <w:rsid w:val="007C28B3"/>
    <w:rsid w:val="007C67D8"/>
    <w:rsid w:val="007F0419"/>
    <w:rsid w:val="00802482"/>
    <w:rsid w:val="008129E1"/>
    <w:rsid w:val="00821D9B"/>
    <w:rsid w:val="00824657"/>
    <w:rsid w:val="0082737D"/>
    <w:rsid w:val="00830C28"/>
    <w:rsid w:val="00832E9E"/>
    <w:rsid w:val="00833757"/>
    <w:rsid w:val="00841662"/>
    <w:rsid w:val="00844B3E"/>
    <w:rsid w:val="008571E6"/>
    <w:rsid w:val="00866498"/>
    <w:rsid w:val="00873E0F"/>
    <w:rsid w:val="00874002"/>
    <w:rsid w:val="00877F3D"/>
    <w:rsid w:val="0089077B"/>
    <w:rsid w:val="00891AE1"/>
    <w:rsid w:val="008C2D3B"/>
    <w:rsid w:val="008D080A"/>
    <w:rsid w:val="008D201A"/>
    <w:rsid w:val="008F3A79"/>
    <w:rsid w:val="008F6358"/>
    <w:rsid w:val="008F6806"/>
    <w:rsid w:val="00914C28"/>
    <w:rsid w:val="009165B5"/>
    <w:rsid w:val="00916D44"/>
    <w:rsid w:val="0092047C"/>
    <w:rsid w:val="009244D0"/>
    <w:rsid w:val="00927237"/>
    <w:rsid w:val="00932D2C"/>
    <w:rsid w:val="009337A1"/>
    <w:rsid w:val="00934F9E"/>
    <w:rsid w:val="00941149"/>
    <w:rsid w:val="0095236D"/>
    <w:rsid w:val="009566DD"/>
    <w:rsid w:val="00973326"/>
    <w:rsid w:val="00976CB1"/>
    <w:rsid w:val="00980CBB"/>
    <w:rsid w:val="009829E7"/>
    <w:rsid w:val="00982FFA"/>
    <w:rsid w:val="00983CC8"/>
    <w:rsid w:val="00991BC2"/>
    <w:rsid w:val="00992411"/>
    <w:rsid w:val="009927CC"/>
    <w:rsid w:val="0099280A"/>
    <w:rsid w:val="009944C9"/>
    <w:rsid w:val="00996DFB"/>
    <w:rsid w:val="009B64D2"/>
    <w:rsid w:val="009C181C"/>
    <w:rsid w:val="009C6954"/>
    <w:rsid w:val="009C6BFA"/>
    <w:rsid w:val="009C7087"/>
    <w:rsid w:val="009E77CD"/>
    <w:rsid w:val="009E7E43"/>
    <w:rsid w:val="00A02540"/>
    <w:rsid w:val="00A03445"/>
    <w:rsid w:val="00A12DDA"/>
    <w:rsid w:val="00A144E9"/>
    <w:rsid w:val="00A14D85"/>
    <w:rsid w:val="00A14F28"/>
    <w:rsid w:val="00A16910"/>
    <w:rsid w:val="00A22534"/>
    <w:rsid w:val="00A33BF0"/>
    <w:rsid w:val="00A33F5D"/>
    <w:rsid w:val="00A43D69"/>
    <w:rsid w:val="00A520AB"/>
    <w:rsid w:val="00A54EB5"/>
    <w:rsid w:val="00A57645"/>
    <w:rsid w:val="00A64047"/>
    <w:rsid w:val="00A6554B"/>
    <w:rsid w:val="00A65CE1"/>
    <w:rsid w:val="00A65EB7"/>
    <w:rsid w:val="00A71A47"/>
    <w:rsid w:val="00A7260C"/>
    <w:rsid w:val="00A75B8B"/>
    <w:rsid w:val="00A75E05"/>
    <w:rsid w:val="00A77777"/>
    <w:rsid w:val="00A873BC"/>
    <w:rsid w:val="00A93577"/>
    <w:rsid w:val="00AB428E"/>
    <w:rsid w:val="00AB4446"/>
    <w:rsid w:val="00AB4D61"/>
    <w:rsid w:val="00AB4DE3"/>
    <w:rsid w:val="00AC4081"/>
    <w:rsid w:val="00AD518C"/>
    <w:rsid w:val="00AE02ED"/>
    <w:rsid w:val="00AF66B3"/>
    <w:rsid w:val="00B11C20"/>
    <w:rsid w:val="00B16BC7"/>
    <w:rsid w:val="00B24AF0"/>
    <w:rsid w:val="00B35F17"/>
    <w:rsid w:val="00B3755E"/>
    <w:rsid w:val="00B37CF8"/>
    <w:rsid w:val="00B41A05"/>
    <w:rsid w:val="00B43BD0"/>
    <w:rsid w:val="00B45EC3"/>
    <w:rsid w:val="00B51658"/>
    <w:rsid w:val="00B57E92"/>
    <w:rsid w:val="00B65E39"/>
    <w:rsid w:val="00B73F92"/>
    <w:rsid w:val="00B74727"/>
    <w:rsid w:val="00B75129"/>
    <w:rsid w:val="00B86125"/>
    <w:rsid w:val="00B86E0A"/>
    <w:rsid w:val="00B87EFF"/>
    <w:rsid w:val="00B93E9A"/>
    <w:rsid w:val="00BA2ABF"/>
    <w:rsid w:val="00BA6B26"/>
    <w:rsid w:val="00BA7A41"/>
    <w:rsid w:val="00BB0637"/>
    <w:rsid w:val="00BB71A4"/>
    <w:rsid w:val="00BC2CA7"/>
    <w:rsid w:val="00BE7963"/>
    <w:rsid w:val="00C002A4"/>
    <w:rsid w:val="00C06CF1"/>
    <w:rsid w:val="00C075B5"/>
    <w:rsid w:val="00C11DED"/>
    <w:rsid w:val="00C1624A"/>
    <w:rsid w:val="00C1658A"/>
    <w:rsid w:val="00C24DC5"/>
    <w:rsid w:val="00C27AA3"/>
    <w:rsid w:val="00C27C1F"/>
    <w:rsid w:val="00C361D5"/>
    <w:rsid w:val="00C36695"/>
    <w:rsid w:val="00C40BE3"/>
    <w:rsid w:val="00C450C6"/>
    <w:rsid w:val="00C56121"/>
    <w:rsid w:val="00C66223"/>
    <w:rsid w:val="00C761A1"/>
    <w:rsid w:val="00C80DA8"/>
    <w:rsid w:val="00C87DA0"/>
    <w:rsid w:val="00C90E02"/>
    <w:rsid w:val="00C913CC"/>
    <w:rsid w:val="00C95B26"/>
    <w:rsid w:val="00CA13DD"/>
    <w:rsid w:val="00CB3A4E"/>
    <w:rsid w:val="00CC5F06"/>
    <w:rsid w:val="00CD2AA9"/>
    <w:rsid w:val="00CD6109"/>
    <w:rsid w:val="00CF0B23"/>
    <w:rsid w:val="00D00BC9"/>
    <w:rsid w:val="00D053BA"/>
    <w:rsid w:val="00D0572A"/>
    <w:rsid w:val="00D1641A"/>
    <w:rsid w:val="00D17A6F"/>
    <w:rsid w:val="00D17B3F"/>
    <w:rsid w:val="00D22FAE"/>
    <w:rsid w:val="00D31F60"/>
    <w:rsid w:val="00D514AE"/>
    <w:rsid w:val="00D64947"/>
    <w:rsid w:val="00D87DAF"/>
    <w:rsid w:val="00D9695D"/>
    <w:rsid w:val="00DA0A74"/>
    <w:rsid w:val="00DA6B44"/>
    <w:rsid w:val="00DA7316"/>
    <w:rsid w:val="00DB14CF"/>
    <w:rsid w:val="00DB5FB8"/>
    <w:rsid w:val="00DB75F1"/>
    <w:rsid w:val="00DC0852"/>
    <w:rsid w:val="00DC667C"/>
    <w:rsid w:val="00DE1BC7"/>
    <w:rsid w:val="00DF50D3"/>
    <w:rsid w:val="00E15C52"/>
    <w:rsid w:val="00E16C6E"/>
    <w:rsid w:val="00E16E41"/>
    <w:rsid w:val="00E21B14"/>
    <w:rsid w:val="00E2207E"/>
    <w:rsid w:val="00E36664"/>
    <w:rsid w:val="00E37D4D"/>
    <w:rsid w:val="00E43225"/>
    <w:rsid w:val="00E75D66"/>
    <w:rsid w:val="00E7767D"/>
    <w:rsid w:val="00E800F6"/>
    <w:rsid w:val="00E80C65"/>
    <w:rsid w:val="00E84065"/>
    <w:rsid w:val="00E92699"/>
    <w:rsid w:val="00E928AE"/>
    <w:rsid w:val="00EA6798"/>
    <w:rsid w:val="00EA7CFA"/>
    <w:rsid w:val="00EB57EC"/>
    <w:rsid w:val="00EC28ED"/>
    <w:rsid w:val="00ED0400"/>
    <w:rsid w:val="00ED04CE"/>
    <w:rsid w:val="00ED6814"/>
    <w:rsid w:val="00EE2600"/>
    <w:rsid w:val="00EE7DCC"/>
    <w:rsid w:val="00F00174"/>
    <w:rsid w:val="00F0022D"/>
    <w:rsid w:val="00F013CC"/>
    <w:rsid w:val="00F102A9"/>
    <w:rsid w:val="00F20A64"/>
    <w:rsid w:val="00F22934"/>
    <w:rsid w:val="00F40FA3"/>
    <w:rsid w:val="00F42B6C"/>
    <w:rsid w:val="00F6055A"/>
    <w:rsid w:val="00F60826"/>
    <w:rsid w:val="00F658C7"/>
    <w:rsid w:val="00F7241D"/>
    <w:rsid w:val="00F84CD0"/>
    <w:rsid w:val="00F906A3"/>
    <w:rsid w:val="00F9506E"/>
    <w:rsid w:val="00FA0125"/>
    <w:rsid w:val="00FA6BCF"/>
    <w:rsid w:val="00FC2991"/>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10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w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gis.chinhphu.vn/"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emf"/><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png"/><Relationship Id="rId20" Type="http://schemas.openxmlformats.org/officeDocument/2006/relationships/oleObject" Target="embeddings/oleObject5.bin"/><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AFFB2-2AF8-4451-BA5C-509D0A1E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2658</TotalTime>
  <Pages>46</Pages>
  <Words>2605</Words>
  <Characters>14851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17422</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120</cp:revision>
  <dcterms:created xsi:type="dcterms:W3CDTF">2014-09-18T17:29:00Z</dcterms:created>
  <dcterms:modified xsi:type="dcterms:W3CDTF">2018-04-06T06:25:00Z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